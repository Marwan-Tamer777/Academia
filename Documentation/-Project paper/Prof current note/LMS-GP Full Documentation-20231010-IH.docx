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0451068" w14:textId="77777777" w:rsidR="00DC747A" w:rsidRDefault="00000000">
      <w:pPr>
        <w:pStyle w:val="Heading1"/>
        <w:widowControl w:val="0"/>
        <w:spacing w:before="1440" w:after="360"/>
        <w:ind w:right="0"/>
        <w:rPr>
          <w:rFonts w:ascii="Times New Roman" w:eastAsia="Times New Roman" w:hAnsi="Times New Roman" w:cs="Times New Roman"/>
          <w:color w:val="000000"/>
        </w:rPr>
      </w:pPr>
      <w:bookmarkStart w:id="0" w:name="_woctv4jvfb0j" w:colFirst="0" w:colLast="0"/>
      <w:bookmarkEnd w:id="0"/>
      <w:r>
        <w:rPr>
          <w:rFonts w:ascii="Times New Roman" w:eastAsia="Times New Roman" w:hAnsi="Times New Roman" w:cs="Times New Roman"/>
          <w:color w:val="000000"/>
        </w:rPr>
        <w:t>IMPROVED LEARNING MANAGEMENT SYSTEM</w:t>
      </w:r>
    </w:p>
    <w:p w14:paraId="149327F2" w14:textId="77777777" w:rsidR="00DC747A" w:rsidRDefault="00000000">
      <w:pPr>
        <w:widowControl w:val="0"/>
        <w:spacing w:after="0" w:line="240" w:lineRule="auto"/>
        <w:ind w:right="0"/>
        <w:jc w:val="center"/>
        <w:rPr>
          <w:sz w:val="34"/>
          <w:szCs w:val="34"/>
        </w:rPr>
      </w:pPr>
      <w:r>
        <w:rPr>
          <w:sz w:val="34"/>
          <w:szCs w:val="34"/>
        </w:rPr>
        <w:t>Graduation Project</w:t>
      </w:r>
    </w:p>
    <w:p w14:paraId="6C70314C" w14:textId="77777777" w:rsidR="00DC747A" w:rsidRDefault="00DC747A">
      <w:pPr>
        <w:widowControl w:val="0"/>
        <w:spacing w:after="0" w:line="240" w:lineRule="auto"/>
        <w:ind w:right="0"/>
        <w:jc w:val="left"/>
        <w:rPr>
          <w:sz w:val="34"/>
          <w:szCs w:val="34"/>
        </w:rPr>
      </w:pPr>
    </w:p>
    <w:p w14:paraId="27202E44" w14:textId="77777777" w:rsidR="00DC747A" w:rsidRDefault="00DC747A">
      <w:pPr>
        <w:widowControl w:val="0"/>
        <w:spacing w:after="0" w:line="240" w:lineRule="auto"/>
        <w:ind w:right="0"/>
        <w:jc w:val="left"/>
        <w:rPr>
          <w:sz w:val="34"/>
          <w:szCs w:val="34"/>
        </w:rPr>
      </w:pPr>
    </w:p>
    <w:p w14:paraId="189BB1B6" w14:textId="77777777" w:rsidR="00DC747A" w:rsidRDefault="00000000">
      <w:pPr>
        <w:widowControl w:val="0"/>
        <w:spacing w:after="0" w:line="240" w:lineRule="auto"/>
        <w:jc w:val="center"/>
        <w:rPr>
          <w:i/>
          <w:sz w:val="28"/>
          <w:szCs w:val="28"/>
        </w:rPr>
      </w:pPr>
      <w:r>
        <w:rPr>
          <w:i/>
          <w:sz w:val="28"/>
          <w:szCs w:val="28"/>
        </w:rPr>
        <w:t xml:space="preserve">Presented by: </w:t>
      </w:r>
    </w:p>
    <w:p w14:paraId="27FD3FC7" w14:textId="77777777" w:rsidR="00DC747A" w:rsidRDefault="00DC747A">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DC747A" w14:paraId="206DDA1F" w14:textId="77777777">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8472A9" w14:textId="77777777" w:rsidR="00DC747A" w:rsidRDefault="00000000">
            <w:pPr>
              <w:widowControl w:val="0"/>
              <w:tabs>
                <w:tab w:val="left" w:pos="1194"/>
                <w:tab w:val="right" w:pos="10017"/>
              </w:tabs>
              <w:spacing w:after="0" w:line="240" w:lineRule="auto"/>
              <w:ind w:left="1186" w:right="0"/>
              <w:jc w:val="left"/>
              <w:rPr>
                <w:i/>
                <w:sz w:val="28"/>
                <w:szCs w:val="28"/>
              </w:rPr>
            </w:pPr>
            <w:r>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92F8E2B" w14:textId="77777777" w:rsidR="00DC747A" w:rsidRDefault="00000000">
            <w:pPr>
              <w:widowControl w:val="0"/>
              <w:tabs>
                <w:tab w:val="left" w:pos="1194"/>
                <w:tab w:val="right" w:pos="10017"/>
              </w:tabs>
              <w:spacing w:after="0" w:line="240" w:lineRule="auto"/>
              <w:ind w:left="1186" w:right="0"/>
              <w:jc w:val="right"/>
              <w:rPr>
                <w:i/>
                <w:sz w:val="28"/>
                <w:szCs w:val="28"/>
              </w:rPr>
            </w:pPr>
            <w:r>
              <w:rPr>
                <w:i/>
                <w:sz w:val="28"/>
                <w:szCs w:val="28"/>
              </w:rPr>
              <w:t xml:space="preserve"> 20200508</w:t>
            </w:r>
          </w:p>
        </w:tc>
      </w:tr>
      <w:tr w:rsidR="00DC747A" w14:paraId="69821F08" w14:textId="77777777">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558A37" w14:textId="77777777" w:rsidR="00DC747A" w:rsidRDefault="00000000">
            <w:pPr>
              <w:widowControl w:val="0"/>
              <w:tabs>
                <w:tab w:val="left" w:pos="1194"/>
                <w:tab w:val="right" w:pos="10017"/>
              </w:tabs>
              <w:spacing w:after="0" w:line="240" w:lineRule="auto"/>
              <w:ind w:left="1186" w:right="0"/>
              <w:jc w:val="left"/>
              <w:rPr>
                <w:i/>
                <w:sz w:val="28"/>
                <w:szCs w:val="28"/>
              </w:rPr>
            </w:pPr>
            <w:r>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9A4273D" w14:textId="77777777" w:rsidR="00DC747A" w:rsidRDefault="00000000">
            <w:pPr>
              <w:widowControl w:val="0"/>
              <w:tabs>
                <w:tab w:val="left" w:pos="1194"/>
                <w:tab w:val="right" w:pos="10017"/>
              </w:tabs>
              <w:spacing w:after="0" w:line="240" w:lineRule="auto"/>
              <w:ind w:left="1186" w:right="0"/>
              <w:jc w:val="right"/>
              <w:rPr>
                <w:i/>
                <w:sz w:val="28"/>
                <w:szCs w:val="28"/>
              </w:rPr>
            </w:pPr>
            <w:r>
              <w:rPr>
                <w:i/>
                <w:sz w:val="28"/>
                <w:szCs w:val="28"/>
              </w:rPr>
              <w:t>20200318</w:t>
            </w:r>
          </w:p>
        </w:tc>
      </w:tr>
      <w:tr w:rsidR="00DC747A" w14:paraId="2A1A5DA2" w14:textId="77777777">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ED67DF" w14:textId="77777777" w:rsidR="00DC747A" w:rsidRDefault="00000000">
            <w:pPr>
              <w:widowControl w:val="0"/>
              <w:tabs>
                <w:tab w:val="left" w:pos="1194"/>
                <w:tab w:val="right" w:pos="10017"/>
              </w:tabs>
              <w:spacing w:after="0" w:line="240" w:lineRule="auto"/>
              <w:ind w:left="1186" w:right="0"/>
              <w:jc w:val="left"/>
              <w:rPr>
                <w:i/>
                <w:sz w:val="28"/>
                <w:szCs w:val="28"/>
              </w:rPr>
            </w:pPr>
            <w:r>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1B6BA6B" w14:textId="77777777" w:rsidR="00DC747A" w:rsidRDefault="00000000">
            <w:pPr>
              <w:widowControl w:val="0"/>
              <w:tabs>
                <w:tab w:val="left" w:pos="1194"/>
                <w:tab w:val="right" w:pos="10017"/>
              </w:tabs>
              <w:spacing w:after="0" w:line="240" w:lineRule="auto"/>
              <w:ind w:left="1186" w:right="0"/>
              <w:jc w:val="right"/>
              <w:rPr>
                <w:i/>
                <w:sz w:val="28"/>
                <w:szCs w:val="28"/>
              </w:rPr>
            </w:pPr>
            <w:r>
              <w:rPr>
                <w:i/>
                <w:sz w:val="28"/>
                <w:szCs w:val="28"/>
              </w:rPr>
              <w:t>20200043</w:t>
            </w:r>
          </w:p>
        </w:tc>
      </w:tr>
      <w:tr w:rsidR="00DC747A" w14:paraId="161134B5" w14:textId="77777777">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86E39F" w14:textId="77777777" w:rsidR="00DC747A" w:rsidRDefault="00000000">
            <w:pPr>
              <w:widowControl w:val="0"/>
              <w:tabs>
                <w:tab w:val="left" w:pos="1194"/>
                <w:tab w:val="right" w:pos="10017"/>
              </w:tabs>
              <w:spacing w:after="0" w:line="240" w:lineRule="auto"/>
              <w:ind w:left="1186" w:right="0"/>
              <w:jc w:val="left"/>
              <w:rPr>
                <w:i/>
                <w:sz w:val="28"/>
                <w:szCs w:val="28"/>
              </w:rPr>
            </w:pPr>
            <w:r>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D72772" w14:textId="77777777" w:rsidR="00DC747A" w:rsidRDefault="00000000">
            <w:pPr>
              <w:widowControl w:val="0"/>
              <w:tabs>
                <w:tab w:val="left" w:pos="1194"/>
                <w:tab w:val="right" w:pos="10017"/>
              </w:tabs>
              <w:spacing w:after="0" w:line="240" w:lineRule="auto"/>
              <w:ind w:left="1186" w:right="0"/>
              <w:jc w:val="right"/>
              <w:rPr>
                <w:i/>
                <w:sz w:val="28"/>
                <w:szCs w:val="28"/>
              </w:rPr>
            </w:pPr>
            <w:r>
              <w:rPr>
                <w:i/>
                <w:sz w:val="28"/>
                <w:szCs w:val="28"/>
              </w:rPr>
              <w:t>20200172</w:t>
            </w:r>
          </w:p>
        </w:tc>
      </w:tr>
      <w:tr w:rsidR="00DC747A" w14:paraId="5CD31E72" w14:textId="77777777">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D1FB3A2" w14:textId="77777777" w:rsidR="00DC747A" w:rsidRDefault="00000000">
            <w:pPr>
              <w:widowControl w:val="0"/>
              <w:tabs>
                <w:tab w:val="left" w:pos="1194"/>
                <w:tab w:val="right" w:pos="10017"/>
              </w:tabs>
              <w:spacing w:after="0" w:line="240" w:lineRule="auto"/>
              <w:ind w:left="1186" w:right="0"/>
              <w:jc w:val="left"/>
              <w:rPr>
                <w:i/>
                <w:sz w:val="28"/>
                <w:szCs w:val="28"/>
              </w:rPr>
            </w:pPr>
            <w:r>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3B2A50" w14:textId="77777777" w:rsidR="00DC747A" w:rsidRDefault="00000000">
            <w:pPr>
              <w:widowControl w:val="0"/>
              <w:tabs>
                <w:tab w:val="left" w:pos="1194"/>
                <w:tab w:val="right" w:pos="10017"/>
              </w:tabs>
              <w:spacing w:after="0" w:line="240" w:lineRule="auto"/>
              <w:ind w:left="1186" w:right="0"/>
              <w:jc w:val="right"/>
              <w:rPr>
                <w:i/>
                <w:sz w:val="28"/>
                <w:szCs w:val="28"/>
              </w:rPr>
            </w:pPr>
            <w:r>
              <w:rPr>
                <w:i/>
                <w:sz w:val="28"/>
                <w:szCs w:val="28"/>
              </w:rPr>
              <w:t>20200474</w:t>
            </w:r>
          </w:p>
        </w:tc>
      </w:tr>
    </w:tbl>
    <w:p w14:paraId="2A43DE05" w14:textId="77777777" w:rsidR="00DC747A" w:rsidRDefault="00DC747A">
      <w:pPr>
        <w:widowControl w:val="0"/>
        <w:spacing w:after="0" w:line="240" w:lineRule="auto"/>
        <w:jc w:val="center"/>
        <w:rPr>
          <w:sz w:val="28"/>
          <w:szCs w:val="28"/>
        </w:rPr>
      </w:pPr>
    </w:p>
    <w:p w14:paraId="08A94128" w14:textId="77777777" w:rsidR="00DC747A" w:rsidRDefault="00000000">
      <w:pPr>
        <w:widowControl w:val="0"/>
        <w:spacing w:before="480" w:after="200" w:line="240" w:lineRule="auto"/>
        <w:jc w:val="center"/>
        <w:rPr>
          <w:i/>
          <w:sz w:val="28"/>
          <w:szCs w:val="28"/>
        </w:rPr>
      </w:pPr>
      <w:r>
        <w:rPr>
          <w:i/>
          <w:sz w:val="28"/>
          <w:szCs w:val="28"/>
        </w:rPr>
        <w:t>Under the supervision of</w:t>
      </w:r>
    </w:p>
    <w:p w14:paraId="60355F1D" w14:textId="2FF25C44" w:rsidR="00DC747A" w:rsidRDefault="00477924">
      <w:pPr>
        <w:widowControl w:val="0"/>
        <w:spacing w:line="240" w:lineRule="auto"/>
        <w:jc w:val="center"/>
        <w:rPr>
          <w:i/>
          <w:sz w:val="28"/>
          <w:szCs w:val="28"/>
        </w:rPr>
      </w:pPr>
      <w:ins w:id="1" w:author="Iman Mohamed Atef Helal" w:date="2023-10-17T10:10:00Z">
        <w:r>
          <w:rPr>
            <w:i/>
            <w:sz w:val="28"/>
            <w:szCs w:val="28"/>
          </w:rPr>
          <w:t xml:space="preserve">Assoc. </w:t>
        </w:r>
      </w:ins>
      <w:r>
        <w:rPr>
          <w:i/>
          <w:sz w:val="28"/>
          <w:szCs w:val="28"/>
        </w:rPr>
        <w:t xml:space="preserve">Prof. </w:t>
      </w:r>
      <w:del w:id="2" w:author="Iman Mohamed Atef Helal" w:date="2023-10-17T10:10:00Z">
        <w:r w:rsidDel="00477924">
          <w:rPr>
            <w:i/>
            <w:sz w:val="28"/>
            <w:szCs w:val="28"/>
          </w:rPr>
          <w:delText xml:space="preserve">Dr. </w:delText>
        </w:r>
      </w:del>
      <w:r>
        <w:rPr>
          <w:i/>
          <w:sz w:val="28"/>
          <w:szCs w:val="28"/>
        </w:rPr>
        <w:t>Iman Helal</w:t>
      </w:r>
    </w:p>
    <w:p w14:paraId="7A8ED597" w14:textId="77777777" w:rsidR="00DC747A" w:rsidRDefault="00000000">
      <w:pPr>
        <w:pStyle w:val="Heading1"/>
        <w:jc w:val="left"/>
        <w:rPr>
          <w:rFonts w:ascii="Times New Roman" w:eastAsia="Times New Roman" w:hAnsi="Times New Roman" w:cs="Times New Roman"/>
        </w:rPr>
      </w:pPr>
      <w:bookmarkStart w:id="3" w:name="_d0v5tyuntgpc" w:colFirst="0" w:colLast="0"/>
      <w:bookmarkEnd w:id="3"/>
      <w:r>
        <w:br w:type="page"/>
      </w:r>
    </w:p>
    <w:p w14:paraId="54A4FDF0" w14:textId="77777777" w:rsidR="00DC747A" w:rsidRDefault="00000000">
      <w:pPr>
        <w:pStyle w:val="Heading1"/>
        <w:rPr>
          <w:rFonts w:ascii="Times New Roman" w:eastAsia="Times New Roman" w:hAnsi="Times New Roman" w:cs="Times New Roman"/>
        </w:rPr>
      </w:pPr>
      <w:bookmarkStart w:id="4" w:name="_t24402d0r9cb" w:colFirst="0" w:colLast="0"/>
      <w:bookmarkEnd w:id="4"/>
      <w:r>
        <w:rPr>
          <w:rFonts w:ascii="Times New Roman" w:eastAsia="Times New Roman" w:hAnsi="Times New Roman" w:cs="Times New Roman"/>
        </w:rPr>
        <w:lastRenderedPageBreak/>
        <w:t xml:space="preserve">Abstract </w:t>
      </w:r>
    </w:p>
    <w:p w14:paraId="58AEB23C" w14:textId="77777777" w:rsidR="00DC747A" w:rsidRDefault="00DC747A">
      <w:pPr>
        <w:pStyle w:val="Heading1"/>
        <w:rPr>
          <w:rFonts w:ascii="Times New Roman" w:eastAsia="Times New Roman" w:hAnsi="Times New Roman" w:cs="Times New Roman"/>
          <w:sz w:val="18"/>
          <w:szCs w:val="18"/>
        </w:rPr>
      </w:pPr>
      <w:bookmarkStart w:id="5" w:name="_abzmsxvarcn0" w:colFirst="0" w:colLast="0"/>
      <w:bookmarkEnd w:id="5"/>
    </w:p>
    <w:p w14:paraId="40F87DAA" w14:textId="470DFC8F" w:rsidR="00DC747A" w:rsidDel="00522D2D" w:rsidRDefault="00000000" w:rsidP="00A6184B">
      <w:pPr>
        <w:ind w:left="0" w:right="302" w:firstLine="288"/>
        <w:rPr>
          <w:del w:id="6" w:author="Iman Mohamed Atef Helal" w:date="2023-10-31T18:29:00Z"/>
        </w:rPr>
        <w:pPrChange w:id="7" w:author="Iman Mohamed Atef Helal" w:date="2023-10-31T18:24:00Z">
          <w:pPr/>
        </w:pPrChange>
      </w:pPr>
      <w:r>
        <w:t xml:space="preserve"> In response to the growing need for better LMS platforms, </w:t>
      </w:r>
      <w:del w:id="8" w:author="Iman Mohamed Atef Helal" w:date="2023-10-31T18:24:00Z">
        <w:r w:rsidDel="00EB293E">
          <w:delText>we're embarking on</w:delText>
        </w:r>
      </w:del>
      <w:ins w:id="9" w:author="Iman Mohamed Atef Helal" w:date="2023-10-31T18:24:00Z">
        <w:r w:rsidR="00EB293E">
          <w:t>our</w:t>
        </w:r>
      </w:ins>
      <w:del w:id="10" w:author="Iman Mohamed Atef Helal" w:date="2023-10-31T18:24:00Z">
        <w:r w:rsidDel="00EB293E">
          <w:delText xml:space="preserve"> a</w:delText>
        </w:r>
      </w:del>
      <w:r>
        <w:t xml:space="preserve"> project</w:t>
      </w:r>
      <w:ins w:id="11" w:author="Iman Mohamed Atef Helal" w:date="2023-10-31T18:24:00Z">
        <w:r w:rsidR="00EB293E">
          <w:t>’s main</w:t>
        </w:r>
      </w:ins>
      <w:r>
        <w:t xml:space="preserve"> </w:t>
      </w:r>
      <w:del w:id="12" w:author="Iman Mohamed Atef Helal" w:date="2023-10-31T18:24:00Z">
        <w:r w:rsidDel="00EB293E">
          <w:delText xml:space="preserve">with a simple </w:delText>
        </w:r>
      </w:del>
      <w:r>
        <w:t>mission</w:t>
      </w:r>
      <w:del w:id="13" w:author="Iman Mohamed Atef Helal" w:date="2023-10-31T18:24:00Z">
        <w:r w:rsidDel="00EB293E">
          <w:delText xml:space="preserve">: </w:delText>
        </w:r>
      </w:del>
      <w:ins w:id="14" w:author="Iman Mohamed Atef Helal" w:date="2023-10-31T18:24:00Z">
        <w:r w:rsidR="00EB293E">
          <w:t xml:space="preserve"> is</w:t>
        </w:r>
        <w:r w:rsidR="00EB293E">
          <w:t xml:space="preserve"> </w:t>
        </w:r>
      </w:ins>
      <w:r>
        <w:t>to create a user-friendly</w:t>
      </w:r>
      <w:del w:id="15" w:author="Iman Mohamed Atef Helal" w:date="2023-10-31T18:24:00Z">
        <w:r w:rsidDel="00EB293E">
          <w:delText xml:space="preserve">, </w:delText>
        </w:r>
      </w:del>
      <w:ins w:id="16" w:author="Iman Mohamed Atef Helal" w:date="2023-10-31T18:24:00Z">
        <w:r w:rsidR="00EB293E">
          <w:t xml:space="preserve"> and</w:t>
        </w:r>
        <w:r w:rsidR="00EB293E">
          <w:t xml:space="preserve"> </w:t>
        </w:r>
      </w:ins>
      <w:r>
        <w:t xml:space="preserve">highly customizable e-learning platform that benefits students, educators, and administrators alike. </w:t>
      </w:r>
    </w:p>
    <w:p w14:paraId="17F9C2BE" w14:textId="7C664D89" w:rsidR="00DC747A" w:rsidRDefault="00000000" w:rsidP="00522D2D">
      <w:pPr>
        <w:ind w:left="0" w:right="302" w:firstLine="288"/>
        <w:pPrChange w:id="17" w:author="Iman Mohamed Atef Helal" w:date="2023-10-31T18:29:00Z">
          <w:pPr/>
        </w:pPrChange>
      </w:pPr>
      <w:r>
        <w:t>F</w:t>
      </w:r>
      <w:del w:id="18" w:author="Iman Mohamed Atef Helal" w:date="2023-10-31T18:26:00Z">
        <w:r w:rsidDel="00EB293E">
          <w:delText>o</w:delText>
        </w:r>
      </w:del>
      <w:r>
        <w:t>r</w:t>
      </w:r>
      <w:ins w:id="19" w:author="Iman Mohamed Atef Helal" w:date="2023-10-31T18:26:00Z">
        <w:r w:rsidR="00EB293E">
          <w:t>om</w:t>
        </w:r>
      </w:ins>
      <w:r>
        <w:t xml:space="preserve"> students</w:t>
      </w:r>
      <w:ins w:id="20" w:author="Iman Mohamed Atef Helal" w:date="2023-10-31T18:25:00Z">
        <w:r w:rsidR="00EB293E">
          <w:t>-side</w:t>
        </w:r>
      </w:ins>
      <w:r>
        <w:t xml:space="preserve">, </w:t>
      </w:r>
      <w:del w:id="21" w:author="Iman Mohamed Atef Helal" w:date="2023-10-31T18:26:00Z">
        <w:r w:rsidDel="00EB293E">
          <w:delText xml:space="preserve">it </w:delText>
        </w:r>
      </w:del>
      <w:ins w:id="22" w:author="Iman Mohamed Atef Helal" w:date="2023-10-31T18:26:00Z">
        <w:r w:rsidR="00EB293E">
          <w:t>the proposed e-learning system</w:t>
        </w:r>
        <w:r w:rsidR="00EB293E">
          <w:t xml:space="preserve"> </w:t>
        </w:r>
      </w:ins>
      <w:del w:id="23" w:author="Iman Mohamed Atef Helal" w:date="2023-10-31T18:27:00Z">
        <w:r w:rsidDel="00EB293E">
          <w:delText xml:space="preserve">will </w:delText>
        </w:r>
      </w:del>
      <w:ins w:id="24" w:author="Iman Mohamed Atef Helal" w:date="2023-10-31T18:27:00Z">
        <w:r w:rsidR="00EB293E">
          <w:t>can</w:t>
        </w:r>
        <w:r w:rsidR="00EB293E">
          <w:t xml:space="preserve"> </w:t>
        </w:r>
      </w:ins>
      <w:r>
        <w:t>serve as a one-stop repository for all their study materials and tools</w:t>
      </w:r>
      <w:ins w:id="25" w:author="Iman Mohamed Atef Helal" w:date="2023-10-31T18:25:00Z">
        <w:r w:rsidR="00EB293E">
          <w:t xml:space="preserve">. </w:t>
        </w:r>
      </w:ins>
      <w:ins w:id="26" w:author="Iman Mohamed Atef Helal" w:date="2023-10-31T18:26:00Z">
        <w:r w:rsidR="00EB293E">
          <w:t xml:space="preserve">This system </w:t>
        </w:r>
      </w:ins>
      <w:ins w:id="27" w:author="Iman Mohamed Atef Helal" w:date="2023-10-31T18:25:00Z">
        <w:r w:rsidR="00EB293E">
          <w:t xml:space="preserve">is </w:t>
        </w:r>
      </w:ins>
      <w:del w:id="28" w:author="Iman Mohamed Atef Helal" w:date="2023-10-31T18:25:00Z">
        <w:r w:rsidDel="00EB293E">
          <w:delText xml:space="preserve">, </w:delText>
        </w:r>
      </w:del>
      <w:r>
        <w:t>designed to make their learning journey as smooth as possible. F</w:t>
      </w:r>
      <w:del w:id="29" w:author="Iman Mohamed Atef Helal" w:date="2023-10-31T18:26:00Z">
        <w:r w:rsidDel="00EB293E">
          <w:delText>o</w:delText>
        </w:r>
      </w:del>
      <w:r>
        <w:t>r</w:t>
      </w:r>
      <w:ins w:id="30" w:author="Iman Mohamed Atef Helal" w:date="2023-10-31T18:26:00Z">
        <w:r w:rsidR="00EB293E">
          <w:t>om</w:t>
        </w:r>
      </w:ins>
      <w:r>
        <w:t xml:space="preserve"> educators</w:t>
      </w:r>
      <w:ins w:id="31" w:author="Iman Mohamed Atef Helal" w:date="2023-10-31T18:26:00Z">
        <w:r w:rsidR="00EB293E">
          <w:t>-side</w:t>
        </w:r>
      </w:ins>
      <w:r>
        <w:t xml:space="preserve">, </w:t>
      </w:r>
      <w:del w:id="32" w:author="Iman Mohamed Atef Helal" w:date="2023-10-31T18:26:00Z">
        <w:r w:rsidDel="00EB293E">
          <w:delText xml:space="preserve">it </w:delText>
        </w:r>
      </w:del>
      <w:ins w:id="33" w:author="Iman Mohamed Atef Helal" w:date="2023-10-31T18:26:00Z">
        <w:r w:rsidR="00EB293E">
          <w:t>the</w:t>
        </w:r>
      </w:ins>
      <w:ins w:id="34" w:author="Iman Mohamed Atef Helal" w:date="2023-10-31T18:27:00Z">
        <w:r w:rsidR="00EB293E">
          <w:t xml:space="preserve"> system</w:t>
        </w:r>
      </w:ins>
      <w:ins w:id="35" w:author="Iman Mohamed Atef Helal" w:date="2023-10-31T18:26:00Z">
        <w:r w:rsidR="00EB293E">
          <w:t xml:space="preserve"> </w:t>
        </w:r>
      </w:ins>
      <w:del w:id="36" w:author="Iman Mohamed Atef Helal" w:date="2023-10-31T18:27:00Z">
        <w:r w:rsidDel="00EB293E">
          <w:delText xml:space="preserve">will </w:delText>
        </w:r>
      </w:del>
      <w:ins w:id="37" w:author="Iman Mohamed Atef Helal" w:date="2023-10-31T18:27:00Z">
        <w:r w:rsidR="00EB293E">
          <w:t>can</w:t>
        </w:r>
        <w:r w:rsidR="00EB293E">
          <w:t xml:space="preserve"> </w:t>
        </w:r>
      </w:ins>
      <w:r>
        <w:t xml:space="preserve">provide a seamless teaching environment, fostering communication and personalization. </w:t>
      </w:r>
      <w:ins w:id="38" w:author="Iman Mohamed Atef Helal" w:date="2023-10-31T18:25:00Z">
        <w:r w:rsidR="00EB293E">
          <w:t xml:space="preserve">Finally, </w:t>
        </w:r>
      </w:ins>
      <w:del w:id="39" w:author="Iman Mohamed Atef Helal" w:date="2023-10-31T18:25:00Z">
        <w:r w:rsidDel="00EB293E">
          <w:delText>A</w:delText>
        </w:r>
      </w:del>
      <w:ins w:id="40" w:author="Iman Mohamed Atef Helal" w:date="2023-10-31T18:25:00Z">
        <w:r w:rsidR="00EB293E">
          <w:t>a</w:t>
        </w:r>
      </w:ins>
      <w:r>
        <w:t xml:space="preserve">dministrators </w:t>
      </w:r>
      <w:del w:id="41" w:author="Iman Mohamed Atef Helal" w:date="2023-10-31T18:27:00Z">
        <w:r w:rsidDel="00EB293E">
          <w:delText xml:space="preserve">will </w:delText>
        </w:r>
      </w:del>
      <w:ins w:id="42" w:author="Iman Mohamed Atef Helal" w:date="2023-10-31T18:27:00Z">
        <w:r w:rsidR="00EB293E">
          <w:t xml:space="preserve">are able to </w:t>
        </w:r>
      </w:ins>
      <w:r>
        <w:t>gain analytical insights for informed decision-making.</w:t>
      </w:r>
    </w:p>
    <w:p w14:paraId="63B0C0A6" w14:textId="2A2E316E" w:rsidR="00DC747A" w:rsidRDefault="00000000" w:rsidP="00A6184B">
      <w:pPr>
        <w:ind w:left="0" w:right="302" w:firstLine="288"/>
        <w:pPrChange w:id="43" w:author="Iman Mohamed Atef Helal" w:date="2023-10-31T18:24:00Z">
          <w:pPr/>
        </w:pPrChange>
      </w:pPr>
      <w:del w:id="44" w:author="Iman Mohamed Atef Helal" w:date="2023-10-31T18:27:00Z">
        <w:r w:rsidDel="00EB293E">
          <w:delText xml:space="preserve">Our project's </w:delText>
        </w:r>
      </w:del>
      <w:ins w:id="45" w:author="Iman Mohamed Atef Helal" w:date="2023-10-31T18:27:00Z">
        <w:r w:rsidR="00EB293E">
          <w:t xml:space="preserve">The proposed e-learning system </w:t>
        </w:r>
      </w:ins>
      <w:del w:id="46" w:author="Iman Mohamed Atef Helal" w:date="2023-10-31T18:27:00Z">
        <w:r w:rsidDel="00EB293E">
          <w:delText xml:space="preserve">scope </w:delText>
        </w:r>
      </w:del>
      <w:r>
        <w:t>covers core areas</w:t>
      </w:r>
      <w:ins w:id="47" w:author="Iman Mohamed Atef Helal" w:date="2023-10-31T18:28:00Z">
        <w:r w:rsidR="00EB293E">
          <w:t xml:space="preserve"> presented in other e-learning systems. Also</w:t>
        </w:r>
      </w:ins>
      <w:r>
        <w:t>,</w:t>
      </w:r>
      <w:ins w:id="48" w:author="Iman Mohamed Atef Helal" w:date="2023-10-31T18:28:00Z">
        <w:r w:rsidR="00EB293E">
          <w:t xml:space="preserve"> it</w:t>
        </w:r>
      </w:ins>
      <w:r>
        <w:t xml:space="preserve"> </w:t>
      </w:r>
      <w:del w:id="49" w:author="Iman Mohamed Atef Helal" w:date="2023-10-31T18:28:00Z">
        <w:r w:rsidDel="00EB293E">
          <w:delText xml:space="preserve">ensuring </w:delText>
        </w:r>
      </w:del>
      <w:ins w:id="50" w:author="Iman Mohamed Atef Helal" w:date="2023-10-31T18:28:00Z">
        <w:r w:rsidR="00EB293E">
          <w:t>ensur</w:t>
        </w:r>
        <w:r w:rsidR="00EB293E">
          <w:t>es</w:t>
        </w:r>
        <w:r w:rsidR="00EB293E">
          <w:t xml:space="preserve"> </w:t>
        </w:r>
      </w:ins>
      <w:r>
        <w:t xml:space="preserve">accessibility and usability for students, efficient course management for teachers, and streamlined data retrieval for administrators. </w:t>
      </w:r>
      <w:del w:id="51" w:author="Iman Mohamed Atef Helal" w:date="2023-10-31T18:28:00Z">
        <w:r w:rsidDel="00EB293E">
          <w:delText xml:space="preserve">We won't be venturing into </w:delText>
        </w:r>
      </w:del>
      <w:ins w:id="52" w:author="Iman Mohamed Atef Helal" w:date="2023-10-31T18:28:00Z">
        <w:r w:rsidR="00EB293E">
          <w:t xml:space="preserve">Other </w:t>
        </w:r>
      </w:ins>
      <w:del w:id="53" w:author="Iman Mohamed Atef Helal" w:date="2023-10-31T18:28:00Z">
        <w:r w:rsidDel="00EB293E">
          <w:delText xml:space="preserve">more </w:delText>
        </w:r>
      </w:del>
      <w:r>
        <w:t xml:space="preserve">complex features like AI assistance or video conferencing </w:t>
      </w:r>
      <w:del w:id="54" w:author="Iman Mohamed Atef Helal" w:date="2023-10-31T18:29:00Z">
        <w:r w:rsidDel="00EB293E">
          <w:delText>due to resource constraints</w:delText>
        </w:r>
      </w:del>
      <w:ins w:id="55" w:author="Iman Mohamed Atef Helal" w:date="2023-10-31T18:28:00Z">
        <w:r w:rsidR="00EB293E">
          <w:t>are</w:t>
        </w:r>
      </w:ins>
      <w:ins w:id="56" w:author="Iman Mohamed Atef Helal" w:date="2023-10-31T18:29:00Z">
        <w:r w:rsidR="00EB293E">
          <w:t xml:space="preserve"> out-of-our scope </w:t>
        </w:r>
        <w:r w:rsidR="00EB293E">
          <w:t xml:space="preserve">due to </w:t>
        </w:r>
        <w:r w:rsidR="00EB293E">
          <w:t xml:space="preserve">time and </w:t>
        </w:r>
        <w:r w:rsidR="00EB293E">
          <w:t>resource constraints</w:t>
        </w:r>
      </w:ins>
      <w:r>
        <w:t>.</w:t>
      </w:r>
    </w:p>
    <w:p w14:paraId="0EDB810A" w14:textId="6E90755B" w:rsidR="00DC747A" w:rsidDel="00522D2D" w:rsidRDefault="00000000" w:rsidP="00522D2D">
      <w:pPr>
        <w:ind w:left="0" w:right="302" w:firstLine="288"/>
        <w:rPr>
          <w:del w:id="57" w:author="Iman Mohamed Atef Helal" w:date="2023-10-31T18:30:00Z"/>
        </w:rPr>
        <w:pPrChange w:id="58" w:author="Iman Mohamed Atef Helal" w:date="2023-10-31T18:30:00Z">
          <w:pPr/>
        </w:pPrChange>
      </w:pPr>
      <w:commentRangeStart w:id="59"/>
      <w:del w:id="60" w:author="Iman Mohamed Atef Helal" w:date="2023-10-31T18:29:00Z">
        <w:r w:rsidDel="00EB293E">
          <w:delText xml:space="preserve">We're </w:delText>
        </w:r>
      </w:del>
      <w:ins w:id="61" w:author="Iman Mohamed Atef Helal" w:date="2023-10-31T18:29:00Z">
        <w:r w:rsidR="00EB293E">
          <w:t>We</w:t>
        </w:r>
        <w:r w:rsidR="00EB293E">
          <w:t xml:space="preserve"> a</w:t>
        </w:r>
        <w:r w:rsidR="00EB293E">
          <w:t xml:space="preserve">re </w:t>
        </w:r>
      </w:ins>
      <w:del w:id="62" w:author="Iman Mohamed Atef Helal" w:date="2023-10-31T18:29:00Z">
        <w:r w:rsidDel="00EB293E">
          <w:delText xml:space="preserve">taking </w:delText>
        </w:r>
      </w:del>
      <w:ins w:id="63" w:author="Iman Mohamed Atef Helal" w:date="2023-10-31T18:29:00Z">
        <w:r w:rsidR="00EB293E">
          <w:t>adopting</w:t>
        </w:r>
        <w:r w:rsidR="00EB293E">
          <w:t xml:space="preserve"> </w:t>
        </w:r>
      </w:ins>
      <w:r>
        <w:t xml:space="preserve">an agile approach, allowing us to adapt as we go. </w:t>
      </w:r>
      <w:del w:id="64" w:author="Iman Mohamed Atef Helal" w:date="2023-10-31T18:30:00Z">
        <w:r w:rsidDel="00522D2D">
          <w:delText>We value collaboration and continuous improvement, bringing us closer to our goal.</w:delText>
        </w:r>
      </w:del>
    </w:p>
    <w:p w14:paraId="15F22338" w14:textId="77777777" w:rsidR="00DC747A" w:rsidRDefault="00000000" w:rsidP="00522D2D">
      <w:pPr>
        <w:ind w:left="0" w:right="302" w:firstLine="288"/>
        <w:pPrChange w:id="65" w:author="Iman Mohamed Atef Helal" w:date="2023-10-31T18:30:00Z">
          <w:pPr/>
        </w:pPrChange>
      </w:pPr>
      <w:r>
        <w:t>This report includes chapters on market analysis, project details, system design, testing, results, and future possibilities. You can also find additional reports in the appendices for a deeper dive into our project journey.</w:t>
      </w:r>
      <w:commentRangeEnd w:id="59"/>
      <w:r w:rsidR="00522D2D">
        <w:rPr>
          <w:rStyle w:val="CommentReference"/>
        </w:rPr>
        <w:commentReference w:id="59"/>
      </w:r>
    </w:p>
    <w:p w14:paraId="053DD2DF" w14:textId="556D3569" w:rsidR="00DC747A" w:rsidRDefault="00477924" w:rsidP="00522D2D">
      <w:pPr>
        <w:pStyle w:val="Heading1"/>
        <w:ind w:left="0"/>
        <w:jc w:val="left"/>
        <w:rPr>
          <w:rFonts w:ascii="Times New Roman" w:eastAsia="Times New Roman" w:hAnsi="Times New Roman" w:cs="Times New Roman"/>
          <w:b w:val="0"/>
          <w:sz w:val="22"/>
          <w:szCs w:val="22"/>
        </w:rPr>
        <w:pPrChange w:id="66" w:author="Iman Mohamed Atef Helal" w:date="2023-10-31T18:30:00Z">
          <w:pPr>
            <w:pStyle w:val="Heading1"/>
            <w:jc w:val="left"/>
          </w:pPr>
        </w:pPrChange>
      </w:pPr>
      <w:bookmarkStart w:id="67" w:name="_g9z2lto10ix9" w:colFirst="0" w:colLast="0"/>
      <w:bookmarkEnd w:id="67"/>
      <w:ins w:id="68" w:author="Iman Mohamed Atef Helal" w:date="2023-10-17T10:11:00Z">
        <w:r w:rsidRPr="00522D2D">
          <w:rPr>
            <w:rFonts w:ascii="Times New Roman" w:eastAsia="Times New Roman" w:hAnsi="Times New Roman" w:cs="Times New Roman"/>
            <w:bCs/>
            <w:sz w:val="22"/>
            <w:szCs w:val="22"/>
            <w:rPrChange w:id="69" w:author="Iman Mohamed Atef Helal" w:date="2023-10-31T18:30:00Z">
              <w:rPr>
                <w:rFonts w:ascii="Times New Roman" w:eastAsia="Times New Roman" w:hAnsi="Times New Roman" w:cs="Times New Roman"/>
                <w:b w:val="0"/>
                <w:sz w:val="22"/>
                <w:szCs w:val="22"/>
              </w:rPr>
            </w:rPrChange>
          </w:rPr>
          <w:t>Keywords</w:t>
        </w:r>
        <w:r>
          <w:rPr>
            <w:rFonts w:ascii="Times New Roman" w:eastAsia="Times New Roman" w:hAnsi="Times New Roman" w:cs="Times New Roman"/>
            <w:b w:val="0"/>
            <w:sz w:val="22"/>
            <w:szCs w:val="22"/>
          </w:rPr>
          <w:t>:</w:t>
        </w:r>
      </w:ins>
      <w:ins w:id="70" w:author="Iman Mohamed Atef Helal" w:date="2023-10-31T18:30:00Z">
        <w:r w:rsidR="00522D2D">
          <w:rPr>
            <w:rFonts w:ascii="Times New Roman" w:eastAsia="Times New Roman" w:hAnsi="Times New Roman" w:cs="Times New Roman"/>
            <w:b w:val="0"/>
            <w:sz w:val="22"/>
            <w:szCs w:val="22"/>
          </w:rPr>
          <w:t xml:space="preserve"> e-learning, learn</w:t>
        </w:r>
      </w:ins>
      <w:ins w:id="71" w:author="Iman Mohamed Atef Helal" w:date="2023-10-31T18:31:00Z">
        <w:r w:rsidR="00522D2D">
          <w:rPr>
            <w:rFonts w:ascii="Times New Roman" w:eastAsia="Times New Roman" w:hAnsi="Times New Roman" w:cs="Times New Roman"/>
            <w:b w:val="0"/>
            <w:sz w:val="22"/>
            <w:szCs w:val="22"/>
          </w:rPr>
          <w:t>ing management system, customization, learning platform</w:t>
        </w:r>
      </w:ins>
      <w:ins w:id="72" w:author="Iman Mohamed Atef Helal" w:date="2023-10-17T10:11:00Z">
        <w:r>
          <w:rPr>
            <w:rFonts w:ascii="Times New Roman" w:eastAsia="Times New Roman" w:hAnsi="Times New Roman" w:cs="Times New Roman"/>
            <w:b w:val="0"/>
            <w:sz w:val="22"/>
            <w:szCs w:val="22"/>
          </w:rPr>
          <w:t xml:space="preserve"> </w:t>
        </w:r>
      </w:ins>
    </w:p>
    <w:p w14:paraId="2FCF58FB" w14:textId="77777777" w:rsidR="00DC747A" w:rsidRDefault="00DC747A"/>
    <w:p w14:paraId="40954FDA" w14:textId="77777777" w:rsidR="00DC747A" w:rsidRDefault="00DC747A"/>
    <w:p w14:paraId="3B2540A7" w14:textId="77777777" w:rsidR="00DC747A" w:rsidRDefault="00DC747A"/>
    <w:p w14:paraId="1F2E1412" w14:textId="77777777" w:rsidR="00DC747A" w:rsidRDefault="00DC747A"/>
    <w:p w14:paraId="45C4C25E" w14:textId="77777777" w:rsidR="00DC747A" w:rsidRDefault="00DC747A"/>
    <w:p w14:paraId="28616319" w14:textId="77777777" w:rsidR="00DC747A" w:rsidRDefault="00DC747A"/>
    <w:p w14:paraId="3B236C7B" w14:textId="77777777" w:rsidR="00DC747A" w:rsidRDefault="00DC747A"/>
    <w:p w14:paraId="59057F93" w14:textId="77777777" w:rsidR="00DC747A" w:rsidRDefault="00DC747A"/>
    <w:p w14:paraId="42FC22E3" w14:textId="77777777" w:rsidR="00DC747A" w:rsidRDefault="00DC747A"/>
    <w:p w14:paraId="5DD33B4D" w14:textId="77777777" w:rsidR="00DC747A" w:rsidRDefault="00DC747A"/>
    <w:p w14:paraId="0B96D4D7" w14:textId="77777777" w:rsidR="00DC747A" w:rsidRDefault="00DC747A"/>
    <w:p w14:paraId="346FE3BE" w14:textId="77777777" w:rsidR="00DC747A" w:rsidRDefault="00DC747A"/>
    <w:p w14:paraId="50B00D65" w14:textId="42B65690" w:rsidR="002E7E49" w:rsidRDefault="002E7E49">
      <w:pPr>
        <w:rPr>
          <w:ins w:id="73" w:author="Iman Mohamed Atef Helal" w:date="2023-10-31T18:40:00Z"/>
        </w:rPr>
      </w:pPr>
      <w:ins w:id="74" w:author="Iman Mohamed Atef Helal" w:date="2023-10-31T18:40:00Z">
        <w:r>
          <w:br w:type="page"/>
        </w:r>
      </w:ins>
    </w:p>
    <w:p w14:paraId="6823B4B1" w14:textId="77777777" w:rsidR="002E7E49" w:rsidRDefault="002E7E49"/>
    <w:p w14:paraId="3F4E4F23" w14:textId="77777777" w:rsidR="00DC747A" w:rsidRDefault="00DC747A"/>
    <w:p w14:paraId="3A3ED179" w14:textId="77777777" w:rsidR="00DC747A" w:rsidRDefault="00000000">
      <w:pPr>
        <w:pStyle w:val="Heading1"/>
        <w:rPr>
          <w:rFonts w:ascii="Times New Roman" w:eastAsia="Times New Roman" w:hAnsi="Times New Roman" w:cs="Times New Roman"/>
        </w:rPr>
      </w:pPr>
      <w:bookmarkStart w:id="75" w:name="_tfalufl0b88i" w:colFirst="0" w:colLast="0"/>
      <w:bookmarkEnd w:id="75"/>
      <w:r>
        <w:rPr>
          <w:rFonts w:ascii="Times New Roman" w:eastAsia="Times New Roman" w:hAnsi="Times New Roman" w:cs="Times New Roman"/>
        </w:rPr>
        <w:t>Table Of Contents</w:t>
      </w:r>
    </w:p>
    <w:p w14:paraId="16F6EE0B" w14:textId="77777777" w:rsidR="00DC747A" w:rsidRDefault="00DC747A" w:rsidP="002E7E49">
      <w:pPr>
        <w:pPrChange w:id="76" w:author="Iman Mohamed Atef Helal" w:date="2023-10-31T18:39:00Z">
          <w:pPr>
            <w:pStyle w:val="Heading1"/>
          </w:pPr>
        </w:pPrChange>
      </w:pPr>
      <w:bookmarkStart w:id="77" w:name="_zdxbwrz8srww" w:colFirst="0" w:colLast="0"/>
      <w:bookmarkEnd w:id="77"/>
    </w:p>
    <w:sdt>
      <w:sdtPr>
        <w:id w:val="-1856559431"/>
        <w:docPartObj>
          <w:docPartGallery w:val="Table of Contents"/>
          <w:docPartUnique/>
        </w:docPartObj>
      </w:sdtPr>
      <w:sdtContent>
        <w:p w14:paraId="1A16E2BB" w14:textId="77777777" w:rsidR="00DC747A" w:rsidRDefault="00000000">
          <w:pPr>
            <w:widowControl w:val="0"/>
            <w:tabs>
              <w:tab w:val="right" w:leader="dot" w:pos="12000"/>
            </w:tabs>
            <w:spacing w:before="60" w:after="0" w:line="240" w:lineRule="auto"/>
            <w:ind w:right="0"/>
            <w:jc w:val="left"/>
            <w:rPr>
              <w:b/>
              <w:color w:val="000000"/>
              <w:sz w:val="22"/>
              <w:szCs w:val="22"/>
            </w:rPr>
          </w:pPr>
          <w:r>
            <w:fldChar w:fldCharType="begin"/>
          </w:r>
          <w:r>
            <w:instrText xml:space="preserve"> TOC \h \u \z \t "Heading 1,1,Heading 2,2,Heading 3,3,Heading 4,4,Heading 5,5,Heading 6,6,"</w:instrText>
          </w:r>
          <w:r>
            <w:fldChar w:fldCharType="separate"/>
          </w:r>
          <w:hyperlink w:anchor="_woctv4jvfb0j">
            <w:r>
              <w:rPr>
                <w:b/>
                <w:color w:val="000000"/>
                <w:sz w:val="22"/>
                <w:szCs w:val="22"/>
              </w:rPr>
              <w:t>IMPROVED LEARNING MANAGEMENT SYSTEM</w:t>
            </w:r>
            <w:r>
              <w:rPr>
                <w:b/>
                <w:color w:val="000000"/>
                <w:sz w:val="22"/>
                <w:szCs w:val="22"/>
              </w:rPr>
              <w:tab/>
              <w:t>1</w:t>
            </w:r>
          </w:hyperlink>
        </w:p>
        <w:p w14:paraId="7B04E564"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t24402d0r9cb">
            <w:r>
              <w:rPr>
                <w:b/>
                <w:color w:val="000000"/>
                <w:sz w:val="22"/>
                <w:szCs w:val="22"/>
              </w:rPr>
              <w:t>Abstract</w:t>
            </w:r>
            <w:r>
              <w:rPr>
                <w:b/>
                <w:color w:val="000000"/>
                <w:sz w:val="22"/>
                <w:szCs w:val="22"/>
              </w:rPr>
              <w:tab/>
              <w:t>2</w:t>
            </w:r>
          </w:hyperlink>
        </w:p>
        <w:p w14:paraId="05E115C8"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tfalufl0b88i">
            <w:r>
              <w:rPr>
                <w:b/>
                <w:color w:val="000000"/>
                <w:sz w:val="22"/>
                <w:szCs w:val="22"/>
              </w:rPr>
              <w:t>Table Of Contents</w:t>
            </w:r>
            <w:r>
              <w:rPr>
                <w:b/>
                <w:color w:val="000000"/>
                <w:sz w:val="22"/>
                <w:szCs w:val="22"/>
              </w:rPr>
              <w:tab/>
              <w:t>3</w:t>
            </w:r>
          </w:hyperlink>
        </w:p>
        <w:p w14:paraId="270D553A"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36w4nc59nqaf">
            <w:r>
              <w:rPr>
                <w:b/>
                <w:color w:val="000000"/>
                <w:sz w:val="22"/>
                <w:szCs w:val="22"/>
              </w:rPr>
              <w:t>List of Tables</w:t>
            </w:r>
            <w:r>
              <w:rPr>
                <w:b/>
                <w:color w:val="000000"/>
                <w:sz w:val="22"/>
                <w:szCs w:val="22"/>
              </w:rPr>
              <w:tab/>
              <w:t>5</w:t>
            </w:r>
          </w:hyperlink>
        </w:p>
        <w:p w14:paraId="458B550E"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dx0a8no6hyoj">
            <w:r>
              <w:rPr>
                <w:b/>
                <w:color w:val="000000"/>
                <w:sz w:val="22"/>
                <w:szCs w:val="22"/>
              </w:rPr>
              <w:t>List of Figures</w:t>
            </w:r>
            <w:r>
              <w:rPr>
                <w:b/>
                <w:color w:val="000000"/>
                <w:sz w:val="22"/>
                <w:szCs w:val="22"/>
              </w:rPr>
              <w:tab/>
              <w:t>6</w:t>
            </w:r>
          </w:hyperlink>
        </w:p>
        <w:p w14:paraId="0D4AE2C4"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qpt1u2tqru2e">
            <w:r>
              <w:rPr>
                <w:b/>
                <w:color w:val="000000"/>
                <w:sz w:val="22"/>
                <w:szCs w:val="22"/>
              </w:rPr>
              <w:t>List of Acronyms</w:t>
            </w:r>
            <w:r>
              <w:rPr>
                <w:b/>
                <w:color w:val="000000"/>
                <w:sz w:val="22"/>
                <w:szCs w:val="22"/>
              </w:rPr>
              <w:tab/>
              <w:t>7</w:t>
            </w:r>
          </w:hyperlink>
        </w:p>
        <w:p w14:paraId="0CEA232B"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h5wy15s760p">
            <w:r>
              <w:rPr>
                <w:b/>
                <w:color w:val="000000"/>
              </w:rPr>
              <w:t>Chapter 1: Introduction of the Project and its Vision.</w:t>
            </w:r>
            <w:r>
              <w:rPr>
                <w:b/>
                <w:color w:val="000000"/>
              </w:rPr>
              <w:tab/>
              <w:t>8</w:t>
            </w:r>
          </w:hyperlink>
        </w:p>
        <w:p w14:paraId="0D53D150"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3znysh7">
            <w:r>
              <w:rPr>
                <w:color w:val="000000"/>
                <w:sz w:val="22"/>
                <w:szCs w:val="22"/>
              </w:rPr>
              <w:t>1.1 Background and Motivation</w:t>
            </w:r>
            <w:r>
              <w:rPr>
                <w:color w:val="000000"/>
                <w:sz w:val="22"/>
                <w:szCs w:val="22"/>
              </w:rPr>
              <w:tab/>
              <w:t>8</w:t>
            </w:r>
          </w:hyperlink>
        </w:p>
        <w:p w14:paraId="63918F60"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mp7zcqhjqu8u">
            <w:r>
              <w:rPr>
                <w:color w:val="000000"/>
                <w:sz w:val="22"/>
                <w:szCs w:val="22"/>
              </w:rPr>
              <w:t>1.2 Problem Statement</w:t>
            </w:r>
            <w:r>
              <w:rPr>
                <w:color w:val="000000"/>
                <w:sz w:val="22"/>
                <w:szCs w:val="22"/>
              </w:rPr>
              <w:tab/>
              <w:t>8</w:t>
            </w:r>
          </w:hyperlink>
        </w:p>
        <w:p w14:paraId="6236413F"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6zgbbghf7eyv">
            <w:r>
              <w:rPr>
                <w:color w:val="000000"/>
                <w:sz w:val="22"/>
                <w:szCs w:val="22"/>
              </w:rPr>
              <w:t>1.3 Objectives</w:t>
            </w:r>
            <w:r>
              <w:rPr>
                <w:color w:val="000000"/>
                <w:sz w:val="22"/>
                <w:szCs w:val="22"/>
              </w:rPr>
              <w:tab/>
              <w:t>8</w:t>
            </w:r>
          </w:hyperlink>
        </w:p>
        <w:p w14:paraId="5671F2E4"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rwwk16mgyblk">
            <w:r>
              <w:rPr>
                <w:color w:val="000000"/>
                <w:sz w:val="22"/>
                <w:szCs w:val="22"/>
              </w:rPr>
              <w:t>1.4 Project Scope and Limitations</w:t>
            </w:r>
            <w:r>
              <w:rPr>
                <w:color w:val="000000"/>
                <w:sz w:val="22"/>
                <w:szCs w:val="22"/>
              </w:rPr>
              <w:tab/>
              <w:t>9</w:t>
            </w:r>
          </w:hyperlink>
        </w:p>
        <w:p w14:paraId="6C7FE8F8"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nwfucq934vby">
            <w:r>
              <w:rPr>
                <w:color w:val="000000"/>
                <w:sz w:val="22"/>
                <w:szCs w:val="22"/>
              </w:rPr>
              <w:t>1.5 Project Initial Timeline and Workload</w:t>
            </w:r>
            <w:r>
              <w:rPr>
                <w:color w:val="000000"/>
                <w:sz w:val="22"/>
                <w:szCs w:val="22"/>
              </w:rPr>
              <w:tab/>
              <w:t>9</w:t>
            </w:r>
          </w:hyperlink>
        </w:p>
        <w:p w14:paraId="021971A0"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1lys4p5c9spa">
            <w:r>
              <w:rPr>
                <w:color w:val="000000"/>
                <w:sz w:val="22"/>
                <w:szCs w:val="22"/>
              </w:rPr>
              <w:t>1.6 Project Methodology</w:t>
            </w:r>
            <w:r>
              <w:rPr>
                <w:color w:val="000000"/>
                <w:sz w:val="22"/>
                <w:szCs w:val="22"/>
              </w:rPr>
              <w:tab/>
              <w:t>9</w:t>
            </w:r>
          </w:hyperlink>
        </w:p>
        <w:p w14:paraId="2528C099"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77wddlgzx9zf">
            <w:r>
              <w:rPr>
                <w:color w:val="000000"/>
                <w:sz w:val="22"/>
                <w:szCs w:val="22"/>
              </w:rPr>
              <w:t>1.7 Project Report Outline</w:t>
            </w:r>
            <w:r>
              <w:rPr>
                <w:color w:val="000000"/>
                <w:sz w:val="22"/>
                <w:szCs w:val="22"/>
              </w:rPr>
              <w:tab/>
              <w:t>10</w:t>
            </w:r>
          </w:hyperlink>
        </w:p>
        <w:p w14:paraId="27716D46"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wdrtyy154iq8">
            <w:r>
              <w:rPr>
                <w:b/>
                <w:color w:val="000000"/>
                <w:sz w:val="22"/>
                <w:szCs w:val="22"/>
              </w:rPr>
              <w:t>Chapter 2: Market and Literature Survey</w:t>
            </w:r>
            <w:r>
              <w:rPr>
                <w:b/>
                <w:color w:val="000000"/>
                <w:sz w:val="22"/>
                <w:szCs w:val="22"/>
              </w:rPr>
              <w:tab/>
              <w:t>11</w:t>
            </w:r>
          </w:hyperlink>
        </w:p>
        <w:p w14:paraId="4579F00B"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r7hq6axn99qs">
            <w:r>
              <w:rPr>
                <w:color w:val="000000"/>
                <w:sz w:val="22"/>
                <w:szCs w:val="22"/>
              </w:rPr>
              <w:t>2.1 Competitors</w:t>
            </w:r>
            <w:r>
              <w:rPr>
                <w:color w:val="000000"/>
                <w:sz w:val="22"/>
                <w:szCs w:val="22"/>
              </w:rPr>
              <w:tab/>
              <w:t>11</w:t>
            </w:r>
          </w:hyperlink>
        </w:p>
        <w:p w14:paraId="71FAB920"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xuai30hvv2lb">
            <w:r>
              <w:rPr>
                <w:color w:val="000000"/>
                <w:sz w:val="22"/>
                <w:szCs w:val="22"/>
              </w:rPr>
              <w:t>■ Blackboard:</w:t>
            </w:r>
            <w:r>
              <w:rPr>
                <w:color w:val="000000"/>
                <w:sz w:val="22"/>
                <w:szCs w:val="22"/>
              </w:rPr>
              <w:tab/>
              <w:t>11</w:t>
            </w:r>
          </w:hyperlink>
        </w:p>
        <w:p w14:paraId="3A9CE661"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2oytkw9dcyoz">
            <w:r>
              <w:rPr>
                <w:color w:val="000000"/>
                <w:sz w:val="22"/>
                <w:szCs w:val="22"/>
              </w:rPr>
              <w:t>■ Acadox:</w:t>
            </w:r>
            <w:r>
              <w:rPr>
                <w:color w:val="000000"/>
                <w:sz w:val="22"/>
                <w:szCs w:val="22"/>
              </w:rPr>
              <w:tab/>
              <w:t>11</w:t>
            </w:r>
          </w:hyperlink>
        </w:p>
        <w:p w14:paraId="303EE47E"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p31eonzcxn1e">
            <w:r>
              <w:rPr>
                <w:color w:val="000000"/>
                <w:sz w:val="22"/>
                <w:szCs w:val="22"/>
              </w:rPr>
              <w:t>■ Thinqi:</w:t>
            </w:r>
            <w:r>
              <w:rPr>
                <w:color w:val="000000"/>
                <w:sz w:val="22"/>
                <w:szCs w:val="22"/>
              </w:rPr>
              <w:tab/>
              <w:t>11</w:t>
            </w:r>
          </w:hyperlink>
        </w:p>
        <w:p w14:paraId="77D073A9"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pn1twnt9cn38">
            <w:r>
              <w:rPr>
                <w:color w:val="000000"/>
                <w:sz w:val="22"/>
                <w:szCs w:val="22"/>
              </w:rPr>
              <w:t>■ Google Classroom:</w:t>
            </w:r>
            <w:r>
              <w:rPr>
                <w:color w:val="000000"/>
                <w:sz w:val="22"/>
                <w:szCs w:val="22"/>
              </w:rPr>
              <w:tab/>
              <w:t>11</w:t>
            </w:r>
          </w:hyperlink>
        </w:p>
        <w:p w14:paraId="12F21BF3"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pukxue6baa7a">
            <w:r>
              <w:rPr>
                <w:color w:val="000000"/>
                <w:sz w:val="22"/>
                <w:szCs w:val="22"/>
              </w:rPr>
              <w:t>■ Ain Shams:</w:t>
            </w:r>
            <w:r>
              <w:rPr>
                <w:color w:val="000000"/>
                <w:sz w:val="22"/>
                <w:szCs w:val="22"/>
              </w:rPr>
              <w:tab/>
              <w:t>12</w:t>
            </w:r>
          </w:hyperlink>
        </w:p>
        <w:p w14:paraId="6D26EF00"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7vx2wle1g862">
            <w:r>
              <w:rPr>
                <w:color w:val="000000"/>
                <w:sz w:val="22"/>
                <w:szCs w:val="22"/>
              </w:rPr>
              <w:t>2.2 Competitor Analysis</w:t>
            </w:r>
            <w:r>
              <w:rPr>
                <w:color w:val="000000"/>
                <w:sz w:val="22"/>
                <w:szCs w:val="22"/>
              </w:rPr>
              <w:tab/>
              <w:t>12</w:t>
            </w:r>
          </w:hyperlink>
        </w:p>
        <w:p w14:paraId="09ABB5E9"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r8ndxb3m5bgt">
            <w:r>
              <w:rPr>
                <w:color w:val="000000"/>
                <w:sz w:val="22"/>
                <w:szCs w:val="22"/>
              </w:rPr>
              <w:t>2.3 SWOT Analysis</w:t>
            </w:r>
            <w:r>
              <w:rPr>
                <w:color w:val="000000"/>
                <w:sz w:val="22"/>
                <w:szCs w:val="22"/>
              </w:rPr>
              <w:tab/>
              <w:t>14</w:t>
            </w:r>
          </w:hyperlink>
        </w:p>
        <w:p w14:paraId="1B6E5622"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b8enhni138nq">
            <w:r>
              <w:rPr>
                <w:color w:val="000000"/>
                <w:sz w:val="22"/>
                <w:szCs w:val="22"/>
              </w:rPr>
              <w:t>2.4 Features</w:t>
            </w:r>
            <w:r>
              <w:rPr>
                <w:color w:val="000000"/>
                <w:sz w:val="22"/>
                <w:szCs w:val="22"/>
              </w:rPr>
              <w:tab/>
              <w:t>15</w:t>
            </w:r>
          </w:hyperlink>
        </w:p>
        <w:p w14:paraId="72EB0973"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l80ac3ueu8cp">
            <w:r>
              <w:rPr>
                <w:color w:val="000000"/>
                <w:sz w:val="22"/>
                <w:szCs w:val="22"/>
              </w:rPr>
              <w:t>■ The key features:</w:t>
            </w:r>
            <w:r>
              <w:rPr>
                <w:color w:val="000000"/>
                <w:sz w:val="22"/>
                <w:szCs w:val="22"/>
              </w:rPr>
              <w:tab/>
              <w:t>15</w:t>
            </w:r>
          </w:hyperlink>
        </w:p>
        <w:p w14:paraId="3DD67C56"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sqo1s6e06qpe">
            <w:r>
              <w:rPr>
                <w:color w:val="000000"/>
                <w:sz w:val="22"/>
                <w:szCs w:val="22"/>
              </w:rPr>
              <w:t>■ Leading principals:</w:t>
            </w:r>
            <w:r>
              <w:rPr>
                <w:color w:val="000000"/>
                <w:sz w:val="22"/>
                <w:szCs w:val="22"/>
              </w:rPr>
              <w:tab/>
              <w:t>15</w:t>
            </w:r>
          </w:hyperlink>
        </w:p>
        <w:p w14:paraId="686CB6F2"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q8oj9gpszhic">
            <w:r>
              <w:rPr>
                <w:b/>
                <w:color w:val="000000"/>
                <w:sz w:val="22"/>
                <w:szCs w:val="22"/>
              </w:rPr>
              <w:t>Chapter 3: Analysis</w:t>
            </w:r>
            <w:r>
              <w:rPr>
                <w:b/>
                <w:color w:val="000000"/>
                <w:sz w:val="22"/>
                <w:szCs w:val="22"/>
              </w:rPr>
              <w:tab/>
              <w:t>16</w:t>
            </w:r>
          </w:hyperlink>
        </w:p>
        <w:p w14:paraId="2DB35B99"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ahnd4em2f64w">
            <w:r>
              <w:rPr>
                <w:color w:val="000000"/>
                <w:sz w:val="22"/>
                <w:szCs w:val="22"/>
              </w:rPr>
              <w:t>3.1 Data Gathering:</w:t>
            </w:r>
            <w:r>
              <w:rPr>
                <w:color w:val="000000"/>
                <w:sz w:val="22"/>
                <w:szCs w:val="22"/>
              </w:rPr>
              <w:tab/>
              <w:t>16</w:t>
            </w:r>
          </w:hyperlink>
        </w:p>
        <w:p w14:paraId="54CDD5D2"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pf9xcst8h32l">
            <w:r>
              <w:rPr>
                <w:color w:val="000000"/>
                <w:sz w:val="22"/>
                <w:szCs w:val="22"/>
              </w:rPr>
              <w:t>3.2 Survey Structure:</w:t>
            </w:r>
            <w:r>
              <w:rPr>
                <w:color w:val="000000"/>
                <w:sz w:val="22"/>
                <w:szCs w:val="22"/>
              </w:rPr>
              <w:tab/>
              <w:t>16</w:t>
            </w:r>
          </w:hyperlink>
        </w:p>
        <w:p w14:paraId="7790BFF0"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f18nysksp27e">
            <w:r>
              <w:rPr>
                <w:color w:val="000000"/>
                <w:sz w:val="22"/>
                <w:szCs w:val="22"/>
              </w:rPr>
              <w:t>3.3 Analysis Steps:</w:t>
            </w:r>
            <w:r>
              <w:rPr>
                <w:color w:val="000000"/>
                <w:sz w:val="22"/>
                <w:szCs w:val="22"/>
              </w:rPr>
              <w:tab/>
              <w:t>17</w:t>
            </w:r>
          </w:hyperlink>
        </w:p>
        <w:p w14:paraId="0720548D"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llvn88k76af3">
            <w:r>
              <w:rPr>
                <w:color w:val="000000"/>
                <w:sz w:val="22"/>
                <w:szCs w:val="22"/>
              </w:rPr>
              <w:t>3.4 Survey Results:</w:t>
            </w:r>
            <w:r>
              <w:rPr>
                <w:color w:val="000000"/>
                <w:sz w:val="22"/>
                <w:szCs w:val="22"/>
              </w:rPr>
              <w:tab/>
              <w:t>19</w:t>
            </w:r>
          </w:hyperlink>
        </w:p>
        <w:p w14:paraId="7E584A29"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624h26762liz">
            <w:r>
              <w:rPr>
                <w:color w:val="000000"/>
                <w:sz w:val="22"/>
                <w:szCs w:val="22"/>
              </w:rPr>
              <w:t>3.5 Project Preliminary Requirements:</w:t>
            </w:r>
            <w:r>
              <w:rPr>
                <w:color w:val="000000"/>
                <w:sz w:val="22"/>
                <w:szCs w:val="22"/>
              </w:rPr>
              <w:tab/>
              <w:t>21</w:t>
            </w:r>
          </w:hyperlink>
        </w:p>
        <w:p w14:paraId="1C21F5CA"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x5jkosx0rll">
            <w:r>
              <w:rPr>
                <w:color w:val="000000"/>
                <w:sz w:val="22"/>
                <w:szCs w:val="22"/>
              </w:rPr>
              <w:t>■ Must Have Features:</w:t>
            </w:r>
            <w:r>
              <w:rPr>
                <w:color w:val="000000"/>
                <w:sz w:val="22"/>
                <w:szCs w:val="22"/>
              </w:rPr>
              <w:tab/>
              <w:t>22</w:t>
            </w:r>
          </w:hyperlink>
        </w:p>
        <w:p w14:paraId="5DDF19A0"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2gf71uu9pk3b">
            <w:r>
              <w:rPr>
                <w:color w:val="000000"/>
                <w:sz w:val="22"/>
                <w:szCs w:val="22"/>
              </w:rPr>
              <w:t>■ Should Have Features:</w:t>
            </w:r>
            <w:r>
              <w:rPr>
                <w:color w:val="000000"/>
                <w:sz w:val="22"/>
                <w:szCs w:val="22"/>
              </w:rPr>
              <w:tab/>
              <w:t>23</w:t>
            </w:r>
          </w:hyperlink>
        </w:p>
        <w:p w14:paraId="52E707C2"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sxgpp5crcv89">
            <w:r>
              <w:rPr>
                <w:color w:val="000000"/>
                <w:sz w:val="22"/>
                <w:szCs w:val="22"/>
              </w:rPr>
              <w:t>■ Nice to Have Features:</w:t>
            </w:r>
            <w:r>
              <w:rPr>
                <w:color w:val="000000"/>
                <w:sz w:val="22"/>
                <w:szCs w:val="22"/>
              </w:rPr>
              <w:tab/>
              <w:t>23</w:t>
            </w:r>
          </w:hyperlink>
        </w:p>
        <w:p w14:paraId="04218841"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6v7pcspgrfeg">
            <w:r>
              <w:rPr>
                <w:color w:val="000000"/>
                <w:sz w:val="22"/>
                <w:szCs w:val="22"/>
              </w:rPr>
              <w:t>■ functional requirements:</w:t>
            </w:r>
            <w:r>
              <w:rPr>
                <w:color w:val="000000"/>
                <w:sz w:val="22"/>
                <w:szCs w:val="22"/>
              </w:rPr>
              <w:tab/>
              <w:t>24</w:t>
            </w:r>
          </w:hyperlink>
        </w:p>
        <w:p w14:paraId="1574D2DF"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wvn9bhct7929">
            <w:r>
              <w:rPr>
                <w:color w:val="000000"/>
                <w:sz w:val="22"/>
                <w:szCs w:val="22"/>
              </w:rPr>
              <w:t>■ non-functional:</w:t>
            </w:r>
            <w:r>
              <w:rPr>
                <w:color w:val="000000"/>
                <w:sz w:val="22"/>
                <w:szCs w:val="22"/>
              </w:rPr>
              <w:tab/>
              <w:t>25</w:t>
            </w:r>
          </w:hyperlink>
        </w:p>
        <w:p w14:paraId="3DCA83C3"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kgthfo5l0spb">
            <w:r>
              <w:rPr>
                <w:color w:val="000000"/>
                <w:sz w:val="22"/>
                <w:szCs w:val="22"/>
              </w:rPr>
              <w:t>3.6 Use Case Diagram</w:t>
            </w:r>
            <w:r>
              <w:rPr>
                <w:color w:val="000000"/>
                <w:sz w:val="22"/>
                <w:szCs w:val="22"/>
              </w:rPr>
              <w:tab/>
              <w:t>26</w:t>
            </w:r>
          </w:hyperlink>
        </w:p>
        <w:p w14:paraId="1D2DA603"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gzz6svjod3wc">
            <w:r>
              <w:rPr>
                <w:color w:val="000000"/>
                <w:sz w:val="22"/>
                <w:szCs w:val="22"/>
              </w:rPr>
              <w:t>3.4 Use Case Descriptions</w:t>
            </w:r>
            <w:r>
              <w:rPr>
                <w:color w:val="000000"/>
                <w:sz w:val="22"/>
                <w:szCs w:val="22"/>
              </w:rPr>
              <w:tab/>
              <w:t>26</w:t>
            </w:r>
          </w:hyperlink>
        </w:p>
        <w:p w14:paraId="7B467037" w14:textId="77777777" w:rsidR="00DC747A" w:rsidRDefault="00000000">
          <w:pPr>
            <w:widowControl w:val="0"/>
            <w:tabs>
              <w:tab w:val="right" w:leader="dot" w:pos="12000"/>
            </w:tabs>
            <w:spacing w:before="60" w:after="0" w:line="240" w:lineRule="auto"/>
            <w:ind w:right="0"/>
            <w:jc w:val="left"/>
            <w:rPr>
              <w:b/>
              <w:color w:val="000000"/>
              <w:sz w:val="22"/>
              <w:szCs w:val="22"/>
            </w:rPr>
          </w:pPr>
          <w:hyperlink w:anchor="_k1gmdq3p0ucc">
            <w:r>
              <w:rPr>
                <w:b/>
                <w:color w:val="000000"/>
                <w:sz w:val="22"/>
                <w:szCs w:val="22"/>
              </w:rPr>
              <w:t>Appendix</w:t>
            </w:r>
            <w:r>
              <w:rPr>
                <w:b/>
                <w:color w:val="000000"/>
                <w:sz w:val="22"/>
                <w:szCs w:val="22"/>
              </w:rPr>
              <w:tab/>
              <w:t>53</w:t>
            </w:r>
          </w:hyperlink>
        </w:p>
        <w:p w14:paraId="584BF7D9"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v0ff5qkavw42">
            <w:r>
              <w:rPr>
                <w:color w:val="000000"/>
                <w:sz w:val="22"/>
                <w:szCs w:val="22"/>
              </w:rPr>
              <w:t>A. Competitor Analysis:</w:t>
            </w:r>
            <w:r>
              <w:rPr>
                <w:color w:val="000000"/>
                <w:sz w:val="22"/>
                <w:szCs w:val="22"/>
              </w:rPr>
              <w:tab/>
              <w:t>53</w:t>
            </w:r>
          </w:hyperlink>
        </w:p>
        <w:p w14:paraId="7570220F"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2pmdn6sdoq2q">
            <w:r>
              <w:rPr>
                <w:color w:val="000000"/>
                <w:sz w:val="22"/>
                <w:szCs w:val="22"/>
              </w:rPr>
              <w:t>B. Student Survey:</w:t>
            </w:r>
            <w:r>
              <w:rPr>
                <w:color w:val="000000"/>
                <w:sz w:val="22"/>
                <w:szCs w:val="22"/>
              </w:rPr>
              <w:tab/>
              <w:t>53</w:t>
            </w:r>
          </w:hyperlink>
        </w:p>
        <w:p w14:paraId="69D79EAB"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qevsrvv4rzz0">
            <w:r>
              <w:rPr>
                <w:color w:val="000000"/>
                <w:sz w:val="22"/>
                <w:szCs w:val="22"/>
              </w:rPr>
              <w:t>C. Teacher Survey:</w:t>
            </w:r>
            <w:r>
              <w:rPr>
                <w:color w:val="000000"/>
                <w:sz w:val="22"/>
                <w:szCs w:val="22"/>
              </w:rPr>
              <w:tab/>
              <w:t>53</w:t>
            </w:r>
          </w:hyperlink>
        </w:p>
        <w:p w14:paraId="0FEF04D4"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dbmwbqhkdqyk">
            <w:r>
              <w:rPr>
                <w:color w:val="000000"/>
                <w:sz w:val="22"/>
                <w:szCs w:val="22"/>
              </w:rPr>
              <w:t>D. Responses and data analysis:</w:t>
            </w:r>
            <w:r>
              <w:rPr>
                <w:color w:val="000000"/>
                <w:sz w:val="22"/>
                <w:szCs w:val="22"/>
              </w:rPr>
              <w:tab/>
              <w:t>53</w:t>
            </w:r>
          </w:hyperlink>
        </w:p>
        <w:p w14:paraId="5F98F269"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in5t9hjy5yjc">
            <w:r>
              <w:rPr>
                <w:color w:val="000000"/>
                <w:sz w:val="22"/>
                <w:szCs w:val="22"/>
              </w:rPr>
              <w:t>E. Students Survey Statistics Results:</w:t>
            </w:r>
            <w:r>
              <w:rPr>
                <w:color w:val="000000"/>
                <w:sz w:val="22"/>
                <w:szCs w:val="22"/>
              </w:rPr>
              <w:tab/>
              <w:t>53</w:t>
            </w:r>
          </w:hyperlink>
        </w:p>
        <w:p w14:paraId="0998853B"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w7xcs9kkvr3j">
            <w:r>
              <w:rPr>
                <w:color w:val="000000"/>
                <w:sz w:val="22"/>
                <w:szCs w:val="22"/>
              </w:rPr>
              <w:t>a. Blackboard Learn:</w:t>
            </w:r>
            <w:r>
              <w:rPr>
                <w:color w:val="000000"/>
                <w:sz w:val="22"/>
                <w:szCs w:val="22"/>
              </w:rPr>
              <w:tab/>
              <w:t>57</w:t>
            </w:r>
          </w:hyperlink>
        </w:p>
        <w:p w14:paraId="3B3BEF2B"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36v5d3s2y6pg">
            <w:r>
              <w:rPr>
                <w:color w:val="000000"/>
                <w:sz w:val="22"/>
                <w:szCs w:val="22"/>
              </w:rPr>
              <w:t>b. Google Classroom Users</w:t>
            </w:r>
            <w:r>
              <w:rPr>
                <w:color w:val="000000"/>
                <w:sz w:val="22"/>
                <w:szCs w:val="22"/>
              </w:rPr>
              <w:tab/>
              <w:t>62</w:t>
            </w:r>
          </w:hyperlink>
        </w:p>
        <w:p w14:paraId="05530A15" w14:textId="77777777" w:rsidR="00DC747A" w:rsidRDefault="00000000">
          <w:pPr>
            <w:widowControl w:val="0"/>
            <w:tabs>
              <w:tab w:val="right" w:leader="dot" w:pos="12000"/>
            </w:tabs>
            <w:spacing w:before="60" w:after="0" w:line="240" w:lineRule="auto"/>
            <w:ind w:left="720" w:right="0"/>
            <w:jc w:val="left"/>
            <w:rPr>
              <w:color w:val="000000"/>
              <w:sz w:val="22"/>
              <w:szCs w:val="22"/>
            </w:rPr>
          </w:pPr>
          <w:hyperlink w:anchor="_9rwny7xpqokg">
            <w:r>
              <w:rPr>
                <w:color w:val="000000"/>
                <w:sz w:val="22"/>
                <w:szCs w:val="22"/>
              </w:rPr>
              <w:t>c. Microsoft Teams Users</w:t>
            </w:r>
            <w:r>
              <w:rPr>
                <w:color w:val="000000"/>
                <w:sz w:val="22"/>
                <w:szCs w:val="22"/>
              </w:rPr>
              <w:tab/>
              <w:t>66</w:t>
            </w:r>
          </w:hyperlink>
        </w:p>
        <w:p w14:paraId="5DB689B7"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6dgctdtb2bpb">
            <w:r>
              <w:rPr>
                <w:color w:val="000000"/>
                <w:sz w:val="22"/>
                <w:szCs w:val="22"/>
              </w:rPr>
              <w:t>F. Initial Requirements:</w:t>
            </w:r>
            <w:r>
              <w:rPr>
                <w:color w:val="000000"/>
                <w:sz w:val="22"/>
                <w:szCs w:val="22"/>
              </w:rPr>
              <w:tab/>
              <w:t>76</w:t>
            </w:r>
          </w:hyperlink>
        </w:p>
        <w:p w14:paraId="3ECE1343" w14:textId="77777777" w:rsidR="00DC747A" w:rsidRDefault="00000000">
          <w:pPr>
            <w:widowControl w:val="0"/>
            <w:tabs>
              <w:tab w:val="right" w:leader="dot" w:pos="12000"/>
            </w:tabs>
            <w:spacing w:before="60" w:after="0" w:line="240" w:lineRule="auto"/>
            <w:ind w:left="360" w:right="0"/>
            <w:jc w:val="left"/>
            <w:rPr>
              <w:color w:val="000000"/>
              <w:sz w:val="22"/>
              <w:szCs w:val="22"/>
            </w:rPr>
          </w:pPr>
          <w:hyperlink w:anchor="_ortb5is26kch">
            <w:r>
              <w:rPr>
                <w:color w:val="000000"/>
                <w:sz w:val="22"/>
                <w:szCs w:val="22"/>
              </w:rPr>
              <w:t>G. Use Cases Brief</w:t>
            </w:r>
            <w:r>
              <w:rPr>
                <w:color w:val="000000"/>
                <w:sz w:val="22"/>
                <w:szCs w:val="22"/>
              </w:rPr>
              <w:tab/>
              <w:t>82</w:t>
            </w:r>
          </w:hyperlink>
          <w:r>
            <w:fldChar w:fldCharType="end"/>
          </w:r>
        </w:p>
      </w:sdtContent>
    </w:sdt>
    <w:p w14:paraId="02C5CCC2" w14:textId="77777777" w:rsidR="00DC747A" w:rsidRDefault="00000000">
      <w:pPr>
        <w:pStyle w:val="Heading1"/>
        <w:rPr>
          <w:rFonts w:ascii="Times New Roman" w:eastAsia="Times New Roman" w:hAnsi="Times New Roman" w:cs="Times New Roman"/>
        </w:rPr>
      </w:pPr>
      <w:bookmarkStart w:id="78" w:name="_1hbce7nqq4fc" w:colFirst="0" w:colLast="0"/>
      <w:bookmarkEnd w:id="78"/>
      <w:r>
        <w:br w:type="page"/>
      </w:r>
    </w:p>
    <w:p w14:paraId="794CD2AA" w14:textId="77777777" w:rsidR="00DC747A" w:rsidRDefault="00000000">
      <w:pPr>
        <w:pStyle w:val="Heading1"/>
        <w:rPr>
          <w:rFonts w:ascii="Times New Roman" w:eastAsia="Times New Roman" w:hAnsi="Times New Roman" w:cs="Times New Roman"/>
        </w:rPr>
      </w:pPr>
      <w:bookmarkStart w:id="79" w:name="_36w4nc59nqaf" w:colFirst="0" w:colLast="0"/>
      <w:bookmarkEnd w:id="79"/>
      <w:r>
        <w:rPr>
          <w:rFonts w:ascii="Times New Roman" w:eastAsia="Times New Roman" w:hAnsi="Times New Roman" w:cs="Times New Roman"/>
        </w:rPr>
        <w:lastRenderedPageBreak/>
        <w:t xml:space="preserve">List of Tables </w:t>
      </w:r>
    </w:p>
    <w:p w14:paraId="133AB9B3" w14:textId="77777777" w:rsidR="00DC747A" w:rsidRDefault="00DC747A" w:rsidP="002E7E49">
      <w:pPr>
        <w:pPrChange w:id="80" w:author="Iman Mohamed Atef Helal" w:date="2023-10-31T18:40:00Z">
          <w:pPr>
            <w:pStyle w:val="Heading1"/>
          </w:pPr>
        </w:pPrChange>
      </w:pPr>
      <w:bookmarkStart w:id="81" w:name="_u2f3279pgz6c" w:colFirst="0" w:colLast="0"/>
      <w:bookmarkEnd w:id="81"/>
    </w:p>
    <w:sdt>
      <w:sdtPr>
        <w:id w:val="-588307053"/>
        <w:docPartObj>
          <w:docPartGallery w:val="Table of Contents"/>
          <w:docPartUnique/>
        </w:docPartObj>
      </w:sdtPr>
      <w:sdtContent>
        <w:p w14:paraId="4EF2CED6" w14:textId="77777777" w:rsidR="00DC747A" w:rsidRDefault="00000000">
          <w:pPr>
            <w:widowControl w:val="0"/>
            <w:tabs>
              <w:tab w:val="right" w:pos="9025"/>
            </w:tabs>
            <w:spacing w:before="60" w:after="0" w:line="240" w:lineRule="auto"/>
            <w:ind w:right="0"/>
            <w:jc w:val="left"/>
          </w:pPr>
          <w:r>
            <w:fldChar w:fldCharType="begin"/>
          </w:r>
          <w:r>
            <w:instrText xml:space="preserve"> TOC \h \u \z \t "Heading 1,1,Heading 2,2,Heading 3,3,Heading 4,4,Heading 5,5,Heading 6,6,"</w:instrText>
          </w:r>
          <w:r>
            <w:fldChar w:fldCharType="separate"/>
          </w:r>
          <w:r>
            <w:t>Table1: Competitor Analysis</w:t>
          </w:r>
          <w:r>
            <w:rPr>
              <w:b/>
            </w:rPr>
            <w:tab/>
          </w:r>
          <w:r>
            <w:t>12</w:t>
          </w:r>
        </w:p>
        <w:p w14:paraId="53F5B42B" w14:textId="77777777" w:rsidR="00DC747A" w:rsidRDefault="00000000">
          <w:pPr>
            <w:widowControl w:val="0"/>
            <w:tabs>
              <w:tab w:val="right" w:pos="9025"/>
            </w:tabs>
            <w:spacing w:before="60" w:after="0" w:line="240" w:lineRule="auto"/>
            <w:ind w:right="0"/>
            <w:jc w:val="left"/>
          </w:pPr>
          <w:r>
            <w:t>Table2: Use Case Description 1</w:t>
          </w:r>
          <w:r>
            <w:tab/>
            <w:t>27</w:t>
          </w:r>
        </w:p>
        <w:p w14:paraId="140DB9F4" w14:textId="77777777" w:rsidR="00DC747A" w:rsidRDefault="00000000">
          <w:pPr>
            <w:widowControl w:val="0"/>
            <w:tabs>
              <w:tab w:val="right" w:pos="9025"/>
            </w:tabs>
            <w:spacing w:before="60" w:after="0" w:line="240" w:lineRule="auto"/>
            <w:ind w:right="0"/>
            <w:jc w:val="left"/>
          </w:pPr>
          <w:r>
            <w:t>Table3: Use Case Description 2</w:t>
          </w:r>
          <w:r>
            <w:tab/>
            <w:t>28</w:t>
          </w:r>
        </w:p>
        <w:p w14:paraId="6DA3816E" w14:textId="77777777" w:rsidR="00DC747A" w:rsidRDefault="00000000">
          <w:pPr>
            <w:widowControl w:val="0"/>
            <w:tabs>
              <w:tab w:val="right" w:pos="9025"/>
            </w:tabs>
            <w:spacing w:before="60" w:after="0" w:line="240" w:lineRule="auto"/>
            <w:ind w:right="0"/>
            <w:jc w:val="left"/>
          </w:pPr>
          <w:r>
            <w:t>Table4: Use Case Description 3</w:t>
          </w:r>
          <w:r>
            <w:tab/>
            <w:t>29</w:t>
          </w:r>
        </w:p>
        <w:p w14:paraId="34A95737" w14:textId="77777777" w:rsidR="00DC747A" w:rsidRDefault="00000000">
          <w:pPr>
            <w:widowControl w:val="0"/>
            <w:tabs>
              <w:tab w:val="right" w:pos="9025"/>
            </w:tabs>
            <w:spacing w:before="60" w:after="0" w:line="240" w:lineRule="auto"/>
            <w:ind w:right="0"/>
            <w:jc w:val="left"/>
          </w:pPr>
          <w:r>
            <w:t>Table5: Use Case Description 4</w:t>
          </w:r>
          <w:r>
            <w:tab/>
            <w:t>30</w:t>
          </w:r>
        </w:p>
        <w:p w14:paraId="5F83B55E" w14:textId="77777777" w:rsidR="00DC747A" w:rsidRDefault="00000000">
          <w:pPr>
            <w:widowControl w:val="0"/>
            <w:tabs>
              <w:tab w:val="right" w:pos="9025"/>
            </w:tabs>
            <w:spacing w:before="60" w:after="0" w:line="240" w:lineRule="auto"/>
            <w:ind w:right="0"/>
            <w:jc w:val="left"/>
          </w:pPr>
          <w:r>
            <w:t>Table6: Use Case Description 5</w:t>
          </w:r>
          <w:r>
            <w:tab/>
            <w:t>31</w:t>
          </w:r>
        </w:p>
        <w:p w14:paraId="5AD1AF90" w14:textId="77777777" w:rsidR="00DC747A" w:rsidRDefault="00000000">
          <w:pPr>
            <w:widowControl w:val="0"/>
            <w:tabs>
              <w:tab w:val="right" w:pos="9025"/>
            </w:tabs>
            <w:spacing w:before="60" w:after="0" w:line="240" w:lineRule="auto"/>
            <w:ind w:right="0"/>
            <w:jc w:val="left"/>
          </w:pPr>
          <w:r>
            <w:t>Table7: Use Case Description 7</w:t>
          </w:r>
          <w:r>
            <w:tab/>
            <w:t>32</w:t>
          </w:r>
        </w:p>
        <w:p w14:paraId="39490E0A" w14:textId="77777777" w:rsidR="00DC747A" w:rsidRDefault="00000000">
          <w:pPr>
            <w:widowControl w:val="0"/>
            <w:tabs>
              <w:tab w:val="right" w:pos="9025"/>
            </w:tabs>
            <w:spacing w:before="60" w:after="0" w:line="240" w:lineRule="auto"/>
            <w:ind w:right="0"/>
            <w:jc w:val="left"/>
          </w:pPr>
          <w:r>
            <w:t>Table8: Use Case Description 8</w:t>
          </w:r>
          <w:r>
            <w:tab/>
            <w:t>33</w:t>
          </w:r>
        </w:p>
        <w:p w14:paraId="42AC7099" w14:textId="77777777" w:rsidR="00DC747A" w:rsidRDefault="00000000">
          <w:pPr>
            <w:widowControl w:val="0"/>
            <w:tabs>
              <w:tab w:val="right" w:pos="9025"/>
            </w:tabs>
            <w:spacing w:before="60" w:after="0" w:line="240" w:lineRule="auto"/>
            <w:ind w:right="0"/>
            <w:jc w:val="left"/>
          </w:pPr>
          <w:r>
            <w:t>Table9: Use Case Description 9</w:t>
          </w:r>
          <w:r>
            <w:tab/>
            <w:t>34</w:t>
          </w:r>
        </w:p>
        <w:p w14:paraId="6C6864B0" w14:textId="77777777" w:rsidR="00DC747A" w:rsidRDefault="00000000">
          <w:pPr>
            <w:widowControl w:val="0"/>
            <w:tabs>
              <w:tab w:val="right" w:pos="9025"/>
            </w:tabs>
            <w:spacing w:before="60" w:after="0" w:line="240" w:lineRule="auto"/>
            <w:ind w:right="0"/>
            <w:jc w:val="left"/>
          </w:pPr>
          <w:r>
            <w:t>Table10: Use Case Description 10</w:t>
          </w:r>
          <w:r>
            <w:tab/>
            <w:t>35</w:t>
          </w:r>
        </w:p>
        <w:p w14:paraId="7BEB9C3C" w14:textId="77777777" w:rsidR="00DC747A" w:rsidRDefault="00000000">
          <w:pPr>
            <w:widowControl w:val="0"/>
            <w:tabs>
              <w:tab w:val="right" w:pos="9025"/>
            </w:tabs>
            <w:spacing w:before="60" w:after="0" w:line="240" w:lineRule="auto"/>
            <w:ind w:right="0"/>
            <w:jc w:val="left"/>
          </w:pPr>
          <w:r>
            <w:t>Table11: Use Case Description 11</w:t>
          </w:r>
          <w:r>
            <w:tab/>
            <w:t>36</w:t>
          </w:r>
        </w:p>
        <w:p w14:paraId="18D5A402" w14:textId="77777777" w:rsidR="00DC747A" w:rsidRDefault="00000000">
          <w:pPr>
            <w:widowControl w:val="0"/>
            <w:tabs>
              <w:tab w:val="right" w:pos="9025"/>
            </w:tabs>
            <w:spacing w:before="60" w:after="0" w:line="240" w:lineRule="auto"/>
            <w:ind w:right="0"/>
            <w:jc w:val="left"/>
          </w:pPr>
          <w:r>
            <w:t>Table12: Use Case Description 12</w:t>
          </w:r>
          <w:r>
            <w:tab/>
            <w:t>37</w:t>
          </w:r>
        </w:p>
        <w:p w14:paraId="57019E17" w14:textId="77777777" w:rsidR="00DC747A" w:rsidRDefault="00000000">
          <w:pPr>
            <w:widowControl w:val="0"/>
            <w:tabs>
              <w:tab w:val="right" w:pos="9025"/>
            </w:tabs>
            <w:spacing w:before="60" w:after="0" w:line="240" w:lineRule="auto"/>
            <w:ind w:right="0"/>
            <w:jc w:val="left"/>
          </w:pPr>
          <w:r>
            <w:t>Table13: Use Case Description 13</w:t>
          </w:r>
          <w:r>
            <w:tab/>
            <w:t>38</w:t>
          </w:r>
        </w:p>
        <w:p w14:paraId="741ACF7D" w14:textId="77777777" w:rsidR="00DC747A" w:rsidRDefault="00000000">
          <w:pPr>
            <w:widowControl w:val="0"/>
            <w:tabs>
              <w:tab w:val="right" w:pos="9025"/>
            </w:tabs>
            <w:spacing w:before="60" w:after="0" w:line="240" w:lineRule="auto"/>
            <w:ind w:right="0"/>
            <w:jc w:val="left"/>
          </w:pPr>
          <w:r>
            <w:t>Table14: Use Case Description 14</w:t>
          </w:r>
          <w:r>
            <w:tab/>
            <w:t>39</w:t>
          </w:r>
        </w:p>
        <w:p w14:paraId="4396E745" w14:textId="77777777" w:rsidR="00DC747A" w:rsidRDefault="00000000">
          <w:pPr>
            <w:widowControl w:val="0"/>
            <w:tabs>
              <w:tab w:val="right" w:pos="9025"/>
            </w:tabs>
            <w:spacing w:before="60" w:after="0" w:line="240" w:lineRule="auto"/>
            <w:ind w:right="0"/>
            <w:jc w:val="left"/>
          </w:pPr>
          <w:r>
            <w:t>Table15: Use Case Description 15</w:t>
          </w:r>
          <w:r>
            <w:tab/>
            <w:t>40</w:t>
          </w:r>
        </w:p>
        <w:p w14:paraId="0F331B76" w14:textId="77777777" w:rsidR="00DC747A" w:rsidRDefault="00000000">
          <w:pPr>
            <w:widowControl w:val="0"/>
            <w:tabs>
              <w:tab w:val="right" w:pos="9025"/>
            </w:tabs>
            <w:spacing w:before="60" w:after="0" w:line="240" w:lineRule="auto"/>
            <w:ind w:right="0"/>
            <w:jc w:val="left"/>
          </w:pPr>
          <w:r>
            <w:t>Table16: Use Case Description 16</w:t>
          </w:r>
          <w:r>
            <w:tab/>
            <w:t>41</w:t>
          </w:r>
        </w:p>
        <w:p w14:paraId="36B125BB" w14:textId="77777777" w:rsidR="00DC747A" w:rsidRDefault="00000000">
          <w:pPr>
            <w:widowControl w:val="0"/>
            <w:tabs>
              <w:tab w:val="right" w:pos="9025"/>
            </w:tabs>
            <w:spacing w:before="60" w:after="0" w:line="240" w:lineRule="auto"/>
            <w:ind w:right="0"/>
            <w:jc w:val="left"/>
          </w:pPr>
          <w:r>
            <w:t>Table17: Use Case Description 17</w:t>
          </w:r>
          <w:r>
            <w:tab/>
            <w:t>42</w:t>
          </w:r>
        </w:p>
        <w:p w14:paraId="450142B0" w14:textId="77777777" w:rsidR="00DC747A" w:rsidRDefault="00000000">
          <w:pPr>
            <w:widowControl w:val="0"/>
            <w:tabs>
              <w:tab w:val="right" w:pos="9025"/>
            </w:tabs>
            <w:spacing w:before="60" w:after="0" w:line="240" w:lineRule="auto"/>
            <w:ind w:right="0"/>
            <w:jc w:val="left"/>
          </w:pPr>
          <w:r>
            <w:t>Table18: Use Case Description 18</w:t>
          </w:r>
          <w:r>
            <w:tab/>
            <w:t>43</w:t>
          </w:r>
        </w:p>
        <w:p w14:paraId="5C6825EA" w14:textId="77777777" w:rsidR="00DC747A" w:rsidRDefault="00000000">
          <w:pPr>
            <w:widowControl w:val="0"/>
            <w:tabs>
              <w:tab w:val="right" w:pos="9025"/>
            </w:tabs>
            <w:spacing w:before="60" w:after="0" w:line="240" w:lineRule="auto"/>
            <w:ind w:right="0"/>
            <w:jc w:val="left"/>
          </w:pPr>
          <w:r>
            <w:t>Table19: Use Case Description 19</w:t>
          </w:r>
          <w:r>
            <w:tab/>
            <w:t>44</w:t>
          </w:r>
        </w:p>
        <w:p w14:paraId="228362E4" w14:textId="77777777" w:rsidR="00DC747A" w:rsidRDefault="00000000">
          <w:pPr>
            <w:widowControl w:val="0"/>
            <w:tabs>
              <w:tab w:val="right" w:pos="9025"/>
            </w:tabs>
            <w:spacing w:before="60" w:after="0" w:line="240" w:lineRule="auto"/>
            <w:ind w:right="0"/>
            <w:jc w:val="left"/>
          </w:pPr>
          <w:r>
            <w:t>Table20: Use Case Description 20</w:t>
          </w:r>
          <w:r>
            <w:tab/>
            <w:t>45</w:t>
          </w:r>
        </w:p>
        <w:p w14:paraId="25759959" w14:textId="77777777" w:rsidR="00DC747A" w:rsidRDefault="00000000">
          <w:pPr>
            <w:widowControl w:val="0"/>
            <w:tabs>
              <w:tab w:val="right" w:pos="9025"/>
            </w:tabs>
            <w:spacing w:before="60" w:after="0" w:line="240" w:lineRule="auto"/>
            <w:ind w:right="0"/>
            <w:jc w:val="left"/>
          </w:pPr>
          <w:r>
            <w:t>Table21: Use Case Description 21</w:t>
          </w:r>
          <w:r>
            <w:tab/>
            <w:t>46</w:t>
          </w:r>
        </w:p>
        <w:p w14:paraId="2B88C0FA" w14:textId="77777777" w:rsidR="00DC747A" w:rsidRDefault="00000000">
          <w:pPr>
            <w:widowControl w:val="0"/>
            <w:tabs>
              <w:tab w:val="right" w:pos="9025"/>
            </w:tabs>
            <w:spacing w:before="60" w:after="0" w:line="240" w:lineRule="auto"/>
            <w:ind w:right="0"/>
            <w:jc w:val="left"/>
          </w:pPr>
          <w:r>
            <w:t>Table22: Use Case Description 22</w:t>
          </w:r>
          <w:r>
            <w:tab/>
            <w:t>47</w:t>
          </w:r>
        </w:p>
        <w:p w14:paraId="386001E6" w14:textId="77777777" w:rsidR="00DC747A" w:rsidRDefault="00000000">
          <w:pPr>
            <w:widowControl w:val="0"/>
            <w:tabs>
              <w:tab w:val="right" w:pos="9025"/>
            </w:tabs>
            <w:spacing w:before="60" w:after="0" w:line="240" w:lineRule="auto"/>
            <w:ind w:right="0"/>
            <w:jc w:val="left"/>
          </w:pPr>
          <w:r>
            <w:t>Table23: Use Case Description 23</w:t>
          </w:r>
          <w:r>
            <w:tab/>
            <w:t>48</w:t>
          </w:r>
        </w:p>
        <w:p w14:paraId="5635AE8B" w14:textId="77777777" w:rsidR="00DC747A" w:rsidRDefault="00000000">
          <w:pPr>
            <w:widowControl w:val="0"/>
            <w:tabs>
              <w:tab w:val="right" w:pos="9025"/>
            </w:tabs>
            <w:spacing w:before="60" w:after="0" w:line="240" w:lineRule="auto"/>
            <w:ind w:right="0"/>
            <w:jc w:val="left"/>
          </w:pPr>
          <w:r>
            <w:t>Table24: Use Case Description 24</w:t>
          </w:r>
          <w:r>
            <w:tab/>
            <w:t>49</w:t>
          </w:r>
        </w:p>
        <w:p w14:paraId="6475EA1A" w14:textId="77777777" w:rsidR="00DC747A" w:rsidRDefault="00000000">
          <w:pPr>
            <w:widowControl w:val="0"/>
            <w:tabs>
              <w:tab w:val="right" w:pos="9025"/>
            </w:tabs>
            <w:spacing w:before="60" w:after="0" w:line="240" w:lineRule="auto"/>
            <w:ind w:right="0"/>
            <w:jc w:val="left"/>
          </w:pPr>
          <w:r>
            <w:t>Table25: Use Case Description 25</w:t>
          </w:r>
          <w:r>
            <w:tab/>
            <w:t>50</w:t>
          </w:r>
        </w:p>
        <w:p w14:paraId="1AA2DEF5" w14:textId="77777777" w:rsidR="00DC747A" w:rsidRDefault="00000000">
          <w:pPr>
            <w:widowControl w:val="0"/>
            <w:tabs>
              <w:tab w:val="right" w:pos="9025"/>
            </w:tabs>
            <w:spacing w:before="60" w:after="0" w:line="240" w:lineRule="auto"/>
            <w:ind w:right="0"/>
            <w:jc w:val="left"/>
          </w:pPr>
          <w:r>
            <w:t>Table26: Use Case Description 26</w:t>
          </w:r>
          <w:r>
            <w:tab/>
            <w:t>51</w:t>
          </w:r>
        </w:p>
        <w:p w14:paraId="75502BFA" w14:textId="77777777" w:rsidR="00DC747A" w:rsidRDefault="00000000">
          <w:pPr>
            <w:widowControl w:val="0"/>
            <w:tabs>
              <w:tab w:val="right" w:pos="9025"/>
            </w:tabs>
            <w:spacing w:before="60" w:after="0" w:line="240" w:lineRule="auto"/>
            <w:ind w:right="0"/>
            <w:jc w:val="left"/>
          </w:pPr>
          <w:r>
            <w:t>Table27: Use Case Description 27</w:t>
          </w:r>
          <w:r>
            <w:tab/>
            <w:t>52</w:t>
          </w:r>
          <w:r>
            <w:fldChar w:fldCharType="end"/>
          </w:r>
        </w:p>
      </w:sdtContent>
    </w:sdt>
    <w:p w14:paraId="1FB400E5" w14:textId="77777777" w:rsidR="00DC747A" w:rsidRDefault="00000000">
      <w:pPr>
        <w:pStyle w:val="Heading1"/>
        <w:rPr>
          <w:rFonts w:ascii="Times New Roman" w:eastAsia="Times New Roman" w:hAnsi="Times New Roman" w:cs="Times New Roman"/>
        </w:rPr>
      </w:pPr>
      <w:bookmarkStart w:id="82" w:name="_5hst7qhbp9zm" w:colFirst="0" w:colLast="0"/>
      <w:bookmarkEnd w:id="82"/>
      <w:r>
        <w:br w:type="page"/>
      </w:r>
    </w:p>
    <w:p w14:paraId="57931A65" w14:textId="77777777" w:rsidR="00DC747A" w:rsidRDefault="00000000">
      <w:pPr>
        <w:pStyle w:val="Heading1"/>
        <w:ind w:left="0"/>
        <w:rPr>
          <w:rFonts w:ascii="Times New Roman" w:eastAsia="Times New Roman" w:hAnsi="Times New Roman" w:cs="Times New Roman"/>
        </w:rPr>
      </w:pPr>
      <w:bookmarkStart w:id="83" w:name="_dx0a8no6hyoj" w:colFirst="0" w:colLast="0"/>
      <w:bookmarkEnd w:id="83"/>
      <w:r>
        <w:rPr>
          <w:rFonts w:ascii="Times New Roman" w:eastAsia="Times New Roman" w:hAnsi="Times New Roman" w:cs="Times New Roman"/>
        </w:rPr>
        <w:lastRenderedPageBreak/>
        <w:t xml:space="preserve">List of Figures </w:t>
      </w:r>
    </w:p>
    <w:p w14:paraId="4168804A" w14:textId="77777777" w:rsidR="00DC747A" w:rsidRDefault="00DC747A" w:rsidP="002E7E49">
      <w:pPr>
        <w:pPrChange w:id="84" w:author="Iman Mohamed Atef Helal" w:date="2023-10-31T18:40:00Z">
          <w:pPr>
            <w:pStyle w:val="Heading1"/>
          </w:pPr>
        </w:pPrChange>
      </w:pPr>
      <w:bookmarkStart w:id="85" w:name="_8s0ih4ys59r" w:colFirst="0" w:colLast="0"/>
      <w:bookmarkEnd w:id="85"/>
    </w:p>
    <w:sdt>
      <w:sdtPr>
        <w:id w:val="-1020469198"/>
        <w:docPartObj>
          <w:docPartGallery w:val="Table of Contents"/>
          <w:docPartUnique/>
        </w:docPartObj>
      </w:sdtPr>
      <w:sdtContent>
        <w:p w14:paraId="610E6A6D" w14:textId="77777777" w:rsidR="00DC747A" w:rsidRDefault="00000000">
          <w:pPr>
            <w:widowControl w:val="0"/>
            <w:tabs>
              <w:tab w:val="right" w:pos="9025"/>
            </w:tabs>
            <w:spacing w:before="60" w:after="0" w:line="240" w:lineRule="auto"/>
            <w:ind w:right="0"/>
            <w:jc w:val="left"/>
          </w:pPr>
          <w:r>
            <w:fldChar w:fldCharType="begin"/>
          </w:r>
          <w:r>
            <w:instrText xml:space="preserve"> TOC \h \u \z \t "Heading 1,1,Heading 2,2,Heading 3,3,Heading 4,4,Heading 5,5,Heading 6,6,"</w:instrText>
          </w:r>
          <w:r>
            <w:fldChar w:fldCharType="separate"/>
          </w:r>
          <w:r>
            <w:t>Figure1: Survey Analysis Steps</w:t>
          </w:r>
          <w:r>
            <w:tab/>
            <w:t>18</w:t>
          </w:r>
        </w:p>
        <w:p w14:paraId="0115C5BF" w14:textId="77777777" w:rsidR="00DC747A" w:rsidRDefault="00000000">
          <w:pPr>
            <w:widowControl w:val="0"/>
            <w:tabs>
              <w:tab w:val="right" w:pos="9025"/>
            </w:tabs>
            <w:spacing w:before="60" w:after="0" w:line="240" w:lineRule="auto"/>
            <w:ind w:right="0"/>
            <w:jc w:val="left"/>
          </w:pPr>
          <w:r>
            <w:t>Figure2: Survey Faculties Chart</w:t>
          </w:r>
          <w:r>
            <w:tab/>
            <w:t>19</w:t>
          </w:r>
        </w:p>
        <w:p w14:paraId="3B4FE450" w14:textId="77777777" w:rsidR="00DC747A" w:rsidRDefault="00000000">
          <w:pPr>
            <w:widowControl w:val="0"/>
            <w:tabs>
              <w:tab w:val="right" w:pos="9025"/>
            </w:tabs>
            <w:spacing w:before="60" w:after="0" w:line="240" w:lineRule="auto"/>
            <w:ind w:right="0"/>
            <w:jc w:val="left"/>
          </w:pPr>
          <w:r>
            <w:t>Figure3: Survey Universites Chart</w:t>
          </w:r>
          <w:r>
            <w:tab/>
            <w:t>19</w:t>
          </w:r>
        </w:p>
        <w:p w14:paraId="02F6A630" w14:textId="77777777" w:rsidR="00DC747A" w:rsidRDefault="00000000">
          <w:pPr>
            <w:widowControl w:val="0"/>
            <w:tabs>
              <w:tab w:val="right" w:pos="9025"/>
            </w:tabs>
            <w:spacing w:before="60" w:after="0" w:line="240" w:lineRule="auto"/>
            <w:ind w:right="0"/>
            <w:jc w:val="left"/>
          </w:pPr>
          <w:r>
            <w:t>Figure 4: Survey Student Year Chart</w:t>
          </w:r>
          <w:r>
            <w:tab/>
            <w:t xml:space="preserve">19 </w:t>
          </w:r>
        </w:p>
        <w:p w14:paraId="4B522533" w14:textId="77777777" w:rsidR="00DC747A" w:rsidRDefault="00000000">
          <w:pPr>
            <w:widowControl w:val="0"/>
            <w:tabs>
              <w:tab w:val="right" w:pos="9025"/>
            </w:tabs>
            <w:spacing w:before="60" w:after="0" w:line="240" w:lineRule="auto"/>
            <w:ind w:right="0"/>
            <w:jc w:val="left"/>
          </w:pPr>
          <w:r>
            <w:t>Figure5: Survey LMS Preference Chart</w:t>
          </w:r>
          <w:r>
            <w:tab/>
            <w:t>20</w:t>
          </w:r>
        </w:p>
        <w:p w14:paraId="296A045A" w14:textId="77777777" w:rsidR="00DC747A" w:rsidRPr="00477924" w:rsidRDefault="00000000">
          <w:pPr>
            <w:widowControl w:val="0"/>
            <w:tabs>
              <w:tab w:val="right" w:pos="9025"/>
            </w:tabs>
            <w:spacing w:before="60" w:after="0" w:line="240" w:lineRule="auto"/>
            <w:ind w:right="0"/>
            <w:jc w:val="left"/>
            <w:rPr>
              <w:lang w:val="fr-FR"/>
              <w:rPrChange w:id="86" w:author="Iman Mohamed Atef Helal" w:date="2023-10-17T10:10:00Z">
                <w:rPr/>
              </w:rPrChange>
            </w:rPr>
          </w:pPr>
          <w:r w:rsidRPr="00477924">
            <w:rPr>
              <w:lang w:val="fr-FR"/>
              <w:rPrChange w:id="87" w:author="Iman Mohamed Atef Helal" w:date="2023-10-17T10:10:00Z">
                <w:rPr/>
              </w:rPrChange>
            </w:rPr>
            <w:t>Figure6: Survey LMS Usage Comparison</w:t>
          </w:r>
          <w:r w:rsidRPr="00477924">
            <w:rPr>
              <w:lang w:val="fr-FR"/>
              <w:rPrChange w:id="88" w:author="Iman Mohamed Atef Helal" w:date="2023-10-17T10:10:00Z">
                <w:rPr/>
              </w:rPrChange>
            </w:rPr>
            <w:tab/>
            <w:t>21</w:t>
          </w:r>
        </w:p>
        <w:p w14:paraId="6335AD9C" w14:textId="77777777" w:rsidR="00DC747A" w:rsidRDefault="00000000">
          <w:pPr>
            <w:widowControl w:val="0"/>
            <w:tabs>
              <w:tab w:val="right" w:pos="9025"/>
            </w:tabs>
            <w:spacing w:before="60" w:after="0" w:line="240" w:lineRule="auto"/>
            <w:ind w:right="0"/>
            <w:jc w:val="left"/>
          </w:pPr>
          <w:r>
            <w:t>Figure7: Use Case Diagram</w:t>
          </w:r>
          <w:r>
            <w:tab/>
            <w:t>26</w:t>
          </w:r>
          <w:r>
            <w:fldChar w:fldCharType="end"/>
          </w:r>
        </w:p>
      </w:sdtContent>
    </w:sdt>
    <w:p w14:paraId="1D522D5D" w14:textId="77777777" w:rsidR="00DC747A" w:rsidRDefault="00000000">
      <w:pPr>
        <w:pStyle w:val="Heading1"/>
        <w:jc w:val="left"/>
        <w:rPr>
          <w:rFonts w:ascii="Times New Roman" w:eastAsia="Times New Roman" w:hAnsi="Times New Roman" w:cs="Times New Roman"/>
          <w:b w:val="0"/>
          <w:color w:val="000000"/>
          <w:sz w:val="24"/>
          <w:szCs w:val="24"/>
        </w:rPr>
      </w:pPr>
      <w:bookmarkStart w:id="89" w:name="_1eo3a6j52lfj" w:colFirst="0" w:colLast="0"/>
      <w:bookmarkEnd w:id="89"/>
      <w:r>
        <w:br w:type="page"/>
      </w:r>
    </w:p>
    <w:p w14:paraId="74A30DA4" w14:textId="77777777" w:rsidR="00DC747A" w:rsidRDefault="00000000">
      <w:pPr>
        <w:pStyle w:val="Heading1"/>
        <w:rPr>
          <w:rFonts w:ascii="Times New Roman" w:eastAsia="Times New Roman" w:hAnsi="Times New Roman" w:cs="Times New Roman"/>
        </w:rPr>
      </w:pPr>
      <w:bookmarkStart w:id="90" w:name="_qpt1u2tqru2e" w:colFirst="0" w:colLast="0"/>
      <w:bookmarkEnd w:id="90"/>
      <w:r>
        <w:rPr>
          <w:rFonts w:ascii="Times New Roman" w:eastAsia="Times New Roman" w:hAnsi="Times New Roman" w:cs="Times New Roman"/>
        </w:rPr>
        <w:lastRenderedPageBreak/>
        <w:t>List of Acronyms</w:t>
      </w:r>
    </w:p>
    <w:p w14:paraId="2E4F4A02" w14:textId="77777777" w:rsidR="00DC747A" w:rsidRDefault="00DC747A">
      <w:pPr>
        <w:jc w:val="left"/>
      </w:pPr>
    </w:p>
    <w:tbl>
      <w:tblPr>
        <w:tblStyle w:val="a0"/>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575"/>
      </w:tblGrid>
      <w:tr w:rsidR="00DC747A" w14:paraId="3D1337C9"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32D70B44" w14:textId="77777777" w:rsidR="00DC747A" w:rsidRDefault="00000000">
            <w:pPr>
              <w:widowControl w:val="0"/>
              <w:pBdr>
                <w:top w:val="nil"/>
                <w:left w:val="nil"/>
                <w:bottom w:val="nil"/>
                <w:right w:val="nil"/>
                <w:between w:val="nil"/>
              </w:pBdr>
              <w:spacing w:before="0" w:after="0" w:line="240" w:lineRule="auto"/>
              <w:ind w:left="0" w:right="0"/>
              <w:jc w:val="center"/>
              <w:rPr>
                <w:b/>
                <w:sz w:val="26"/>
                <w:szCs w:val="26"/>
              </w:rPr>
            </w:pPr>
            <w:r>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ED7EFB0" w14:textId="77777777" w:rsidR="00DC747A" w:rsidRDefault="00000000">
            <w:pPr>
              <w:widowControl w:val="0"/>
              <w:pBdr>
                <w:top w:val="nil"/>
                <w:left w:val="nil"/>
                <w:bottom w:val="nil"/>
                <w:right w:val="nil"/>
                <w:between w:val="nil"/>
              </w:pBdr>
              <w:spacing w:before="0" w:after="0" w:line="240" w:lineRule="auto"/>
              <w:ind w:left="0" w:right="0"/>
              <w:jc w:val="center"/>
              <w:rPr>
                <w:b/>
                <w:sz w:val="26"/>
                <w:szCs w:val="26"/>
              </w:rPr>
            </w:pPr>
            <w:r>
              <w:rPr>
                <w:b/>
                <w:sz w:val="26"/>
                <w:szCs w:val="26"/>
              </w:rPr>
              <w:t>Stands for</w:t>
            </w:r>
          </w:p>
        </w:tc>
      </w:tr>
      <w:tr w:rsidR="00DC747A" w14:paraId="18EF31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54FF5CF" w14:textId="77777777" w:rsidR="00DC747A" w:rsidRDefault="00000000">
            <w:pPr>
              <w:widowControl w:val="0"/>
              <w:pBdr>
                <w:top w:val="nil"/>
                <w:left w:val="nil"/>
                <w:bottom w:val="nil"/>
                <w:right w:val="nil"/>
                <w:between w:val="nil"/>
              </w:pBdr>
              <w:spacing w:before="0" w:after="0" w:line="240" w:lineRule="auto"/>
              <w:ind w:left="0" w:right="0"/>
              <w:jc w:val="center"/>
            </w:pPr>
            <w:commentRangeStart w:id="91"/>
            <w:r>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795CD3C" w14:textId="77777777" w:rsidR="00DC747A" w:rsidRDefault="00000000">
            <w:pPr>
              <w:widowControl w:val="0"/>
              <w:pBdr>
                <w:top w:val="nil"/>
                <w:left w:val="nil"/>
                <w:bottom w:val="nil"/>
                <w:right w:val="nil"/>
                <w:between w:val="nil"/>
              </w:pBdr>
              <w:spacing w:before="0" w:after="0" w:line="240" w:lineRule="auto"/>
              <w:ind w:left="0" w:right="0"/>
              <w:jc w:val="center"/>
            </w:pPr>
            <w:r>
              <w:t>Learning Management System</w:t>
            </w:r>
            <w:commentRangeEnd w:id="91"/>
            <w:r w:rsidR="00522D2D">
              <w:rPr>
                <w:rStyle w:val="CommentReference"/>
              </w:rPr>
              <w:commentReference w:id="91"/>
            </w:r>
          </w:p>
        </w:tc>
      </w:tr>
      <w:tr w:rsidR="00DC747A" w14:paraId="1561133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B55042C" w14:textId="09BA2591" w:rsidR="00DC747A" w:rsidRDefault="00522D2D">
            <w:pPr>
              <w:widowControl w:val="0"/>
              <w:pBdr>
                <w:top w:val="nil"/>
                <w:left w:val="nil"/>
                <w:bottom w:val="nil"/>
                <w:right w:val="nil"/>
                <w:between w:val="nil"/>
              </w:pBdr>
              <w:spacing w:before="0" w:after="0" w:line="240" w:lineRule="auto"/>
              <w:ind w:left="0" w:right="0"/>
              <w:jc w:val="center"/>
            </w:pPr>
            <w:ins w:id="92" w:author="Iman Mohamed Atef Helal" w:date="2023-10-31T18:33:00Z">
              <w:r>
                <w:t>COVID-19</w:t>
              </w:r>
            </w:ins>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78DC8E6" w14:textId="08886CFC" w:rsidR="00DC747A" w:rsidRDefault="002E7E49">
            <w:pPr>
              <w:widowControl w:val="0"/>
              <w:pBdr>
                <w:top w:val="nil"/>
                <w:left w:val="nil"/>
                <w:bottom w:val="nil"/>
                <w:right w:val="nil"/>
                <w:between w:val="nil"/>
              </w:pBdr>
              <w:spacing w:before="0" w:after="0" w:line="240" w:lineRule="auto"/>
              <w:ind w:left="0" w:right="0"/>
              <w:jc w:val="center"/>
            </w:pPr>
            <w:ins w:id="93" w:author="Iman Mohamed Atef Helal" w:date="2023-10-31T18:41:00Z">
              <w:r w:rsidRPr="002E7E49">
                <w:t>Coronavirus disease 2019</w:t>
              </w:r>
            </w:ins>
          </w:p>
        </w:tc>
      </w:tr>
      <w:tr w:rsidR="00DC747A" w14:paraId="40001887"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82C1CBF" w14:textId="033143C0" w:rsidR="00DC747A" w:rsidRDefault="002E7E49">
            <w:pPr>
              <w:widowControl w:val="0"/>
              <w:pBdr>
                <w:top w:val="nil"/>
                <w:left w:val="nil"/>
                <w:bottom w:val="nil"/>
                <w:right w:val="nil"/>
                <w:between w:val="nil"/>
              </w:pBdr>
              <w:spacing w:before="0" w:after="0" w:line="240" w:lineRule="auto"/>
              <w:ind w:left="0" w:right="0"/>
              <w:jc w:val="center"/>
            </w:pPr>
            <w:ins w:id="94" w:author="Iman Mohamed Atef Helal" w:date="2023-10-31T18:39:00Z">
              <w:r>
                <w:t>SWOT</w:t>
              </w:r>
            </w:ins>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F57A274" w14:textId="3B8D9B42" w:rsidR="00DC747A" w:rsidRDefault="002E7E49">
            <w:pPr>
              <w:widowControl w:val="0"/>
              <w:pBdr>
                <w:top w:val="nil"/>
                <w:left w:val="nil"/>
                <w:bottom w:val="nil"/>
                <w:right w:val="nil"/>
                <w:between w:val="nil"/>
              </w:pBdr>
              <w:spacing w:before="0" w:after="0" w:line="240" w:lineRule="auto"/>
              <w:ind w:left="0" w:right="0"/>
              <w:jc w:val="center"/>
            </w:pPr>
            <w:ins w:id="95" w:author="Iman Mohamed Atef Helal" w:date="2023-10-31T18:40:00Z">
              <w:r>
                <w:t>Strengths, Weaknesses, Opportunities, Threats</w:t>
              </w:r>
            </w:ins>
          </w:p>
        </w:tc>
      </w:tr>
      <w:tr w:rsidR="00DC747A" w14:paraId="795D686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B9CB75" w14:textId="373F9E64" w:rsidR="00DC747A" w:rsidRDefault="002E7E49">
            <w:pPr>
              <w:widowControl w:val="0"/>
              <w:pBdr>
                <w:top w:val="nil"/>
                <w:left w:val="nil"/>
                <w:bottom w:val="nil"/>
                <w:right w:val="nil"/>
                <w:between w:val="nil"/>
              </w:pBdr>
              <w:spacing w:before="0" w:after="0" w:line="240" w:lineRule="auto"/>
              <w:ind w:left="0" w:right="0"/>
              <w:jc w:val="center"/>
            </w:pPr>
            <w:proofErr w:type="spellStart"/>
            <w:ins w:id="96" w:author="Iman Mohamed Atef Helal" w:date="2023-10-31T18:40:00Z">
              <w:r>
                <w:t>Ar</w:t>
              </w:r>
            </w:ins>
            <w:proofErr w:type="spellEnd"/>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8BF2E3C" w14:textId="2A90841A" w:rsidR="00DC747A" w:rsidRDefault="002E7E49">
            <w:pPr>
              <w:widowControl w:val="0"/>
              <w:pBdr>
                <w:top w:val="nil"/>
                <w:left w:val="nil"/>
                <w:bottom w:val="nil"/>
                <w:right w:val="nil"/>
                <w:between w:val="nil"/>
              </w:pBdr>
              <w:spacing w:before="0" w:after="0" w:line="240" w:lineRule="auto"/>
              <w:ind w:left="0" w:right="0"/>
              <w:jc w:val="center"/>
            </w:pPr>
            <w:ins w:id="97" w:author="Iman Mohamed Atef Helal" w:date="2023-10-31T18:40:00Z">
              <w:r>
                <w:t>Arabic</w:t>
              </w:r>
            </w:ins>
          </w:p>
        </w:tc>
      </w:tr>
      <w:tr w:rsidR="00DC747A" w14:paraId="45DC82E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F7AD82A" w14:textId="14419446" w:rsidR="00DC747A" w:rsidRDefault="002E7E49">
            <w:pPr>
              <w:widowControl w:val="0"/>
              <w:pBdr>
                <w:top w:val="nil"/>
                <w:left w:val="nil"/>
                <w:bottom w:val="nil"/>
                <w:right w:val="nil"/>
                <w:between w:val="nil"/>
              </w:pBdr>
              <w:spacing w:before="0" w:after="0" w:line="240" w:lineRule="auto"/>
              <w:ind w:left="0" w:right="0"/>
              <w:jc w:val="center"/>
            </w:pPr>
            <w:ins w:id="98" w:author="Iman Mohamed Atef Helal" w:date="2023-10-31T18:40:00Z">
              <w:r>
                <w:t>En</w:t>
              </w:r>
            </w:ins>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6C38544" w14:textId="45819BBF" w:rsidR="00DC747A" w:rsidRDefault="002E7E49">
            <w:pPr>
              <w:widowControl w:val="0"/>
              <w:pBdr>
                <w:top w:val="nil"/>
                <w:left w:val="nil"/>
                <w:bottom w:val="nil"/>
                <w:right w:val="nil"/>
                <w:between w:val="nil"/>
              </w:pBdr>
              <w:spacing w:before="0" w:after="0" w:line="240" w:lineRule="auto"/>
              <w:ind w:left="0" w:right="0"/>
              <w:jc w:val="center"/>
            </w:pPr>
            <w:ins w:id="99" w:author="Iman Mohamed Atef Helal" w:date="2023-10-31T18:40:00Z">
              <w:r>
                <w:t>English</w:t>
              </w:r>
            </w:ins>
          </w:p>
        </w:tc>
      </w:tr>
      <w:tr w:rsidR="00DC747A" w14:paraId="16111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3795D146"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8A349D"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457DF9E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8C9A4E7"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AC7FE91"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350CE52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CE93571"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9B3E2B3"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60331FDA"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ABF5013"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6FB302"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31BC125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59DD04"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680AEBB"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6257EF2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717E48E"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A7CC5E"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5305817A"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27E0C5F"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8AD7F9E"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0C65C87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544FE30"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2D83B40"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634AE42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37C92CC4"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BC72E60"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754329D6"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B20813E"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0AFAC5" w14:textId="77777777" w:rsidR="00DC747A" w:rsidRDefault="00DC747A">
            <w:pPr>
              <w:widowControl w:val="0"/>
              <w:pBdr>
                <w:top w:val="nil"/>
                <w:left w:val="nil"/>
                <w:bottom w:val="nil"/>
                <w:right w:val="nil"/>
                <w:between w:val="nil"/>
              </w:pBdr>
              <w:spacing w:before="0" w:after="0" w:line="240" w:lineRule="auto"/>
              <w:ind w:left="0" w:right="0"/>
              <w:jc w:val="center"/>
            </w:pPr>
          </w:p>
        </w:tc>
      </w:tr>
      <w:tr w:rsidR="00DC747A" w14:paraId="6AB5AE05"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CA8E184" w14:textId="77777777" w:rsidR="00DC747A" w:rsidRDefault="00DC747A">
            <w:pPr>
              <w:widowControl w:val="0"/>
              <w:pBdr>
                <w:top w:val="nil"/>
                <w:left w:val="nil"/>
                <w:bottom w:val="nil"/>
                <w:right w:val="nil"/>
                <w:between w:val="nil"/>
              </w:pBdr>
              <w:spacing w:before="0" w:after="0" w:line="240" w:lineRule="auto"/>
              <w:ind w:left="0"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E058A5" w14:textId="77777777" w:rsidR="00DC747A" w:rsidRDefault="00DC747A">
            <w:pPr>
              <w:widowControl w:val="0"/>
              <w:pBdr>
                <w:top w:val="nil"/>
                <w:left w:val="nil"/>
                <w:bottom w:val="nil"/>
                <w:right w:val="nil"/>
                <w:between w:val="nil"/>
              </w:pBdr>
              <w:spacing w:before="0" w:after="0" w:line="240" w:lineRule="auto"/>
              <w:ind w:left="0" w:right="0"/>
              <w:jc w:val="center"/>
            </w:pPr>
          </w:p>
        </w:tc>
      </w:tr>
    </w:tbl>
    <w:p w14:paraId="56E1EE3A" w14:textId="77777777" w:rsidR="00DC747A" w:rsidRDefault="00DC747A">
      <w:pPr>
        <w:jc w:val="left"/>
      </w:pPr>
    </w:p>
    <w:p w14:paraId="347CFCF0" w14:textId="77777777" w:rsidR="00DC747A" w:rsidRDefault="00000000">
      <w:pPr>
        <w:pStyle w:val="Heading1"/>
        <w:rPr>
          <w:rFonts w:ascii="Times New Roman" w:eastAsia="Times New Roman" w:hAnsi="Times New Roman" w:cs="Times New Roman"/>
        </w:rPr>
      </w:pPr>
      <w:bookmarkStart w:id="100" w:name="_t10xkkcr1xpq" w:colFirst="0" w:colLast="0"/>
      <w:bookmarkEnd w:id="100"/>
      <w:r>
        <w:br w:type="page"/>
      </w:r>
    </w:p>
    <w:p w14:paraId="3A00632C" w14:textId="77777777" w:rsidR="00DC747A" w:rsidRDefault="00000000" w:rsidP="00522D2D">
      <w:pPr>
        <w:pStyle w:val="Heading1"/>
        <w:ind w:left="720"/>
        <w:rPr>
          <w:rFonts w:ascii="Times New Roman" w:eastAsia="Times New Roman" w:hAnsi="Times New Roman" w:cs="Times New Roman"/>
        </w:rPr>
        <w:pPrChange w:id="101" w:author="Iman Mohamed Atef Helal" w:date="2023-10-31T18:34:00Z">
          <w:pPr>
            <w:pStyle w:val="Heading1"/>
          </w:pPr>
        </w:pPrChange>
      </w:pPr>
      <w:bookmarkStart w:id="102" w:name="_h5wy15s760p" w:colFirst="0" w:colLast="0"/>
      <w:bookmarkEnd w:id="102"/>
      <w:commentRangeStart w:id="103"/>
      <w:r>
        <w:rPr>
          <w:rFonts w:ascii="Times New Roman" w:eastAsia="Times New Roman" w:hAnsi="Times New Roman" w:cs="Times New Roman"/>
        </w:rPr>
        <w:lastRenderedPageBreak/>
        <w:t>Chapter 1: Introduction of the Project and its Vision</w:t>
      </w:r>
      <w:del w:id="104" w:author="Iman Mohamed Atef Helal" w:date="2023-10-31T18:36:00Z">
        <w:r w:rsidDel="00522D2D">
          <w:rPr>
            <w:rFonts w:ascii="Times New Roman" w:eastAsia="Times New Roman" w:hAnsi="Times New Roman" w:cs="Times New Roman"/>
          </w:rPr>
          <w:delText>.</w:delText>
        </w:r>
      </w:del>
      <w:commentRangeEnd w:id="103"/>
      <w:r w:rsidR="00CB34ED">
        <w:rPr>
          <w:rStyle w:val="CommentReference"/>
          <w:rFonts w:ascii="Times New Roman" w:eastAsia="Times New Roman" w:hAnsi="Times New Roman" w:cs="Times New Roman"/>
          <w:b w:val="0"/>
        </w:rPr>
        <w:commentReference w:id="103"/>
      </w:r>
    </w:p>
    <w:p w14:paraId="3BE95C9C" w14:textId="77777777" w:rsidR="00DC747A" w:rsidRDefault="00000000" w:rsidP="00522D2D">
      <w:pPr>
        <w:pStyle w:val="Heading2"/>
        <w:ind w:left="180"/>
        <w:rPr>
          <w:rFonts w:ascii="Times New Roman" w:eastAsia="Times New Roman" w:hAnsi="Times New Roman" w:cs="Times New Roman"/>
        </w:rPr>
        <w:pPrChange w:id="105" w:author="Iman Mohamed Atef Helal" w:date="2023-10-31T18:34:00Z">
          <w:pPr>
            <w:pStyle w:val="Heading2"/>
          </w:pPr>
        </w:pPrChange>
      </w:pPr>
      <w:bookmarkStart w:id="106" w:name="_3znysh7" w:colFirst="0" w:colLast="0"/>
      <w:bookmarkEnd w:id="106"/>
      <w:r>
        <w:rPr>
          <w:rFonts w:ascii="Times New Roman" w:eastAsia="Times New Roman" w:hAnsi="Times New Roman" w:cs="Times New Roman"/>
        </w:rPr>
        <w:t>1.1 Background and Motivation</w:t>
      </w:r>
    </w:p>
    <w:p w14:paraId="0292AD69" w14:textId="77777777" w:rsidR="00DC747A" w:rsidRDefault="00000000" w:rsidP="00522D2D">
      <w:pPr>
        <w:ind w:left="0" w:right="302" w:firstLine="288"/>
        <w:pPrChange w:id="107" w:author="Iman Mohamed Atef Helal" w:date="2023-10-31T18:35:00Z">
          <w:pPr>
            <w:pBdr>
              <w:top w:val="nil"/>
              <w:left w:val="nil"/>
              <w:bottom w:val="nil"/>
              <w:right w:val="nil"/>
              <w:between w:val="nil"/>
            </w:pBdr>
          </w:pPr>
        </w:pPrChange>
      </w:pPr>
      <w: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5013355D" w14:textId="77777777" w:rsidR="00DC747A" w:rsidRDefault="00000000" w:rsidP="00522D2D">
      <w:pPr>
        <w:pStyle w:val="Heading2"/>
        <w:ind w:left="180"/>
        <w:rPr>
          <w:rFonts w:ascii="Times New Roman" w:eastAsia="Times New Roman" w:hAnsi="Times New Roman" w:cs="Times New Roman"/>
        </w:rPr>
        <w:pPrChange w:id="108" w:author="Iman Mohamed Atef Helal" w:date="2023-10-31T18:34:00Z">
          <w:pPr>
            <w:pStyle w:val="Heading2"/>
          </w:pPr>
        </w:pPrChange>
      </w:pPr>
      <w:bookmarkStart w:id="109" w:name="_mp7zcqhjqu8u" w:colFirst="0" w:colLast="0"/>
      <w:bookmarkEnd w:id="109"/>
      <w:r>
        <w:rPr>
          <w:rFonts w:ascii="Times New Roman" w:eastAsia="Times New Roman" w:hAnsi="Times New Roman" w:cs="Times New Roman"/>
        </w:rPr>
        <w:t>1.2 Problem Statement</w:t>
      </w:r>
    </w:p>
    <w:p w14:paraId="0BF30EAD" w14:textId="77777777" w:rsidR="00DC747A" w:rsidRDefault="00000000" w:rsidP="00522D2D">
      <w:pPr>
        <w:ind w:left="0" w:right="302" w:firstLine="288"/>
        <w:pPrChange w:id="110" w:author="Iman Mohamed Atef Helal" w:date="2023-10-31T18:35:00Z">
          <w:pPr>
            <w:pBdr>
              <w:top w:val="nil"/>
              <w:left w:val="nil"/>
              <w:bottom w:val="nil"/>
              <w:right w:val="nil"/>
              <w:between w:val="nil"/>
            </w:pBdr>
          </w:pPr>
        </w:pPrChange>
      </w:pPr>
      <w:r>
        <w:t>The present problem is the lack of LMS and proper LMS usage in the Egyptian market which hinders the progress and user experience of many learners which opens the way for the creation of new LMSs catered to the Egyptian/Arabic population.</w:t>
      </w:r>
    </w:p>
    <w:p w14:paraId="0686BDD2" w14:textId="77777777" w:rsidR="00DC747A" w:rsidRDefault="00000000" w:rsidP="00522D2D">
      <w:pPr>
        <w:pStyle w:val="Heading2"/>
        <w:ind w:left="180"/>
        <w:rPr>
          <w:rFonts w:ascii="Times New Roman" w:eastAsia="Times New Roman" w:hAnsi="Times New Roman" w:cs="Times New Roman"/>
        </w:rPr>
        <w:pPrChange w:id="111" w:author="Iman Mohamed Atef Helal" w:date="2023-10-31T18:34:00Z">
          <w:pPr>
            <w:pStyle w:val="Heading2"/>
          </w:pPr>
        </w:pPrChange>
      </w:pPr>
      <w:bookmarkStart w:id="112" w:name="_6zgbbghf7eyv" w:colFirst="0" w:colLast="0"/>
      <w:bookmarkEnd w:id="112"/>
      <w:r>
        <w:rPr>
          <w:rFonts w:ascii="Times New Roman" w:eastAsia="Times New Roman" w:hAnsi="Times New Roman" w:cs="Times New Roman"/>
        </w:rPr>
        <w:t>1.3 Objectives</w:t>
      </w:r>
    </w:p>
    <w:p w14:paraId="7A2CD2E3" w14:textId="6B78AE9A" w:rsidR="00DC747A" w:rsidRDefault="00000000" w:rsidP="00522D2D">
      <w:pPr>
        <w:ind w:left="0" w:right="302" w:firstLine="288"/>
        <w:pPrChange w:id="113" w:author="Iman Mohamed Atef Helal" w:date="2023-10-31T18:35:00Z">
          <w:pPr/>
        </w:pPrChange>
      </w:pPr>
      <w:r>
        <w:t xml:space="preserve">Our team's objective and vision </w:t>
      </w:r>
      <w:proofErr w:type="gramStart"/>
      <w:r>
        <w:t>is</w:t>
      </w:r>
      <w:proofErr w:type="gramEnd"/>
      <w:r>
        <w:t xml:space="preserve"> to create an e-learning platform that provides a perfect learning environment for students, teaching staff, and management. We aim to create a platform that is easy to </w:t>
      </w:r>
      <w:del w:id="114" w:author="Iman Mohamed Atef Helal" w:date="2023-10-31T18:36:00Z">
        <w:r w:rsidDel="00522D2D">
          <w:delText>use, and</w:delText>
        </w:r>
      </w:del>
      <w:ins w:id="115" w:author="Iman Mohamed Atef Helal" w:date="2023-10-31T18:36:00Z">
        <w:r w:rsidR="00522D2D">
          <w:t>use,</w:t>
        </w:r>
      </w:ins>
      <w:r>
        <w:t xml:space="preserve"> customizable and provides all the necessary tools for learners and educators to succeed.</w:t>
      </w:r>
    </w:p>
    <w:p w14:paraId="24A3581C" w14:textId="77777777" w:rsidR="00DC747A" w:rsidRDefault="00000000" w:rsidP="00522D2D">
      <w:pPr>
        <w:numPr>
          <w:ilvl w:val="0"/>
          <w:numId w:val="12"/>
        </w:numPr>
        <w:ind w:left="360"/>
        <w:pPrChange w:id="116" w:author="Iman Mohamed Atef Helal" w:date="2023-10-31T18:36:00Z">
          <w:pPr>
            <w:numPr>
              <w:numId w:val="12"/>
            </w:numPr>
            <w:ind w:left="720" w:hanging="360"/>
          </w:pPr>
        </w:pPrChange>
      </w:pPr>
      <w:r>
        <w:t>For students, we envision a platform that acts as their personal repository containing all their studying material and all the tools they need to succeed in their specific field of study.</w:t>
      </w:r>
    </w:p>
    <w:p w14:paraId="2977F793" w14:textId="77777777" w:rsidR="00DC747A" w:rsidRDefault="00000000" w:rsidP="00522D2D">
      <w:pPr>
        <w:numPr>
          <w:ilvl w:val="0"/>
          <w:numId w:val="12"/>
        </w:numPr>
        <w:ind w:left="360"/>
        <w:pPrChange w:id="117" w:author="Iman Mohamed Atef Helal" w:date="2023-10-31T18:36:00Z">
          <w:pPr>
            <w:numPr>
              <w:numId w:val="12"/>
            </w:numPr>
            <w:ind w:left="720" w:hanging="360"/>
          </w:pPr>
        </w:pPrChange>
      </w:pPr>
      <w:r>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7A618E3A" w14:textId="77777777" w:rsidR="00DC747A" w:rsidRDefault="00000000" w:rsidP="00522D2D">
      <w:pPr>
        <w:numPr>
          <w:ilvl w:val="0"/>
          <w:numId w:val="12"/>
        </w:numPr>
        <w:ind w:left="360"/>
        <w:pPrChange w:id="118" w:author="Iman Mohamed Atef Helal" w:date="2023-10-31T18:36:00Z">
          <w:pPr>
            <w:numPr>
              <w:numId w:val="12"/>
            </w:numPr>
            <w:ind w:left="720" w:hanging="360"/>
          </w:pPr>
        </w:pPrChange>
      </w:pPr>
      <w:r>
        <w:t>For management, we aim to provide an analytical platform that enables them to review and evaluate their teaching staff and courses, providing a data-driven approach to decision-making.</w:t>
      </w:r>
    </w:p>
    <w:p w14:paraId="0B9A4062" w14:textId="2EA2FD77" w:rsidR="00DC747A" w:rsidDel="00522D2D" w:rsidRDefault="00DC747A" w:rsidP="00522D2D">
      <w:pPr>
        <w:ind w:left="1080"/>
        <w:rPr>
          <w:del w:id="119" w:author="Iman Mohamed Atef Helal" w:date="2023-10-31T18:34:00Z"/>
        </w:rPr>
        <w:pPrChange w:id="120" w:author="Iman Mohamed Atef Helal" w:date="2023-10-31T18:34:00Z">
          <w:pPr>
            <w:ind w:left="0"/>
          </w:pPr>
        </w:pPrChange>
      </w:pPr>
    </w:p>
    <w:p w14:paraId="37A4A613" w14:textId="3E1C6971" w:rsidR="00DC747A" w:rsidDel="00522D2D" w:rsidRDefault="00DC747A" w:rsidP="00522D2D">
      <w:pPr>
        <w:ind w:left="1080"/>
        <w:rPr>
          <w:del w:id="121" w:author="Iman Mohamed Atef Helal" w:date="2023-10-31T18:33:00Z"/>
        </w:rPr>
        <w:pPrChange w:id="122" w:author="Iman Mohamed Atef Helal" w:date="2023-10-31T18:34:00Z">
          <w:pPr>
            <w:ind w:left="0"/>
          </w:pPr>
        </w:pPrChange>
      </w:pPr>
    </w:p>
    <w:p w14:paraId="428402C4" w14:textId="40980FE0" w:rsidR="00DC747A" w:rsidDel="00522D2D" w:rsidRDefault="00DC747A" w:rsidP="00522D2D">
      <w:pPr>
        <w:ind w:left="1080"/>
        <w:rPr>
          <w:del w:id="123" w:author="Iman Mohamed Atef Helal" w:date="2023-10-31T18:33:00Z"/>
        </w:rPr>
        <w:pPrChange w:id="124" w:author="Iman Mohamed Atef Helal" w:date="2023-10-31T18:34:00Z">
          <w:pPr>
            <w:ind w:left="0"/>
          </w:pPr>
        </w:pPrChange>
      </w:pPr>
    </w:p>
    <w:p w14:paraId="5D6AE734" w14:textId="7B6FB003" w:rsidR="00DC747A" w:rsidDel="00522D2D" w:rsidRDefault="00DC747A" w:rsidP="00522D2D">
      <w:pPr>
        <w:ind w:left="1080"/>
        <w:rPr>
          <w:del w:id="125" w:author="Iman Mohamed Atef Helal" w:date="2023-10-31T18:33:00Z"/>
        </w:rPr>
        <w:pPrChange w:id="126" w:author="Iman Mohamed Atef Helal" w:date="2023-10-31T18:34:00Z">
          <w:pPr>
            <w:ind w:left="0"/>
          </w:pPr>
        </w:pPrChange>
      </w:pPr>
    </w:p>
    <w:p w14:paraId="69349319" w14:textId="77777777" w:rsidR="00DC747A" w:rsidRDefault="00000000" w:rsidP="00522D2D">
      <w:pPr>
        <w:pStyle w:val="Heading2"/>
        <w:ind w:left="180"/>
        <w:rPr>
          <w:rFonts w:ascii="Times New Roman" w:eastAsia="Times New Roman" w:hAnsi="Times New Roman" w:cs="Times New Roman"/>
        </w:rPr>
        <w:pPrChange w:id="127" w:author="Iman Mohamed Atef Helal" w:date="2023-10-31T18:34:00Z">
          <w:pPr>
            <w:pStyle w:val="Heading2"/>
          </w:pPr>
        </w:pPrChange>
      </w:pPr>
      <w:bookmarkStart w:id="128" w:name="_rwwk16mgyblk" w:colFirst="0" w:colLast="0"/>
      <w:bookmarkEnd w:id="128"/>
      <w:r>
        <w:rPr>
          <w:rFonts w:ascii="Times New Roman" w:eastAsia="Times New Roman" w:hAnsi="Times New Roman" w:cs="Times New Roman"/>
        </w:rPr>
        <w:t>1.4 Project Scope and Limitations</w:t>
      </w:r>
    </w:p>
    <w:p w14:paraId="20FC24CA" w14:textId="77777777" w:rsidR="00DC747A" w:rsidRDefault="00000000" w:rsidP="00522D2D">
      <w:pPr>
        <w:ind w:left="0" w:right="302" w:firstLine="288"/>
        <w:pPrChange w:id="129" w:author="Iman Mohamed Atef Helal" w:date="2023-10-31T18:36:00Z">
          <w:pPr/>
        </w:pPrChange>
      </w:pPr>
      <w:r>
        <w:t>The Current agreed scope is an LMS that covers students' accessibility to content and their user experience, covers teachers' needs for easy-to-modify and manage live courses, and lastly covers the administration's needs for an easy-to-use interface to pull relevant data and analyze it.</w:t>
      </w:r>
    </w:p>
    <w:p w14:paraId="041C12C8" w14:textId="1B4F0FEB" w:rsidR="00DC747A" w:rsidRDefault="00000000" w:rsidP="00522D2D">
      <w:pPr>
        <w:ind w:left="0" w:right="302" w:firstLine="288"/>
        <w:pPrChange w:id="130" w:author="Iman Mohamed Atef Helal" w:date="2023-10-31T18:36:00Z">
          <w:pPr/>
        </w:pPrChange>
      </w:pPr>
      <w:r>
        <w:t>All other subjects that do</w:t>
      </w:r>
      <w:ins w:id="131" w:author="Iman Mohamed Atef Helal" w:date="2023-10-31T18:36:00Z">
        <w:r w:rsidR="00522D2D">
          <w:t xml:space="preserve"> </w:t>
        </w:r>
      </w:ins>
      <w:del w:id="132" w:author="Iman Mohamed Atef Helal" w:date="2023-10-31T18:36:00Z">
        <w:r w:rsidDel="00522D2D">
          <w:delText xml:space="preserve">n’t </w:delText>
        </w:r>
      </w:del>
      <w:ins w:id="133" w:author="Iman Mohamed Atef Helal" w:date="2023-10-31T18:36:00Z">
        <w:r w:rsidR="00522D2D">
          <w:t>n</w:t>
        </w:r>
        <w:r w:rsidR="00522D2D">
          <w:t>o</w:t>
        </w:r>
        <w:r w:rsidR="00522D2D">
          <w:t xml:space="preserve">t </w:t>
        </w:r>
      </w:ins>
      <w:r>
        <w:t xml:space="preserve">directly fall under those 3 categories are outside the scope of starting the project, for example, customized learning paths for each student, AI assistance, and video conferencing. </w:t>
      </w:r>
    </w:p>
    <w:p w14:paraId="44093B61" w14:textId="77777777" w:rsidR="00DC747A" w:rsidRDefault="00000000" w:rsidP="00522D2D">
      <w:pPr>
        <w:ind w:left="0" w:right="302" w:firstLine="288"/>
        <w:pPrChange w:id="134" w:author="Iman Mohamed Atef Helal" w:date="2023-10-31T18:36:00Z">
          <w:pPr/>
        </w:pPrChange>
      </w:pPr>
      <w:r>
        <w:lastRenderedPageBreak/>
        <w:t>Some limitations of this project are its system requirements as LMSs need optimized services to allow thousands of students to connect at the same time, thus some hardware limitations may be specified depending on the chosen architecture.</w:t>
      </w:r>
    </w:p>
    <w:p w14:paraId="3137BEF9" w14:textId="77777777" w:rsidR="00DC747A" w:rsidRDefault="00000000" w:rsidP="00522D2D">
      <w:pPr>
        <w:pStyle w:val="Heading2"/>
        <w:ind w:left="180"/>
        <w:rPr>
          <w:ins w:id="135" w:author="Iman Mohamed Atef Helal" w:date="2023-10-31T18:34:00Z"/>
          <w:rFonts w:ascii="Times New Roman" w:eastAsia="Times New Roman" w:hAnsi="Times New Roman" w:cs="Times New Roman"/>
        </w:rPr>
      </w:pPr>
      <w:bookmarkStart w:id="136" w:name="_nwfucq934vby" w:colFirst="0" w:colLast="0"/>
      <w:bookmarkEnd w:id="136"/>
      <w:r>
        <w:rPr>
          <w:rFonts w:ascii="Times New Roman" w:eastAsia="Times New Roman" w:hAnsi="Times New Roman" w:cs="Times New Roman"/>
        </w:rPr>
        <w:t>1.5 Project Initial Timeline and Workload</w:t>
      </w:r>
    </w:p>
    <w:p w14:paraId="180643D6" w14:textId="230E3637" w:rsidR="00522D2D" w:rsidRPr="00522D2D" w:rsidRDefault="00522D2D" w:rsidP="00522D2D">
      <w:pPr>
        <w:ind w:left="0" w:right="302" w:firstLine="288"/>
        <w:pPrChange w:id="137" w:author="Iman Mohamed Atef Helal" w:date="2023-10-31T18:36:00Z">
          <w:pPr>
            <w:pStyle w:val="Heading2"/>
          </w:pPr>
        </w:pPrChange>
      </w:pPr>
      <w:ins w:id="138" w:author="Iman Mohamed Atef Helal" w:date="2023-10-31T18:34:00Z">
        <w:r>
          <w:t>Missing</w:t>
        </w:r>
      </w:ins>
    </w:p>
    <w:p w14:paraId="42A61BEA" w14:textId="77777777" w:rsidR="00DC747A" w:rsidRDefault="00000000" w:rsidP="00522D2D">
      <w:pPr>
        <w:pStyle w:val="Heading2"/>
        <w:ind w:left="180"/>
        <w:rPr>
          <w:rFonts w:ascii="Times New Roman" w:eastAsia="Times New Roman" w:hAnsi="Times New Roman" w:cs="Times New Roman"/>
        </w:rPr>
        <w:pPrChange w:id="139" w:author="Iman Mohamed Atef Helal" w:date="2023-10-31T18:34:00Z">
          <w:pPr>
            <w:pStyle w:val="Heading2"/>
          </w:pPr>
        </w:pPrChange>
      </w:pPr>
      <w:bookmarkStart w:id="140" w:name="_1lys4p5c9spa" w:colFirst="0" w:colLast="0"/>
      <w:bookmarkEnd w:id="140"/>
      <w:r>
        <w:rPr>
          <w:rFonts w:ascii="Times New Roman" w:eastAsia="Times New Roman" w:hAnsi="Times New Roman" w:cs="Times New Roman"/>
        </w:rPr>
        <w:t xml:space="preserve">1.6 Project Methodology </w:t>
      </w:r>
    </w:p>
    <w:p w14:paraId="7989C874" w14:textId="77777777" w:rsidR="00DC747A" w:rsidRDefault="00000000" w:rsidP="00522D2D">
      <w:pPr>
        <w:ind w:left="0" w:right="302" w:firstLine="288"/>
        <w:pPrChange w:id="141" w:author="Iman Mohamed Atef Helal" w:date="2023-10-31T18:36:00Z">
          <w:pPr/>
        </w:pPrChange>
      </w:pPr>
      <w:r>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35DC1249" w14:textId="77777777" w:rsidR="00DC747A" w:rsidRDefault="00000000" w:rsidP="00522D2D">
      <w:pPr>
        <w:pStyle w:val="Heading2"/>
        <w:ind w:left="180"/>
        <w:rPr>
          <w:rFonts w:ascii="Times New Roman" w:eastAsia="Times New Roman" w:hAnsi="Times New Roman" w:cs="Times New Roman"/>
        </w:rPr>
        <w:pPrChange w:id="142" w:author="Iman Mohamed Atef Helal" w:date="2023-10-31T18:34:00Z">
          <w:pPr>
            <w:pStyle w:val="Heading2"/>
          </w:pPr>
        </w:pPrChange>
      </w:pPr>
      <w:bookmarkStart w:id="143" w:name="_77wddlgzx9zf" w:colFirst="0" w:colLast="0"/>
      <w:bookmarkEnd w:id="143"/>
      <w:r>
        <w:rPr>
          <w:rFonts w:ascii="Times New Roman" w:eastAsia="Times New Roman" w:hAnsi="Times New Roman" w:cs="Times New Roman"/>
        </w:rPr>
        <w:t>1.7 Project Report Outline</w:t>
      </w:r>
    </w:p>
    <w:p w14:paraId="56B65602" w14:textId="77777777" w:rsidR="00DC747A" w:rsidRDefault="00000000" w:rsidP="00522D2D">
      <w:pPr>
        <w:ind w:left="0" w:right="302" w:firstLine="288"/>
        <w:pPrChange w:id="144" w:author="Iman Mohamed Atef Helal" w:date="2023-10-31T18:36:00Z">
          <w:pPr/>
        </w:pPrChange>
      </w:pPr>
      <w:r>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 models, BPM models,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p>
    <w:p w14:paraId="2C0E5C40" w14:textId="77777777" w:rsidR="00DC747A" w:rsidRDefault="00000000" w:rsidP="00522D2D">
      <w:pPr>
        <w:pStyle w:val="Heading1"/>
        <w:ind w:left="720"/>
        <w:rPr>
          <w:rFonts w:ascii="Times New Roman" w:eastAsia="Times New Roman" w:hAnsi="Times New Roman" w:cs="Times New Roman"/>
        </w:rPr>
        <w:pPrChange w:id="145" w:author="Iman Mohamed Atef Helal" w:date="2023-10-31T18:34:00Z">
          <w:pPr>
            <w:pStyle w:val="Heading1"/>
          </w:pPr>
        </w:pPrChange>
      </w:pPr>
      <w:bookmarkStart w:id="146" w:name="_2hjlmz91pti2" w:colFirst="0" w:colLast="0"/>
      <w:bookmarkEnd w:id="146"/>
      <w:r>
        <w:br w:type="page"/>
      </w:r>
    </w:p>
    <w:p w14:paraId="3DF5CEB4" w14:textId="77777777" w:rsidR="00DC747A" w:rsidRDefault="00000000" w:rsidP="00522D2D">
      <w:pPr>
        <w:pStyle w:val="Heading1"/>
        <w:ind w:left="720"/>
        <w:rPr>
          <w:rFonts w:ascii="Times New Roman" w:eastAsia="Times New Roman" w:hAnsi="Times New Roman" w:cs="Times New Roman"/>
        </w:rPr>
        <w:pPrChange w:id="147" w:author="Iman Mohamed Atef Helal" w:date="2023-10-31T18:34:00Z">
          <w:pPr>
            <w:pStyle w:val="Heading1"/>
          </w:pPr>
        </w:pPrChange>
      </w:pPr>
      <w:bookmarkStart w:id="148" w:name="_wdrtyy154iq8" w:colFirst="0" w:colLast="0"/>
      <w:bookmarkEnd w:id="148"/>
      <w:r>
        <w:rPr>
          <w:rFonts w:ascii="Times New Roman" w:eastAsia="Times New Roman" w:hAnsi="Times New Roman" w:cs="Times New Roman"/>
        </w:rPr>
        <w:lastRenderedPageBreak/>
        <w:t>Chapter 2: Market and Literature Survey</w:t>
      </w:r>
    </w:p>
    <w:p w14:paraId="1A07A5DC" w14:textId="77777777" w:rsidR="00DC747A" w:rsidRDefault="00000000" w:rsidP="00522D2D">
      <w:pPr>
        <w:pStyle w:val="Heading2"/>
        <w:ind w:left="180"/>
        <w:rPr>
          <w:rFonts w:ascii="Times New Roman" w:eastAsia="Times New Roman" w:hAnsi="Times New Roman" w:cs="Times New Roman"/>
        </w:rPr>
        <w:pPrChange w:id="149" w:author="Iman Mohamed Atef Helal" w:date="2023-10-31T18:34:00Z">
          <w:pPr>
            <w:pStyle w:val="Heading2"/>
          </w:pPr>
        </w:pPrChange>
      </w:pPr>
      <w:bookmarkStart w:id="150" w:name="_r7hq6axn99qs" w:colFirst="0" w:colLast="0"/>
      <w:bookmarkEnd w:id="150"/>
      <w:r>
        <w:rPr>
          <w:rFonts w:ascii="Times New Roman" w:eastAsia="Times New Roman" w:hAnsi="Times New Roman" w:cs="Times New Roman"/>
        </w:rPr>
        <w:t>2.1 Competitors</w:t>
      </w:r>
    </w:p>
    <w:p w14:paraId="3272B3ED" w14:textId="77777777" w:rsidR="00DC747A" w:rsidRDefault="00000000" w:rsidP="00522D2D">
      <w:pPr>
        <w:ind w:left="0" w:right="302" w:firstLine="288"/>
        <w:pPrChange w:id="151" w:author="Iman Mohamed Atef Helal" w:date="2023-10-31T18:36:00Z">
          <w:pPr>
            <w:pBdr>
              <w:top w:val="nil"/>
              <w:left w:val="nil"/>
              <w:bottom w:val="nil"/>
              <w:right w:val="nil"/>
              <w:between w:val="nil"/>
            </w:pBdr>
          </w:pPr>
        </w:pPrChange>
      </w:pPr>
      <w:r>
        <w:t>In this section, we will discuss the advantages and disadvantages of some of the most popular e-learning platforms currently available. For the full competitors' Analysis please refer to the index. These platforms include:</w:t>
      </w:r>
    </w:p>
    <w:p w14:paraId="756D5E1E" w14:textId="77777777" w:rsidR="00DC747A" w:rsidRDefault="00000000" w:rsidP="00522D2D">
      <w:pPr>
        <w:pStyle w:val="Heading3"/>
        <w:numPr>
          <w:ilvl w:val="2"/>
          <w:numId w:val="30"/>
        </w:numPr>
        <w:ind w:left="1080"/>
        <w:rPr>
          <w:rFonts w:ascii="Times New Roman" w:eastAsia="Times New Roman" w:hAnsi="Times New Roman" w:cs="Times New Roman"/>
        </w:rPr>
        <w:pPrChange w:id="152" w:author="Iman Mohamed Atef Helal" w:date="2023-10-31T18:34:00Z">
          <w:pPr>
            <w:pStyle w:val="Heading3"/>
            <w:numPr>
              <w:ilvl w:val="2"/>
              <w:numId w:val="30"/>
            </w:numPr>
            <w:ind w:left="2160" w:hanging="360"/>
          </w:pPr>
        </w:pPrChange>
      </w:pPr>
      <w:bookmarkStart w:id="153" w:name="_xuai30hvv2lb" w:colFirst="0" w:colLast="0"/>
      <w:bookmarkEnd w:id="153"/>
      <w:r>
        <w:rPr>
          <w:rFonts w:ascii="Times New Roman" w:eastAsia="Times New Roman" w:hAnsi="Times New Roman" w:cs="Times New Roman"/>
        </w:rPr>
        <w:t>Blackboard</w:t>
      </w:r>
      <w:del w:id="154" w:author="Iman Mohamed Atef Helal" w:date="2023-10-31T18:35:00Z">
        <w:r w:rsidDel="00522D2D">
          <w:rPr>
            <w:rFonts w:ascii="Times New Roman" w:eastAsia="Times New Roman" w:hAnsi="Times New Roman" w:cs="Times New Roman"/>
          </w:rPr>
          <w:delText xml:space="preserve">: </w:delText>
        </w:r>
      </w:del>
    </w:p>
    <w:p w14:paraId="7FC088A0" w14:textId="77777777" w:rsidR="00DC747A" w:rsidRDefault="00000000" w:rsidP="00522D2D">
      <w:pPr>
        <w:pBdr>
          <w:top w:val="nil"/>
          <w:left w:val="nil"/>
          <w:bottom w:val="nil"/>
          <w:right w:val="nil"/>
          <w:between w:val="nil"/>
        </w:pBdr>
        <w:ind w:left="1080" w:right="302" w:firstLine="288"/>
        <w:pPrChange w:id="155" w:author="Iman Mohamed Atef Helal" w:date="2023-10-31T18:36:00Z">
          <w:pPr>
            <w:pBdr>
              <w:top w:val="nil"/>
              <w:left w:val="nil"/>
              <w:bottom w:val="nil"/>
              <w:right w:val="nil"/>
              <w:between w:val="nil"/>
            </w:pBdr>
            <w:ind w:left="0"/>
          </w:pPr>
        </w:pPrChange>
      </w:pPr>
      <w:r>
        <w:t xml:space="preserve">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w:t>
      </w:r>
      <w:proofErr w:type="spellStart"/>
      <w:r>
        <w:t>to</w:t>
      </w:r>
      <w:proofErr w:type="spellEnd"/>
      <w:r>
        <w:t xml:space="preserve"> inexperienced students alongside connection issues that may happen in areas with poor internet connections.</w:t>
      </w:r>
    </w:p>
    <w:p w14:paraId="18465957" w14:textId="77777777" w:rsidR="00DC747A" w:rsidRDefault="00000000" w:rsidP="00522D2D">
      <w:pPr>
        <w:pStyle w:val="Heading3"/>
        <w:numPr>
          <w:ilvl w:val="2"/>
          <w:numId w:val="30"/>
        </w:numPr>
        <w:ind w:left="1080"/>
        <w:rPr>
          <w:rFonts w:ascii="Times New Roman" w:eastAsia="Times New Roman" w:hAnsi="Times New Roman" w:cs="Times New Roman"/>
        </w:rPr>
        <w:pPrChange w:id="156" w:author="Iman Mohamed Atef Helal" w:date="2023-10-31T18:34:00Z">
          <w:pPr>
            <w:pStyle w:val="Heading3"/>
            <w:numPr>
              <w:ilvl w:val="2"/>
              <w:numId w:val="30"/>
            </w:numPr>
            <w:spacing w:after="200"/>
            <w:ind w:left="2160" w:hanging="360"/>
          </w:pPr>
        </w:pPrChange>
      </w:pPr>
      <w:bookmarkStart w:id="157" w:name="_2oytkw9dcyoz" w:colFirst="0" w:colLast="0"/>
      <w:bookmarkEnd w:id="157"/>
      <w:proofErr w:type="spellStart"/>
      <w:r>
        <w:rPr>
          <w:rFonts w:ascii="Times New Roman" w:eastAsia="Times New Roman" w:hAnsi="Times New Roman" w:cs="Times New Roman"/>
        </w:rPr>
        <w:t>Acadox</w:t>
      </w:r>
      <w:proofErr w:type="spellEnd"/>
      <w:del w:id="158" w:author="Iman Mohamed Atef Helal" w:date="2023-10-31T18:35:00Z">
        <w:r w:rsidDel="00522D2D">
          <w:rPr>
            <w:rFonts w:ascii="Times New Roman" w:eastAsia="Times New Roman" w:hAnsi="Times New Roman" w:cs="Times New Roman"/>
          </w:rPr>
          <w:delText>:</w:delText>
        </w:r>
      </w:del>
    </w:p>
    <w:p w14:paraId="5DDE11C8" w14:textId="4F29A978" w:rsidR="00DC747A" w:rsidRDefault="00000000" w:rsidP="00522D2D">
      <w:pPr>
        <w:pBdr>
          <w:top w:val="nil"/>
          <w:left w:val="nil"/>
          <w:bottom w:val="nil"/>
          <w:right w:val="nil"/>
          <w:between w:val="nil"/>
        </w:pBdr>
        <w:ind w:left="1080" w:right="302" w:firstLine="288"/>
        <w:pPrChange w:id="159" w:author="Iman Mohamed Atef Helal" w:date="2023-10-31T18:36:00Z">
          <w:pPr>
            <w:pBdr>
              <w:top w:val="nil"/>
              <w:left w:val="nil"/>
              <w:bottom w:val="nil"/>
              <w:right w:val="nil"/>
              <w:between w:val="nil"/>
            </w:pBdr>
            <w:ind w:left="0"/>
          </w:pPr>
        </w:pPrChange>
      </w:pPr>
      <w:proofErr w:type="spellStart"/>
      <w:r>
        <w:t>Acadox</w:t>
      </w:r>
      <w:proofErr w:type="spellEnd"/>
      <w:r>
        <w:t xml:space="preserve"> is a learning management system that offers features such as course management, assignment submission, and student attendance tracking. Its advantages include its high ease of use and its flexibility. However, its disadvantages include its limited </w:t>
      </w:r>
      <w:del w:id="160" w:author="Iman Mohamed Atef Helal" w:date="2023-10-31T18:35:00Z">
        <w:r w:rsidDel="00522D2D">
          <w:delText>customisation</w:delText>
        </w:r>
      </w:del>
      <w:ins w:id="161" w:author="Iman Mohamed Atef Helal" w:date="2023-10-31T18:35:00Z">
        <w:r w:rsidR="00522D2D">
          <w:t>customization</w:t>
        </w:r>
      </w:ins>
      <w:r>
        <w:t xml:space="preserve"> options, lack of advanced features and proper marketing with big institutions.</w:t>
      </w:r>
    </w:p>
    <w:p w14:paraId="2B5D01D2" w14:textId="77777777" w:rsidR="00DC747A" w:rsidRDefault="00000000" w:rsidP="00522D2D">
      <w:pPr>
        <w:pStyle w:val="Heading3"/>
        <w:numPr>
          <w:ilvl w:val="2"/>
          <w:numId w:val="30"/>
        </w:numPr>
        <w:ind w:left="1080"/>
        <w:rPr>
          <w:rFonts w:ascii="Times New Roman" w:eastAsia="Times New Roman" w:hAnsi="Times New Roman" w:cs="Times New Roman"/>
        </w:rPr>
        <w:pPrChange w:id="162" w:author="Iman Mohamed Atef Helal" w:date="2023-10-31T18:35:00Z">
          <w:pPr>
            <w:pStyle w:val="Heading3"/>
            <w:numPr>
              <w:ilvl w:val="2"/>
              <w:numId w:val="30"/>
            </w:numPr>
            <w:spacing w:after="200"/>
            <w:ind w:left="2160" w:hanging="360"/>
          </w:pPr>
        </w:pPrChange>
      </w:pPr>
      <w:bookmarkStart w:id="163" w:name="_p31eonzcxn1e" w:colFirst="0" w:colLast="0"/>
      <w:bookmarkEnd w:id="163"/>
      <w:r>
        <w:rPr>
          <w:rFonts w:ascii="Times New Roman" w:eastAsia="Times New Roman" w:hAnsi="Times New Roman" w:cs="Times New Roman"/>
        </w:rPr>
        <w:t>Thinqi</w:t>
      </w:r>
      <w:del w:id="164" w:author="Iman Mohamed Atef Helal" w:date="2023-10-31T18:38:00Z">
        <w:r w:rsidDel="002E7E49">
          <w:rPr>
            <w:rFonts w:ascii="Times New Roman" w:eastAsia="Times New Roman" w:hAnsi="Times New Roman" w:cs="Times New Roman"/>
          </w:rPr>
          <w:delText>:</w:delText>
        </w:r>
      </w:del>
    </w:p>
    <w:p w14:paraId="2A1B98CD" w14:textId="77777777" w:rsidR="00DC747A" w:rsidRDefault="00000000" w:rsidP="00522D2D">
      <w:pPr>
        <w:pBdr>
          <w:top w:val="nil"/>
          <w:left w:val="nil"/>
          <w:bottom w:val="nil"/>
          <w:right w:val="nil"/>
          <w:between w:val="nil"/>
        </w:pBdr>
        <w:ind w:left="1080" w:right="302" w:firstLine="288"/>
        <w:pPrChange w:id="165" w:author="Iman Mohamed Atef Helal" w:date="2023-10-31T18:36:00Z">
          <w:pPr>
            <w:pBdr>
              <w:top w:val="nil"/>
              <w:left w:val="nil"/>
              <w:bottom w:val="nil"/>
              <w:right w:val="nil"/>
              <w:between w:val="nil"/>
            </w:pBdr>
            <w:ind w:left="0"/>
          </w:pPr>
        </w:pPrChange>
      </w:pPr>
      <w:r>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7FC1BD32" w14:textId="77777777" w:rsidR="00DC747A" w:rsidRDefault="00000000" w:rsidP="00522D2D">
      <w:pPr>
        <w:pStyle w:val="Heading3"/>
        <w:numPr>
          <w:ilvl w:val="2"/>
          <w:numId w:val="30"/>
        </w:numPr>
        <w:ind w:left="1080"/>
        <w:rPr>
          <w:rFonts w:ascii="Times New Roman" w:eastAsia="Times New Roman" w:hAnsi="Times New Roman" w:cs="Times New Roman"/>
        </w:rPr>
        <w:pPrChange w:id="166" w:author="Iman Mohamed Atef Helal" w:date="2023-10-31T18:35:00Z">
          <w:pPr>
            <w:pStyle w:val="Heading3"/>
            <w:numPr>
              <w:ilvl w:val="2"/>
              <w:numId w:val="30"/>
            </w:numPr>
            <w:spacing w:after="200"/>
            <w:ind w:left="2160" w:hanging="360"/>
          </w:pPr>
        </w:pPrChange>
      </w:pPr>
      <w:bookmarkStart w:id="167" w:name="_pn1twnt9cn38" w:colFirst="0" w:colLast="0"/>
      <w:bookmarkEnd w:id="167"/>
      <w:r>
        <w:rPr>
          <w:rFonts w:ascii="Times New Roman" w:eastAsia="Times New Roman" w:hAnsi="Times New Roman" w:cs="Times New Roman"/>
        </w:rPr>
        <w:t>Google Classroom</w:t>
      </w:r>
      <w:del w:id="168" w:author="Iman Mohamed Atef Helal" w:date="2023-10-31T18:38:00Z">
        <w:r w:rsidDel="002E7E49">
          <w:rPr>
            <w:rFonts w:ascii="Times New Roman" w:eastAsia="Times New Roman" w:hAnsi="Times New Roman" w:cs="Times New Roman"/>
          </w:rPr>
          <w:delText>:</w:delText>
        </w:r>
      </w:del>
    </w:p>
    <w:p w14:paraId="4684275E" w14:textId="3B760DC6" w:rsidR="00DC747A" w:rsidRDefault="00000000" w:rsidP="00522D2D">
      <w:pPr>
        <w:pBdr>
          <w:top w:val="nil"/>
          <w:left w:val="nil"/>
          <w:bottom w:val="nil"/>
          <w:right w:val="nil"/>
          <w:between w:val="nil"/>
        </w:pBdr>
        <w:ind w:left="1080" w:right="302" w:firstLine="288"/>
        <w:pPrChange w:id="169" w:author="Iman Mohamed Atef Helal" w:date="2023-10-31T18:36:00Z">
          <w:pPr>
            <w:pBdr>
              <w:top w:val="nil"/>
              <w:left w:val="nil"/>
              <w:bottom w:val="nil"/>
              <w:right w:val="nil"/>
              <w:between w:val="nil"/>
            </w:pBdr>
            <w:ind w:left="0"/>
          </w:pPr>
        </w:pPrChange>
      </w:pPr>
      <w:r>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del w:id="170" w:author="Iman Mohamed Atef Helal" w:date="2023-10-31T18:35:00Z">
        <w:r w:rsidDel="00522D2D">
          <w:delText>customisation</w:delText>
        </w:r>
      </w:del>
      <w:ins w:id="171" w:author="Iman Mohamed Atef Helal" w:date="2023-10-31T18:35:00Z">
        <w:r w:rsidR="00522D2D">
          <w:t>customization</w:t>
        </w:r>
      </w:ins>
      <w:r>
        <w:t xml:space="preserve"> options and its lack of advanced features though those disadvantages can be seen as targeting a specific customer profile who needs a simple and lightweight educational platform.</w:t>
      </w:r>
    </w:p>
    <w:p w14:paraId="56E712E5" w14:textId="77777777" w:rsidR="00DC747A" w:rsidRDefault="00000000" w:rsidP="00522D2D">
      <w:pPr>
        <w:pStyle w:val="Heading3"/>
        <w:numPr>
          <w:ilvl w:val="2"/>
          <w:numId w:val="30"/>
        </w:numPr>
        <w:ind w:left="1080"/>
        <w:rPr>
          <w:rFonts w:ascii="Times New Roman" w:eastAsia="Times New Roman" w:hAnsi="Times New Roman" w:cs="Times New Roman"/>
        </w:rPr>
        <w:pPrChange w:id="172" w:author="Iman Mohamed Atef Helal" w:date="2023-10-31T18:35:00Z">
          <w:pPr>
            <w:pStyle w:val="Heading3"/>
            <w:numPr>
              <w:ilvl w:val="2"/>
              <w:numId w:val="30"/>
            </w:numPr>
            <w:spacing w:after="200"/>
            <w:ind w:left="2160" w:hanging="360"/>
          </w:pPr>
        </w:pPrChange>
      </w:pPr>
      <w:bookmarkStart w:id="173" w:name="_pukxue6baa7a" w:colFirst="0" w:colLast="0"/>
      <w:bookmarkEnd w:id="173"/>
      <w:r>
        <w:rPr>
          <w:rFonts w:ascii="Times New Roman" w:eastAsia="Times New Roman" w:hAnsi="Times New Roman" w:cs="Times New Roman"/>
        </w:rPr>
        <w:lastRenderedPageBreak/>
        <w:t>Ain Shams</w:t>
      </w:r>
      <w:del w:id="174" w:author="Iman Mohamed Atef Helal" w:date="2023-10-31T18:39:00Z">
        <w:r w:rsidDel="002E7E49">
          <w:rPr>
            <w:rFonts w:ascii="Times New Roman" w:eastAsia="Times New Roman" w:hAnsi="Times New Roman" w:cs="Times New Roman"/>
          </w:rPr>
          <w:delText>:</w:delText>
        </w:r>
      </w:del>
    </w:p>
    <w:p w14:paraId="79CCBB8C" w14:textId="15FD805B" w:rsidR="00DC747A" w:rsidRDefault="00000000" w:rsidP="00522D2D">
      <w:pPr>
        <w:pBdr>
          <w:top w:val="nil"/>
          <w:left w:val="nil"/>
          <w:bottom w:val="nil"/>
          <w:right w:val="nil"/>
          <w:between w:val="nil"/>
        </w:pBdr>
        <w:ind w:left="1080" w:right="302" w:firstLine="288"/>
        <w:pPrChange w:id="175" w:author="Iman Mohamed Atef Helal" w:date="2023-10-31T18:36:00Z">
          <w:pPr>
            <w:pBdr>
              <w:top w:val="nil"/>
              <w:left w:val="nil"/>
              <w:bottom w:val="nil"/>
              <w:right w:val="nil"/>
              <w:between w:val="nil"/>
            </w:pBdr>
            <w:ind w:left="0"/>
          </w:pPr>
        </w:pPrChange>
      </w:pPr>
      <w:r>
        <w:t xml:space="preserve">Ain Shams is a popular e-learning platform used by </w:t>
      </w:r>
      <w:proofErr w:type="spellStart"/>
      <w:r>
        <w:t>ِAin</w:t>
      </w:r>
      <w:proofErr w:type="spellEnd"/>
      <w:r>
        <w:t xml:space="preserve"> shams university. Its advantages include its ease of use and its flexibility. However, its disadvantages include its limited </w:t>
      </w:r>
      <w:del w:id="176" w:author="Iman Mohamed Atef Helal" w:date="2023-10-31T18:35:00Z">
        <w:r w:rsidDel="00522D2D">
          <w:delText>customisation</w:delText>
        </w:r>
      </w:del>
      <w:ins w:id="177" w:author="Iman Mohamed Atef Helal" w:date="2023-10-31T18:35:00Z">
        <w:r w:rsidR="00522D2D">
          <w:t>customization</w:t>
        </w:r>
      </w:ins>
      <w:r>
        <w:t xml:space="preserve"> options and its lack of advanced features.</w:t>
      </w:r>
    </w:p>
    <w:p w14:paraId="3E43DA54" w14:textId="77777777" w:rsidR="00DC747A" w:rsidRDefault="00000000" w:rsidP="00522D2D">
      <w:pPr>
        <w:pStyle w:val="Heading2"/>
        <w:ind w:left="180"/>
        <w:rPr>
          <w:i/>
          <w:sz w:val="22"/>
          <w:szCs w:val="22"/>
        </w:rPr>
        <w:pPrChange w:id="178" w:author="Iman Mohamed Atef Helal" w:date="2023-10-31T18:34:00Z">
          <w:pPr>
            <w:pStyle w:val="Heading2"/>
          </w:pPr>
        </w:pPrChange>
      </w:pPr>
      <w:bookmarkStart w:id="179" w:name="_7vx2wle1g862" w:colFirst="0" w:colLast="0"/>
      <w:bookmarkEnd w:id="179"/>
      <w:r>
        <w:rPr>
          <w:rFonts w:ascii="Times New Roman" w:eastAsia="Times New Roman" w:hAnsi="Times New Roman" w:cs="Times New Roman"/>
        </w:rPr>
        <w:t>2.2 Competitor Analysis</w:t>
      </w:r>
    </w:p>
    <w:p w14:paraId="4C1B94B8" w14:textId="77777777" w:rsidR="00DC747A" w:rsidRDefault="00000000" w:rsidP="002E7E49">
      <w:pPr>
        <w:pPrChange w:id="180" w:author="Iman Mohamed Atef Helal" w:date="2023-10-31T18:38:00Z">
          <w:pPr>
            <w:pStyle w:val="Heading2"/>
          </w:pPr>
        </w:pPrChange>
      </w:pPr>
      <w:bookmarkStart w:id="181" w:name="_nqlpvf26vfnl" w:colFirst="0" w:colLast="0"/>
      <w:bookmarkEnd w:id="181"/>
      <w:r>
        <w:rPr>
          <w:noProof/>
        </w:rPr>
        <w:drawing>
          <wp:anchor distT="114300" distB="114300" distL="114300" distR="114300" simplePos="0" relativeHeight="251658240" behindDoc="0" locked="0" layoutInCell="1" hidden="0" allowOverlap="1" wp14:anchorId="32953F0C" wp14:editId="22A08681">
            <wp:simplePos x="0" y="0"/>
            <wp:positionH relativeFrom="column">
              <wp:posOffset>-577686</wp:posOffset>
            </wp:positionH>
            <wp:positionV relativeFrom="paragraph">
              <wp:posOffset>247650</wp:posOffset>
            </wp:positionV>
            <wp:extent cx="6885872" cy="3058353"/>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b="48911"/>
                    <a:stretch>
                      <a:fillRect/>
                    </a:stretch>
                  </pic:blipFill>
                  <pic:spPr>
                    <a:xfrm>
                      <a:off x="0" y="0"/>
                      <a:ext cx="6885872" cy="305835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354BFDC" wp14:editId="655108DA">
            <wp:simplePos x="0" y="0"/>
            <wp:positionH relativeFrom="column">
              <wp:posOffset>-581024</wp:posOffset>
            </wp:positionH>
            <wp:positionV relativeFrom="paragraph">
              <wp:posOffset>3362325</wp:posOffset>
            </wp:positionV>
            <wp:extent cx="6886575" cy="2915487"/>
            <wp:effectExtent l="0" t="0" r="0" b="0"/>
            <wp:wrapTopAndBottom distT="114300" distB="1143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1710" b="-425"/>
                    <a:stretch>
                      <a:fillRect/>
                    </a:stretch>
                  </pic:blipFill>
                  <pic:spPr>
                    <a:xfrm>
                      <a:off x="0" y="0"/>
                      <a:ext cx="6886575" cy="2915487"/>
                    </a:xfrm>
                    <a:prstGeom prst="rect">
                      <a:avLst/>
                    </a:prstGeom>
                    <a:ln/>
                  </pic:spPr>
                </pic:pic>
              </a:graphicData>
            </a:graphic>
          </wp:anchor>
        </w:drawing>
      </w:r>
      <w:commentRangeStart w:id="182"/>
    </w:p>
    <w:p w14:paraId="59252644" w14:textId="77777777" w:rsidR="00DC747A" w:rsidRDefault="00000000">
      <w:pPr>
        <w:jc w:val="center"/>
      </w:pPr>
      <w:r>
        <w:rPr>
          <w:i/>
          <w:sz w:val="22"/>
          <w:szCs w:val="22"/>
        </w:rPr>
        <w:t>Table1: Competitor Analysis</w:t>
      </w:r>
      <w:commentRangeEnd w:id="182"/>
      <w:r w:rsidR="00522D2D">
        <w:rPr>
          <w:rStyle w:val="CommentReference"/>
        </w:rPr>
        <w:commentReference w:id="182"/>
      </w:r>
    </w:p>
    <w:p w14:paraId="0139ED3A" w14:textId="77777777" w:rsidR="00DC747A" w:rsidRDefault="00DC747A" w:rsidP="002E7E49">
      <w:pPr>
        <w:pPrChange w:id="183" w:author="Iman Mohamed Atef Helal" w:date="2023-10-31T18:38:00Z">
          <w:pPr>
            <w:pStyle w:val="Heading2"/>
          </w:pPr>
        </w:pPrChange>
      </w:pPr>
      <w:bookmarkStart w:id="184" w:name="_f9o6k1omab52" w:colFirst="0" w:colLast="0"/>
      <w:bookmarkEnd w:id="184"/>
    </w:p>
    <w:p w14:paraId="264E7A7A" w14:textId="77777777" w:rsidR="00DC747A" w:rsidRDefault="00DC747A"/>
    <w:p w14:paraId="2BBD5AD6" w14:textId="77777777" w:rsidR="00DC747A" w:rsidRDefault="00000000">
      <w:pPr>
        <w:pStyle w:val="Heading2"/>
        <w:rPr>
          <w:rFonts w:ascii="Times New Roman" w:eastAsia="Times New Roman" w:hAnsi="Times New Roman" w:cs="Times New Roman"/>
        </w:rPr>
      </w:pPr>
      <w:bookmarkStart w:id="185" w:name="_r8ndxb3m5bgt" w:colFirst="0" w:colLast="0"/>
      <w:bookmarkEnd w:id="185"/>
      <w:r>
        <w:rPr>
          <w:rFonts w:ascii="Times New Roman" w:eastAsia="Times New Roman" w:hAnsi="Times New Roman" w:cs="Times New Roman"/>
        </w:rPr>
        <w:lastRenderedPageBreak/>
        <w:t>2.3 SWOT Analysis</w:t>
      </w:r>
    </w:p>
    <w:p w14:paraId="1A5291C8" w14:textId="77777777" w:rsidR="00DC747A" w:rsidRDefault="00000000">
      <w:pPr>
        <w:pStyle w:val="Subtitle"/>
        <w:numPr>
          <w:ilvl w:val="2"/>
          <w:numId w:val="30"/>
        </w:numPr>
        <w:spacing w:after="100"/>
        <w:ind w:left="180"/>
        <w:rPr>
          <w:rFonts w:ascii="Times New Roman" w:eastAsia="Times New Roman" w:hAnsi="Times New Roman" w:cs="Times New Roman"/>
        </w:rPr>
      </w:pPr>
      <w:bookmarkStart w:id="186" w:name="_rxw515b12g37" w:colFirst="0" w:colLast="0"/>
      <w:bookmarkEnd w:id="186"/>
      <w:r>
        <w:rPr>
          <w:rFonts w:ascii="Times New Roman" w:eastAsia="Times New Roman" w:hAnsi="Times New Roman" w:cs="Times New Roman"/>
        </w:rPr>
        <w:t>Strengths:</w:t>
      </w:r>
    </w:p>
    <w:p w14:paraId="6CAF732B" w14:textId="77777777" w:rsidR="00DC747A" w:rsidRDefault="00000000">
      <w:pPr>
        <w:numPr>
          <w:ilvl w:val="0"/>
          <w:numId w:val="30"/>
        </w:numPr>
        <w:ind w:right="0"/>
        <w:jc w:val="left"/>
        <w:rPr>
          <w:color w:val="000000"/>
        </w:rPr>
      </w:pPr>
      <w:r>
        <w:t>User-centric design, with a focus on providing an intuitive and easy-to-use platform for learners, educators, and management.</w:t>
      </w:r>
    </w:p>
    <w:p w14:paraId="21E22216" w14:textId="77777777" w:rsidR="00DC747A" w:rsidRDefault="00000000">
      <w:pPr>
        <w:numPr>
          <w:ilvl w:val="0"/>
          <w:numId w:val="30"/>
        </w:numPr>
        <w:ind w:right="0"/>
        <w:jc w:val="left"/>
        <w:rPr>
          <w:color w:val="000000"/>
        </w:rPr>
      </w:pPr>
      <w:r>
        <w:t>Advanced analytics and reporting capabilities that enable data-driven decision-making.</w:t>
      </w:r>
    </w:p>
    <w:p w14:paraId="7B425F9C" w14:textId="77777777" w:rsidR="00DC747A" w:rsidRDefault="00000000">
      <w:pPr>
        <w:numPr>
          <w:ilvl w:val="0"/>
          <w:numId w:val="30"/>
        </w:numPr>
        <w:ind w:right="0"/>
        <w:jc w:val="left"/>
        <w:rPr>
          <w:color w:val="000000"/>
        </w:rPr>
      </w:pPr>
      <w:r>
        <w:t>Support for mobile learning and accessibility features, ensuring that all learners have equal access to the content.</w:t>
      </w:r>
    </w:p>
    <w:p w14:paraId="3C5AD7A9" w14:textId="77777777" w:rsidR="00DC747A" w:rsidRDefault="00000000">
      <w:pPr>
        <w:numPr>
          <w:ilvl w:val="0"/>
          <w:numId w:val="30"/>
        </w:numPr>
        <w:ind w:right="0"/>
        <w:jc w:val="left"/>
        <w:rPr>
          <w:color w:val="000000"/>
        </w:rPr>
      </w:pPr>
      <w:r>
        <w:t>Personalized learning paths and adaptive assessments, providing tailored learning experiences for individual student needs and abilities.</w:t>
      </w:r>
    </w:p>
    <w:p w14:paraId="04104F22" w14:textId="77777777" w:rsidR="00DC747A" w:rsidRDefault="00000000">
      <w:pPr>
        <w:pStyle w:val="Subtitle"/>
        <w:numPr>
          <w:ilvl w:val="2"/>
          <w:numId w:val="30"/>
        </w:numPr>
        <w:spacing w:after="100"/>
        <w:ind w:left="180" w:right="0"/>
        <w:jc w:val="left"/>
        <w:rPr>
          <w:rFonts w:ascii="Times New Roman" w:eastAsia="Times New Roman" w:hAnsi="Times New Roman" w:cs="Times New Roman"/>
        </w:rPr>
      </w:pPr>
      <w:bookmarkStart w:id="187" w:name="_fiuq4br6m1yb" w:colFirst="0" w:colLast="0"/>
      <w:bookmarkEnd w:id="187"/>
      <w:r>
        <w:rPr>
          <w:rFonts w:ascii="Times New Roman" w:eastAsia="Times New Roman" w:hAnsi="Times New Roman" w:cs="Times New Roman"/>
        </w:rPr>
        <w:t>Weaknesses:</w:t>
      </w:r>
    </w:p>
    <w:p w14:paraId="00B86B93" w14:textId="77777777" w:rsidR="00DC747A" w:rsidRDefault="00000000">
      <w:pPr>
        <w:numPr>
          <w:ilvl w:val="0"/>
          <w:numId w:val="30"/>
        </w:numPr>
        <w:ind w:right="0"/>
        <w:jc w:val="left"/>
        <w:rPr>
          <w:color w:val="000000"/>
        </w:rPr>
      </w:pPr>
      <w:r>
        <w:t>Lack of brand recognition and reputation, which may make it challenging to attract users in a crowded market.</w:t>
      </w:r>
    </w:p>
    <w:p w14:paraId="3E039DED" w14:textId="77777777" w:rsidR="00DC747A" w:rsidRDefault="00000000">
      <w:pPr>
        <w:numPr>
          <w:ilvl w:val="0"/>
          <w:numId w:val="30"/>
        </w:numPr>
        <w:ind w:right="0"/>
        <w:jc w:val="left"/>
        <w:rPr>
          <w:color w:val="000000"/>
        </w:rPr>
      </w:pPr>
      <w:r>
        <w:t>The development of advanced features and analytics capabilities may require a significant investment of resources.</w:t>
      </w:r>
    </w:p>
    <w:p w14:paraId="2BCE576E" w14:textId="77777777" w:rsidR="00DC747A" w:rsidRDefault="00000000">
      <w:pPr>
        <w:numPr>
          <w:ilvl w:val="0"/>
          <w:numId w:val="30"/>
        </w:numPr>
        <w:ind w:right="0"/>
        <w:jc w:val="left"/>
        <w:rPr>
          <w:color w:val="000000"/>
        </w:rPr>
      </w:pPr>
      <w:r>
        <w:t xml:space="preserve">The platform may require ongoing maintenance and updates to ensure that it remains relevant and </w:t>
      </w:r>
      <w:proofErr w:type="gramStart"/>
      <w:r>
        <w:t>up-to-date</w:t>
      </w:r>
      <w:proofErr w:type="gramEnd"/>
      <w:r>
        <w:t>.</w:t>
      </w:r>
    </w:p>
    <w:p w14:paraId="25FCDD19" w14:textId="77777777" w:rsidR="00DC747A" w:rsidRDefault="00000000">
      <w:pPr>
        <w:pStyle w:val="Subtitle"/>
        <w:numPr>
          <w:ilvl w:val="2"/>
          <w:numId w:val="30"/>
        </w:numPr>
        <w:spacing w:after="100"/>
        <w:ind w:right="0" w:hanging="90"/>
        <w:jc w:val="left"/>
        <w:rPr>
          <w:rFonts w:ascii="Times New Roman" w:eastAsia="Times New Roman" w:hAnsi="Times New Roman" w:cs="Times New Roman"/>
        </w:rPr>
      </w:pPr>
      <w:bookmarkStart w:id="188" w:name="_3n3jlqse041c" w:colFirst="0" w:colLast="0"/>
      <w:bookmarkEnd w:id="188"/>
      <w:r>
        <w:rPr>
          <w:rFonts w:ascii="Times New Roman" w:eastAsia="Times New Roman" w:hAnsi="Times New Roman" w:cs="Times New Roman"/>
        </w:rPr>
        <w:t>Opportunities:</w:t>
      </w:r>
    </w:p>
    <w:p w14:paraId="70BABC28" w14:textId="77777777" w:rsidR="00DC747A" w:rsidRDefault="00000000">
      <w:pPr>
        <w:numPr>
          <w:ilvl w:val="0"/>
          <w:numId w:val="59"/>
        </w:numPr>
        <w:ind w:left="450" w:right="0" w:hanging="180"/>
        <w:jc w:val="left"/>
      </w:pPr>
      <w:r>
        <w:t>The growing demand for e-learning platforms due to the COVID-19 pandemic and the increasing importance of online learning.</w:t>
      </w:r>
    </w:p>
    <w:p w14:paraId="46D12D96" w14:textId="77777777" w:rsidR="00DC747A" w:rsidRDefault="00000000">
      <w:pPr>
        <w:numPr>
          <w:ilvl w:val="0"/>
          <w:numId w:val="59"/>
        </w:numPr>
        <w:ind w:left="450" w:right="0" w:hanging="180"/>
        <w:jc w:val="left"/>
      </w:pPr>
      <w:r>
        <w:t>The potential to partner with educational institutions and organizations to promote the platform and attract users.</w:t>
      </w:r>
    </w:p>
    <w:p w14:paraId="61CEB26D" w14:textId="77777777" w:rsidR="00DC747A" w:rsidRDefault="00000000">
      <w:pPr>
        <w:numPr>
          <w:ilvl w:val="0"/>
          <w:numId w:val="59"/>
        </w:numPr>
        <w:ind w:left="450" w:right="0" w:hanging="180"/>
        <w:jc w:val="left"/>
      </w:pPr>
      <w:r>
        <w:t>The potential to expand the platform to include additional features or support for other types of education.</w:t>
      </w:r>
    </w:p>
    <w:p w14:paraId="519FDEC1" w14:textId="77777777" w:rsidR="00DC747A" w:rsidRDefault="00000000">
      <w:pPr>
        <w:pStyle w:val="Subtitle"/>
        <w:numPr>
          <w:ilvl w:val="2"/>
          <w:numId w:val="30"/>
        </w:numPr>
        <w:spacing w:after="100"/>
        <w:ind w:right="0" w:hanging="90"/>
        <w:jc w:val="left"/>
        <w:rPr>
          <w:rFonts w:ascii="Times New Roman" w:eastAsia="Times New Roman" w:hAnsi="Times New Roman" w:cs="Times New Roman"/>
        </w:rPr>
      </w:pPr>
      <w:bookmarkStart w:id="189" w:name="_z1y2gouqv6sw" w:colFirst="0" w:colLast="0"/>
      <w:bookmarkEnd w:id="189"/>
      <w:r>
        <w:rPr>
          <w:rFonts w:ascii="Times New Roman" w:eastAsia="Times New Roman" w:hAnsi="Times New Roman" w:cs="Times New Roman"/>
        </w:rPr>
        <w:t>Threats:</w:t>
      </w:r>
    </w:p>
    <w:p w14:paraId="7D31862C" w14:textId="77777777" w:rsidR="00DC747A" w:rsidRDefault="00000000">
      <w:pPr>
        <w:numPr>
          <w:ilvl w:val="0"/>
          <w:numId w:val="59"/>
        </w:numPr>
        <w:ind w:left="450" w:right="0" w:hanging="180"/>
        <w:jc w:val="left"/>
      </w:pPr>
      <w:r>
        <w:t>Intense competition from established e-learning platforms that have a strong brand and reputation.</w:t>
      </w:r>
    </w:p>
    <w:p w14:paraId="6FF5540C" w14:textId="77777777" w:rsidR="00DC747A" w:rsidRDefault="00000000">
      <w:pPr>
        <w:numPr>
          <w:ilvl w:val="0"/>
          <w:numId w:val="59"/>
        </w:numPr>
        <w:ind w:left="450" w:right="0" w:hanging="180"/>
        <w:jc w:val="left"/>
      </w:pPr>
      <w:r>
        <w:t>The risk of security breaches or data loss, which could undermine user confidence in the platform.</w:t>
      </w:r>
    </w:p>
    <w:p w14:paraId="31A6392F" w14:textId="77777777" w:rsidR="00DC747A" w:rsidRDefault="00000000">
      <w:pPr>
        <w:numPr>
          <w:ilvl w:val="0"/>
          <w:numId w:val="59"/>
        </w:numPr>
        <w:ind w:left="450" w:right="0" w:hanging="180"/>
        <w:jc w:val="left"/>
      </w:pPr>
      <w:r>
        <w:t>Regulatory and compliance issues that may arise when handling sensitive student data.</w:t>
      </w:r>
    </w:p>
    <w:p w14:paraId="50EC9E69" w14:textId="6C1A4FF5" w:rsidR="00DC747A" w:rsidDel="002E7E49" w:rsidRDefault="00DC747A" w:rsidP="002E7E49">
      <w:pPr>
        <w:rPr>
          <w:del w:id="190" w:author="Iman Mohamed Atef Helal" w:date="2023-10-31T18:38:00Z"/>
        </w:rPr>
        <w:pPrChange w:id="191" w:author="Iman Mohamed Atef Helal" w:date="2023-10-31T18:38:00Z">
          <w:pPr>
            <w:pStyle w:val="Heading2"/>
            <w:spacing w:after="120" w:line="276" w:lineRule="auto"/>
            <w:ind w:left="720" w:right="0" w:hanging="1080"/>
            <w:jc w:val="left"/>
          </w:pPr>
        </w:pPrChange>
      </w:pPr>
      <w:bookmarkStart w:id="192" w:name="_2gfu58rmbfun" w:colFirst="0" w:colLast="0"/>
      <w:bookmarkEnd w:id="192"/>
    </w:p>
    <w:p w14:paraId="2085EFEC" w14:textId="487A6509" w:rsidR="00DC747A" w:rsidDel="002E7E49" w:rsidRDefault="00DC747A">
      <w:pPr>
        <w:rPr>
          <w:del w:id="193" w:author="Iman Mohamed Atef Helal" w:date="2023-10-31T18:38:00Z"/>
        </w:rPr>
      </w:pPr>
    </w:p>
    <w:p w14:paraId="4D51F90A" w14:textId="1A82EE00" w:rsidR="00DC747A" w:rsidDel="002E7E49" w:rsidRDefault="00DC747A">
      <w:pPr>
        <w:rPr>
          <w:del w:id="194" w:author="Iman Mohamed Atef Helal" w:date="2023-10-31T18:38:00Z"/>
        </w:rPr>
      </w:pPr>
    </w:p>
    <w:p w14:paraId="5CCBD956" w14:textId="77777777" w:rsidR="00DC747A" w:rsidRDefault="00000000">
      <w:pPr>
        <w:pStyle w:val="Heading2"/>
        <w:spacing w:after="120" w:line="276" w:lineRule="auto"/>
        <w:ind w:left="720" w:right="0" w:hanging="1080"/>
        <w:jc w:val="left"/>
        <w:rPr>
          <w:rFonts w:ascii="Times New Roman" w:eastAsia="Times New Roman" w:hAnsi="Times New Roman" w:cs="Times New Roman"/>
        </w:rPr>
      </w:pPr>
      <w:bookmarkStart w:id="195" w:name="_b8enhni138nq" w:colFirst="0" w:colLast="0"/>
      <w:bookmarkEnd w:id="195"/>
      <w:r>
        <w:rPr>
          <w:rFonts w:ascii="Times New Roman" w:eastAsia="Times New Roman" w:hAnsi="Times New Roman" w:cs="Times New Roman"/>
        </w:rPr>
        <w:t>2.4 Features</w:t>
      </w:r>
    </w:p>
    <w:p w14:paraId="135D96E1" w14:textId="77777777" w:rsidR="00DC747A" w:rsidRDefault="00000000">
      <w:pPr>
        <w:spacing w:after="200"/>
        <w:ind w:left="-90" w:right="0"/>
        <w:rPr>
          <w:u w:val="single"/>
        </w:rPr>
      </w:pPr>
      <w:r>
        <w:t xml:space="preserve">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 </w:t>
      </w:r>
      <w:hyperlink w:anchor="_624h26762liz">
        <w:r>
          <w:rPr>
            <w:u w:val="single"/>
          </w:rPr>
          <w:t>Chapter 3 Section 5</w:t>
        </w:r>
      </w:hyperlink>
    </w:p>
    <w:p w14:paraId="0871F907" w14:textId="77777777" w:rsidR="00DC747A" w:rsidRDefault="00000000">
      <w:pPr>
        <w:pStyle w:val="Heading3"/>
        <w:numPr>
          <w:ilvl w:val="0"/>
          <w:numId w:val="34"/>
        </w:numPr>
        <w:spacing w:after="0"/>
        <w:ind w:left="-90" w:right="0"/>
        <w:jc w:val="left"/>
        <w:rPr>
          <w:rFonts w:ascii="Times New Roman" w:eastAsia="Times New Roman" w:hAnsi="Times New Roman" w:cs="Times New Roman"/>
        </w:rPr>
      </w:pPr>
      <w:bookmarkStart w:id="196" w:name="_l80ac3ueu8cp" w:colFirst="0" w:colLast="0"/>
      <w:bookmarkEnd w:id="196"/>
      <w:r>
        <w:rPr>
          <w:rFonts w:ascii="Times New Roman" w:eastAsia="Times New Roman" w:hAnsi="Times New Roman" w:cs="Times New Roman"/>
        </w:rPr>
        <w:t>The key features</w:t>
      </w:r>
      <w:commentRangeStart w:id="197"/>
      <w:r>
        <w:rPr>
          <w:rFonts w:ascii="Times New Roman" w:eastAsia="Times New Roman" w:hAnsi="Times New Roman" w:cs="Times New Roman"/>
        </w:rPr>
        <w:t>:</w:t>
      </w:r>
      <w:commentRangeEnd w:id="197"/>
      <w:r w:rsidR="002E7E49">
        <w:rPr>
          <w:rStyle w:val="CommentReference"/>
          <w:rFonts w:ascii="Times New Roman" w:eastAsia="Times New Roman" w:hAnsi="Times New Roman" w:cs="Times New Roman"/>
          <w:b w:val="0"/>
          <w:color w:val="auto"/>
        </w:rPr>
        <w:commentReference w:id="197"/>
      </w:r>
    </w:p>
    <w:p w14:paraId="176B395E" w14:textId="77777777" w:rsidR="00DC747A" w:rsidRDefault="00000000">
      <w:pPr>
        <w:numPr>
          <w:ilvl w:val="0"/>
          <w:numId w:val="59"/>
        </w:numPr>
        <w:ind w:left="450" w:hanging="180"/>
      </w:pPr>
      <w:r>
        <w:t>Acting as a material repository for students</w:t>
      </w:r>
    </w:p>
    <w:p w14:paraId="07848AFE" w14:textId="77777777" w:rsidR="00DC747A" w:rsidRDefault="00000000">
      <w:pPr>
        <w:numPr>
          <w:ilvl w:val="0"/>
          <w:numId w:val="59"/>
        </w:numPr>
        <w:ind w:left="450" w:hanging="180"/>
      </w:pPr>
      <w:r>
        <w:lastRenderedPageBreak/>
        <w:t>Conducting quizzes and tracking grades</w:t>
      </w:r>
    </w:p>
    <w:p w14:paraId="02D4DC76" w14:textId="77777777" w:rsidR="00DC747A" w:rsidRDefault="00000000">
      <w:pPr>
        <w:numPr>
          <w:ilvl w:val="0"/>
          <w:numId w:val="59"/>
        </w:numPr>
        <w:ind w:left="450" w:hanging="180"/>
      </w:pPr>
      <w:r>
        <w:t>Providing easy-to-use tools for educators to communicate with students and track their progress.</w:t>
      </w:r>
    </w:p>
    <w:p w14:paraId="3B1A5875" w14:textId="77777777" w:rsidR="00DC747A" w:rsidRDefault="00000000">
      <w:pPr>
        <w:numPr>
          <w:ilvl w:val="0"/>
          <w:numId w:val="59"/>
        </w:numPr>
        <w:ind w:left="450" w:hanging="180"/>
      </w:pPr>
      <w:r>
        <w:t>Advanced analytics and reporting capabilities that provide insight into student performance, course effectiveness, and learning outcomes.</w:t>
      </w:r>
    </w:p>
    <w:p w14:paraId="7CC0662E" w14:textId="77777777" w:rsidR="00DC747A" w:rsidRDefault="00000000">
      <w:pPr>
        <w:numPr>
          <w:ilvl w:val="0"/>
          <w:numId w:val="59"/>
        </w:numPr>
        <w:ind w:left="450" w:hanging="180"/>
      </w:pPr>
      <w:r>
        <w:t>Support for mobile learning, allowing students to access content and interact with their instructors on their smartphones and tablets.</w:t>
      </w:r>
    </w:p>
    <w:p w14:paraId="7C1CF635" w14:textId="77777777" w:rsidR="00DC747A" w:rsidRDefault="00000000">
      <w:pPr>
        <w:numPr>
          <w:ilvl w:val="0"/>
          <w:numId w:val="59"/>
        </w:numPr>
        <w:ind w:left="450" w:hanging="180"/>
      </w:pPr>
      <w:r>
        <w:t>Accessibility features, such as closed captioning, text-to-speech, and other assistive technologies to ensure that all learners have equal access to the content.</w:t>
      </w:r>
    </w:p>
    <w:p w14:paraId="7E1E4710" w14:textId="77777777" w:rsidR="00DC747A" w:rsidRDefault="00000000">
      <w:pPr>
        <w:numPr>
          <w:ilvl w:val="0"/>
          <w:numId w:val="59"/>
        </w:numPr>
        <w:ind w:left="450" w:hanging="180"/>
      </w:pPr>
      <w:r>
        <w:t>Personalized learning paths and adaptive assessments that provide tailored learning experiences based on individual student needs and abilities.</w:t>
      </w:r>
    </w:p>
    <w:p w14:paraId="6A991BBC" w14:textId="77777777" w:rsidR="00DC747A" w:rsidRDefault="00000000">
      <w:pPr>
        <w:pStyle w:val="Heading3"/>
        <w:numPr>
          <w:ilvl w:val="0"/>
          <w:numId w:val="46"/>
        </w:numPr>
        <w:spacing w:before="120" w:after="0"/>
        <w:ind w:left="-90"/>
        <w:rPr>
          <w:rFonts w:ascii="Times New Roman" w:eastAsia="Times New Roman" w:hAnsi="Times New Roman" w:cs="Times New Roman"/>
        </w:rPr>
      </w:pPr>
      <w:bookmarkStart w:id="198" w:name="_sqo1s6e06qpe" w:colFirst="0" w:colLast="0"/>
      <w:bookmarkEnd w:id="198"/>
      <w:r>
        <w:rPr>
          <w:rFonts w:ascii="Times New Roman" w:eastAsia="Times New Roman" w:hAnsi="Times New Roman" w:cs="Times New Roman"/>
        </w:rPr>
        <w:t>Leading principals:</w:t>
      </w:r>
    </w:p>
    <w:p w14:paraId="0EC9DCEF" w14:textId="77777777" w:rsidR="00DC747A" w:rsidRDefault="00000000">
      <w:pPr>
        <w:pStyle w:val="Subtitle"/>
        <w:numPr>
          <w:ilvl w:val="2"/>
          <w:numId w:val="43"/>
        </w:numPr>
        <w:spacing w:before="0" w:after="120"/>
        <w:rPr>
          <w:rFonts w:ascii="Times New Roman" w:eastAsia="Times New Roman" w:hAnsi="Times New Roman" w:cs="Times New Roman"/>
        </w:rPr>
      </w:pPr>
      <w:bookmarkStart w:id="199" w:name="_wtyb92p9yf6u" w:colFirst="0" w:colLast="0"/>
      <w:bookmarkEnd w:id="199"/>
      <w:r>
        <w:rPr>
          <w:rFonts w:ascii="Times New Roman" w:eastAsia="Times New Roman" w:hAnsi="Times New Roman" w:cs="Times New Roman"/>
        </w:rPr>
        <w:t xml:space="preserve">User-centric design: </w:t>
      </w:r>
    </w:p>
    <w:p w14:paraId="712D63EF" w14:textId="77777777" w:rsidR="00DC747A" w:rsidRDefault="00000000">
      <w:pPr>
        <w:spacing w:after="200"/>
        <w:ind w:left="-90" w:right="0"/>
      </w:pPr>
      <w:r>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755FC0FB" w14:textId="77777777" w:rsidR="00DC747A" w:rsidRDefault="00000000">
      <w:pPr>
        <w:pStyle w:val="Subtitle"/>
        <w:numPr>
          <w:ilvl w:val="2"/>
          <w:numId w:val="39"/>
        </w:numPr>
        <w:spacing w:before="0" w:after="120"/>
        <w:ind w:right="0"/>
        <w:jc w:val="left"/>
        <w:rPr>
          <w:rFonts w:ascii="Times New Roman" w:eastAsia="Times New Roman" w:hAnsi="Times New Roman" w:cs="Times New Roman"/>
        </w:rPr>
      </w:pPr>
      <w:bookmarkStart w:id="200" w:name="_sb9kc61tpiez" w:colFirst="0" w:colLast="0"/>
      <w:bookmarkEnd w:id="200"/>
      <w:r>
        <w:rPr>
          <w:rFonts w:ascii="Times New Roman" w:eastAsia="Times New Roman" w:hAnsi="Times New Roman" w:cs="Times New Roman"/>
        </w:rPr>
        <w:t xml:space="preserve">Analytics and reporting: </w:t>
      </w:r>
    </w:p>
    <w:p w14:paraId="757B5272" w14:textId="77777777" w:rsidR="00DC747A" w:rsidRDefault="00000000">
      <w:pPr>
        <w:ind w:left="0" w:right="0"/>
        <w:jc w:val="left"/>
      </w:pPr>
      <w:r>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br w:type="page"/>
      </w:r>
    </w:p>
    <w:p w14:paraId="1716C399" w14:textId="77777777" w:rsidR="00DC747A" w:rsidRDefault="00000000">
      <w:pPr>
        <w:pStyle w:val="Heading1"/>
        <w:rPr>
          <w:rFonts w:ascii="Times New Roman" w:eastAsia="Times New Roman" w:hAnsi="Times New Roman" w:cs="Times New Roman"/>
        </w:rPr>
      </w:pPr>
      <w:bookmarkStart w:id="201" w:name="_q8oj9gpszhic" w:colFirst="0" w:colLast="0"/>
      <w:bookmarkEnd w:id="201"/>
      <w:r>
        <w:rPr>
          <w:rFonts w:ascii="Times New Roman" w:eastAsia="Times New Roman" w:hAnsi="Times New Roman" w:cs="Times New Roman"/>
        </w:rPr>
        <w:lastRenderedPageBreak/>
        <w:t>Chapter 3: Analysis</w:t>
      </w:r>
    </w:p>
    <w:p w14:paraId="5F5A7283" w14:textId="77777777" w:rsidR="00DC747A" w:rsidRDefault="00DC747A"/>
    <w:p w14:paraId="2BE7F2B1" w14:textId="77777777" w:rsidR="00DC747A" w:rsidRDefault="00000000">
      <w:pPr>
        <w:pStyle w:val="Heading2"/>
        <w:rPr>
          <w:rFonts w:ascii="Times New Roman" w:eastAsia="Times New Roman" w:hAnsi="Times New Roman" w:cs="Times New Roman"/>
        </w:rPr>
      </w:pPr>
      <w:bookmarkStart w:id="202" w:name="_ahnd4em2f64w" w:colFirst="0" w:colLast="0"/>
      <w:bookmarkEnd w:id="202"/>
      <w:r>
        <w:rPr>
          <w:rFonts w:ascii="Times New Roman" w:eastAsia="Times New Roman" w:hAnsi="Times New Roman" w:cs="Times New Roman"/>
        </w:rPr>
        <w:t>3.1 Data Gathering:</w:t>
      </w:r>
    </w:p>
    <w:p w14:paraId="7C5647BD" w14:textId="12C7165A" w:rsidR="00DC747A" w:rsidRDefault="00000000">
      <w:pPr>
        <w:pBdr>
          <w:top w:val="nil"/>
          <w:left w:val="nil"/>
          <w:bottom w:val="nil"/>
          <w:right w:val="nil"/>
          <w:between w:val="nil"/>
        </w:pBdr>
        <w:spacing w:before="0" w:after="200"/>
        <w:ind w:left="-90" w:right="0" w:firstLine="90"/>
      </w:pPr>
      <w:r>
        <w:t xml:space="preserve">Our vision with this project is to create an LMS that provides an easy and competent environment for students, making them not need that many external tools, for teachers to ease their experience and allows them to provide the most value for students with the least effort and for administrators to easily keep track of the courses, </w:t>
      </w:r>
      <w:proofErr w:type="gramStart"/>
      <w:r>
        <w:t>performances</w:t>
      </w:r>
      <w:proofErr w:type="gramEnd"/>
      <w:r>
        <w:t xml:space="preserve"> and efficiency of their staff. Thus</w:t>
      </w:r>
      <w:ins w:id="203" w:author="Iman Mohamed Atef Helal" w:date="2023-10-31T18:41:00Z">
        <w:r w:rsidR="002E7E49">
          <w:t>,</w:t>
        </w:r>
      </w:ins>
      <w:r>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150B1CE4" w14:textId="77777777" w:rsidR="00DC747A" w:rsidRDefault="00DC747A"/>
    <w:p w14:paraId="66601AC9" w14:textId="51F88B11" w:rsidR="00DC747A" w:rsidRDefault="00000000">
      <w:pPr>
        <w:pBdr>
          <w:top w:val="nil"/>
          <w:left w:val="nil"/>
          <w:bottom w:val="nil"/>
          <w:right w:val="nil"/>
          <w:between w:val="nil"/>
        </w:pBdr>
        <w:spacing w:before="0" w:after="200"/>
        <w:ind w:left="-90" w:right="0" w:firstLine="90"/>
      </w:pPr>
      <w:r>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ins w:id="204" w:author="Iman Mohamed Atef Helal" w:date="2023-10-31T18:41:00Z">
        <w:r w:rsidR="002E7E49">
          <w:t>For e</w:t>
        </w:r>
      </w:ins>
      <w:del w:id="205" w:author="Iman Mohamed Atef Helal" w:date="2023-10-31T18:41:00Z">
        <w:r w:rsidDel="002E7E49">
          <w:delText>EX</w:delText>
        </w:r>
      </w:del>
      <w:ins w:id="206" w:author="Iman Mohamed Atef Helal" w:date="2023-10-31T18:41:00Z">
        <w:r w:rsidR="002E7E49">
          <w:t>xample</w:t>
        </w:r>
      </w:ins>
      <w:r>
        <w:t xml:space="preserve">: “on a scale from 1 to 5. Please rate this” which allows us to </w:t>
      </w:r>
      <w:proofErr w:type="spellStart"/>
      <w:r>
        <w:t>analyse</w:t>
      </w:r>
      <w:proofErr w:type="spellEnd"/>
      <w:r>
        <w:t xml:space="preserv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0FF0878F" w14:textId="77777777" w:rsidR="00DC747A" w:rsidRDefault="00000000">
      <w:pPr>
        <w:pStyle w:val="Heading2"/>
        <w:rPr>
          <w:rFonts w:ascii="Times New Roman" w:eastAsia="Times New Roman" w:hAnsi="Times New Roman" w:cs="Times New Roman"/>
        </w:rPr>
      </w:pPr>
      <w:bookmarkStart w:id="207" w:name="_pf9xcst8h32l" w:colFirst="0" w:colLast="0"/>
      <w:bookmarkEnd w:id="207"/>
      <w:r>
        <w:rPr>
          <w:rFonts w:ascii="Times New Roman" w:eastAsia="Times New Roman" w:hAnsi="Times New Roman" w:cs="Times New Roman"/>
        </w:rPr>
        <w:t>3.2 Survey Structure:</w:t>
      </w:r>
    </w:p>
    <w:p w14:paraId="198D3A11" w14:textId="4A1B82DA" w:rsidR="00DC747A" w:rsidRDefault="00000000">
      <w:pPr>
        <w:pBdr>
          <w:top w:val="nil"/>
          <w:left w:val="nil"/>
          <w:bottom w:val="nil"/>
          <w:right w:val="nil"/>
          <w:between w:val="nil"/>
        </w:pBdr>
        <w:spacing w:before="0" w:after="200"/>
        <w:ind w:left="-90" w:right="0" w:firstLine="90"/>
      </w:pPr>
      <w:r>
        <w:t xml:space="preserve">For ease of use, we chose a commonly used form creation tool which is Google Forms and started creating our questionnaire using scale questions, multiple </w:t>
      </w:r>
      <w:proofErr w:type="gramStart"/>
      <w:r>
        <w:t>choice</w:t>
      </w:r>
      <w:proofErr w:type="gramEnd"/>
      <w:r>
        <w:t xml:space="preserve"> and open-ended questions. Due to having a good </w:t>
      </w:r>
      <w:del w:id="208" w:author="Iman Mohamed Atef Helal" w:date="2023-10-31T18:41:00Z">
        <w:r w:rsidDel="002E7E49">
          <w:delText>amount</w:delText>
        </w:r>
      </w:del>
      <w:ins w:id="209" w:author="Iman Mohamed Atef Helal" w:date="2023-10-31T18:41:00Z">
        <w:r w:rsidR="002E7E49">
          <w:t>number</w:t>
        </w:r>
      </w:ins>
      <w:r>
        <w:t xml:space="preserve"> of foreign students at Cairo University, we decided to include an Arabic or English choice for the students to make sure it can be accessible and easy for students who are still learning Arabic. For a </w:t>
      </w:r>
      <w:del w:id="210" w:author="Iman Mohamed Atef Helal" w:date="2023-10-31T18:41:00Z">
        <w:r w:rsidDel="002E7E49">
          <w:delText>full  detailed</w:delText>
        </w:r>
      </w:del>
      <w:ins w:id="211" w:author="Iman Mohamed Atef Helal" w:date="2023-10-31T18:41:00Z">
        <w:r w:rsidR="002E7E49">
          <w:t>full detailed</w:t>
        </w:r>
      </w:ins>
      <w:r>
        <w:t xml:space="preserve"> list of all the questions please refer to the appendix.</w:t>
      </w:r>
    </w:p>
    <w:p w14:paraId="59F94BBB" w14:textId="77777777" w:rsidR="00DC747A" w:rsidRDefault="00000000">
      <w:pPr>
        <w:pStyle w:val="Heading2"/>
        <w:jc w:val="left"/>
        <w:rPr>
          <w:rFonts w:ascii="Times New Roman" w:eastAsia="Times New Roman" w:hAnsi="Times New Roman" w:cs="Times New Roman"/>
        </w:rPr>
      </w:pPr>
      <w:bookmarkStart w:id="212" w:name="_f18nysksp27e" w:colFirst="0" w:colLast="0"/>
      <w:bookmarkEnd w:id="212"/>
      <w:r>
        <w:rPr>
          <w:rFonts w:ascii="Times New Roman" w:eastAsia="Times New Roman" w:hAnsi="Times New Roman" w:cs="Times New Roman"/>
        </w:rPr>
        <w:t>3.3 Analysis Steps:</w:t>
      </w:r>
    </w:p>
    <w:p w14:paraId="4BDB2F8E" w14:textId="2BE7E2EE" w:rsidR="00DC747A" w:rsidRDefault="00000000">
      <w:pPr>
        <w:pBdr>
          <w:top w:val="nil"/>
          <w:left w:val="nil"/>
          <w:bottom w:val="nil"/>
          <w:right w:val="nil"/>
          <w:between w:val="nil"/>
        </w:pBdr>
        <w:spacing w:before="0" w:after="200"/>
        <w:ind w:left="-90" w:right="0" w:firstLine="90"/>
      </w:pPr>
      <w:r>
        <w:t xml:space="preserve">To process the </w:t>
      </w:r>
      <w:proofErr w:type="gramStart"/>
      <w:r>
        <w:t>data</w:t>
      </w:r>
      <w:proofErr w:type="gramEnd"/>
      <w:r>
        <w:t xml:space="preserve"> we received and present </w:t>
      </w:r>
      <w:del w:id="213" w:author="Iman Mohamed Atef Helal" w:date="2023-10-31T18:42:00Z">
        <w:r w:rsidDel="002E7E49">
          <w:delText>them</w:delText>
        </w:r>
      </w:del>
      <w:ins w:id="214" w:author="Iman Mohamed Atef Helal" w:date="2023-10-31T18:42:00Z">
        <w:r w:rsidR="002E7E49">
          <w:t>it</w:t>
        </w:r>
      </w:ins>
      <w:r>
        <w:t xml:space="preserve"> into a proper summary report we used Excel sheet as it is the format Google form outputs. We got the collected data and proceeded to rearrange it into the staging sheet. We used this step to format the responses in a </w:t>
      </w:r>
      <w:del w:id="215" w:author="Iman Mohamed Atef Helal" w:date="2023-10-31T18:41:00Z">
        <w:r w:rsidDel="002E7E49">
          <w:delText>more clear</w:delText>
        </w:r>
      </w:del>
      <w:ins w:id="216" w:author="Iman Mohamed Atef Helal" w:date="2023-10-31T18:41:00Z">
        <w:r w:rsidR="002E7E49">
          <w:t>clearer</w:t>
        </w:r>
      </w:ins>
      <w:r>
        <w:t xml:space="preserve"> way and prepare for the analysis stage. For the sake of </w:t>
      </w:r>
      <w:del w:id="217" w:author="Iman Mohamed Atef Helal" w:date="2023-10-31T18:41:00Z">
        <w:r w:rsidDel="002E7E49">
          <w:delText>summarisation</w:delText>
        </w:r>
      </w:del>
      <w:ins w:id="218" w:author="Iman Mohamed Atef Helal" w:date="2023-10-31T18:41:00Z">
        <w:r w:rsidR="002E7E49">
          <w:t>summarization</w:t>
        </w:r>
      </w:ins>
      <w:r>
        <w:t xml:space="preserve">, we opted to categorize the responses and </w:t>
      </w:r>
      <w:del w:id="219" w:author="Iman Mohamed Atef Helal" w:date="2023-10-31T18:42:00Z">
        <w:r w:rsidDel="002E7E49">
          <w:delText>analyse</w:delText>
        </w:r>
      </w:del>
      <w:ins w:id="220" w:author="Iman Mohamed Atef Helal" w:date="2023-10-31T18:42:00Z">
        <w:r w:rsidR="002E7E49">
          <w:t>analyze</w:t>
        </w:r>
      </w:ins>
      <w:r>
        <w:t xml:space="preserve"> the responses for the top 3 LMSs which most people have experience using because it implies that those 3 will also have better-educated responses and suggestions.</w:t>
      </w:r>
    </w:p>
    <w:p w14:paraId="32BC46A2" w14:textId="77777777" w:rsidR="00DC747A" w:rsidRDefault="00000000">
      <w:pPr>
        <w:pBdr>
          <w:top w:val="nil"/>
          <w:left w:val="nil"/>
          <w:bottom w:val="nil"/>
          <w:right w:val="nil"/>
          <w:between w:val="nil"/>
        </w:pBdr>
        <w:spacing w:before="0" w:after="200"/>
        <w:ind w:left="-90" w:right="0" w:firstLine="90"/>
      </w:pPr>
      <w:r>
        <w:t xml:space="preserve">As pointed out before the student survey is mostly quantitative questions so analysis of their responses took the form of sorting the numerical data for questions with multiple options getting </w:t>
      </w:r>
      <w:r>
        <w:lastRenderedPageBreak/>
        <w:t>means for scale questions and then visualizing them using charts to show how each option compares to the others and point out clear user preferences and/or characteristics.</w:t>
      </w:r>
    </w:p>
    <w:p w14:paraId="7BEE8BD7" w14:textId="77777777" w:rsidR="00DC747A" w:rsidRDefault="00000000">
      <w:pPr>
        <w:pBdr>
          <w:top w:val="nil"/>
          <w:left w:val="nil"/>
          <w:bottom w:val="nil"/>
          <w:right w:val="nil"/>
          <w:between w:val="nil"/>
        </w:pBdr>
        <w:spacing w:before="0" w:after="200"/>
        <w:ind w:left="-90" w:right="0" w:firstLine="90"/>
      </w:pPr>
      <w:r>
        <w:t>For the qualitative questions, we decided to categorize them based on important elements to the users like speed, ease of use, functionality, etc. And picked the most recurring requests in our report for each major LMS.</w:t>
      </w:r>
    </w:p>
    <w:p w14:paraId="0977B2E4" w14:textId="77777777" w:rsidR="00DC747A" w:rsidRDefault="00000000">
      <w:pPr>
        <w:pStyle w:val="Heading2"/>
        <w:rPr>
          <w:rFonts w:ascii="Times New Roman" w:eastAsia="Times New Roman" w:hAnsi="Times New Roman" w:cs="Times New Roman"/>
        </w:rPr>
      </w:pPr>
      <w:bookmarkStart w:id="221" w:name="_yl6sym7kgu4" w:colFirst="0" w:colLast="0"/>
      <w:bookmarkEnd w:id="221"/>
      <w:r>
        <w:br w:type="page"/>
      </w:r>
    </w:p>
    <w:p w14:paraId="50168B00" w14:textId="2542E61E" w:rsidR="00DC747A" w:rsidRDefault="00477924">
      <w:pPr>
        <w:ind w:left="0"/>
        <w:jc w:val="center"/>
        <w:rPr>
          <w:i/>
          <w:sz w:val="22"/>
          <w:szCs w:val="22"/>
        </w:rPr>
        <w:pPrChange w:id="222" w:author="Iman Mohamed Atef Helal" w:date="2023-10-17T10:16:00Z">
          <w:pPr>
            <w:jc w:val="center"/>
          </w:pPr>
        </w:pPrChange>
      </w:pPr>
      <w:r>
        <w:rPr>
          <w:noProof/>
        </w:rPr>
        <w:lastRenderedPageBreak/>
        <w:drawing>
          <wp:anchor distT="114300" distB="114300" distL="114300" distR="114300" simplePos="0" relativeHeight="251660288" behindDoc="0" locked="0" layoutInCell="1" hidden="0" allowOverlap="1" wp14:anchorId="70CD7A4C" wp14:editId="65DADB5C">
            <wp:simplePos x="0" y="0"/>
            <wp:positionH relativeFrom="column">
              <wp:posOffset>457200</wp:posOffset>
            </wp:positionH>
            <wp:positionV relativeFrom="paragraph">
              <wp:posOffset>179705</wp:posOffset>
            </wp:positionV>
            <wp:extent cx="5195570" cy="8386445"/>
            <wp:effectExtent l="0" t="0" r="5080" b="0"/>
            <wp:wrapTopAndBottom distT="114300" distB="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195570" cy="8386445"/>
                    </a:xfrm>
                    <a:prstGeom prst="rect">
                      <a:avLst/>
                    </a:prstGeom>
                    <a:ln/>
                  </pic:spPr>
                </pic:pic>
              </a:graphicData>
            </a:graphic>
            <wp14:sizeRelH relativeFrom="margin">
              <wp14:pctWidth>0</wp14:pctWidth>
            </wp14:sizeRelH>
          </wp:anchor>
        </w:drawing>
      </w:r>
      <w:r>
        <w:rPr>
          <w:i/>
          <w:sz w:val="22"/>
          <w:szCs w:val="22"/>
        </w:rPr>
        <w:t>Figure1: Survey Analysis Steps</w:t>
      </w:r>
    </w:p>
    <w:p w14:paraId="0BDF655B" w14:textId="77777777" w:rsidR="00DC747A" w:rsidRDefault="00000000">
      <w:pPr>
        <w:pStyle w:val="Heading2"/>
        <w:rPr>
          <w:rFonts w:ascii="Times New Roman" w:eastAsia="Times New Roman" w:hAnsi="Times New Roman" w:cs="Times New Roman"/>
        </w:rPr>
      </w:pPr>
      <w:bookmarkStart w:id="223" w:name="_llvn88k76af3" w:colFirst="0" w:colLast="0"/>
      <w:bookmarkEnd w:id="223"/>
      <w:r>
        <w:rPr>
          <w:rFonts w:ascii="Times New Roman" w:eastAsia="Times New Roman" w:hAnsi="Times New Roman" w:cs="Times New Roman"/>
        </w:rPr>
        <w:lastRenderedPageBreak/>
        <w:t>3.4 Survey Results:</w:t>
      </w:r>
    </w:p>
    <w:p w14:paraId="14400C2F" w14:textId="77777777" w:rsidR="00DC747A" w:rsidRDefault="00000000">
      <w:r>
        <w:rPr>
          <w:noProof/>
        </w:rPr>
        <w:drawing>
          <wp:anchor distT="114300" distB="114300" distL="114300" distR="114300" simplePos="0" relativeHeight="251661312" behindDoc="0" locked="0" layoutInCell="1" hidden="0" allowOverlap="1" wp14:anchorId="59777D08" wp14:editId="580494D7">
            <wp:simplePos x="0" y="0"/>
            <wp:positionH relativeFrom="column">
              <wp:posOffset>2971800</wp:posOffset>
            </wp:positionH>
            <wp:positionV relativeFrom="paragraph">
              <wp:posOffset>390525</wp:posOffset>
            </wp:positionV>
            <wp:extent cx="3193948" cy="1982787"/>
            <wp:effectExtent l="0" t="0" r="0" b="0"/>
            <wp:wrapSquare wrapText="bothSides" distT="114300" distB="114300" distL="114300" distR="114300"/>
            <wp:docPr id="13" name="image15.png" descr="&#10;"/>
            <wp:cNvGraphicFramePr/>
            <a:graphic xmlns:a="http://schemas.openxmlformats.org/drawingml/2006/main">
              <a:graphicData uri="http://schemas.openxmlformats.org/drawingml/2006/picture">
                <pic:pic xmlns:pic="http://schemas.openxmlformats.org/drawingml/2006/picture">
                  <pic:nvPicPr>
                    <pic:cNvPr id="0" name="image15.png" descr="&#10;"/>
                    <pic:cNvPicPr preferRelativeResize="0"/>
                  </pic:nvPicPr>
                  <pic:blipFill>
                    <a:blip r:embed="rId13"/>
                    <a:srcRect/>
                    <a:stretch>
                      <a:fillRect/>
                    </a:stretch>
                  </pic:blipFill>
                  <pic:spPr>
                    <a:xfrm>
                      <a:off x="0" y="0"/>
                      <a:ext cx="3193948" cy="1982787"/>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42CEDC63" wp14:editId="14E9AB78">
            <wp:simplePos x="0" y="0"/>
            <wp:positionH relativeFrom="column">
              <wp:posOffset>-247649</wp:posOffset>
            </wp:positionH>
            <wp:positionV relativeFrom="paragraph">
              <wp:posOffset>438150</wp:posOffset>
            </wp:positionV>
            <wp:extent cx="3097769" cy="1933575"/>
            <wp:effectExtent l="0" t="0" r="0" b="0"/>
            <wp:wrapSquare wrapText="bothSides" distT="114300" distB="114300" distL="114300" distR="114300"/>
            <wp:docPr id="3"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14"/>
                    <a:srcRect/>
                    <a:stretch>
                      <a:fillRect/>
                    </a:stretch>
                  </pic:blipFill>
                  <pic:spPr>
                    <a:xfrm>
                      <a:off x="0" y="0"/>
                      <a:ext cx="3097769" cy="1933575"/>
                    </a:xfrm>
                    <a:prstGeom prst="rect">
                      <a:avLst/>
                    </a:prstGeom>
                    <a:ln/>
                  </pic:spPr>
                </pic:pic>
              </a:graphicData>
            </a:graphic>
          </wp:anchor>
        </w:drawing>
      </w:r>
    </w:p>
    <w:p w14:paraId="78201C6C" w14:textId="77777777" w:rsidR="00DC747A" w:rsidRDefault="00000000">
      <w:pPr>
        <w:jc w:val="center"/>
        <w:rPr>
          <w:i/>
          <w:sz w:val="22"/>
          <w:szCs w:val="22"/>
        </w:rPr>
      </w:pPr>
      <w:r>
        <w:rPr>
          <w:i/>
          <w:sz w:val="22"/>
          <w:szCs w:val="22"/>
        </w:rPr>
        <w:t>Figure2: Survey Faculties Chart</w:t>
      </w:r>
      <w:r>
        <w:rPr>
          <w:i/>
          <w:sz w:val="22"/>
          <w:szCs w:val="22"/>
        </w:rPr>
        <w:tab/>
      </w:r>
      <w:r>
        <w:rPr>
          <w:i/>
          <w:sz w:val="22"/>
          <w:szCs w:val="22"/>
        </w:rPr>
        <w:tab/>
        <w:t xml:space="preserve">                       Figure3: Survey </w:t>
      </w:r>
      <w:proofErr w:type="spellStart"/>
      <w:r>
        <w:rPr>
          <w:i/>
          <w:sz w:val="22"/>
          <w:szCs w:val="22"/>
        </w:rPr>
        <w:t>Universites</w:t>
      </w:r>
      <w:proofErr w:type="spellEnd"/>
      <w:r>
        <w:rPr>
          <w:i/>
          <w:sz w:val="22"/>
          <w:szCs w:val="22"/>
        </w:rPr>
        <w:t xml:space="preserve"> Chart                       </w:t>
      </w:r>
    </w:p>
    <w:p w14:paraId="02EF41AA" w14:textId="25B7A89B" w:rsidR="00DC747A" w:rsidRDefault="00000000">
      <w:pPr>
        <w:pBdr>
          <w:top w:val="nil"/>
          <w:left w:val="nil"/>
          <w:bottom w:val="nil"/>
          <w:right w:val="nil"/>
          <w:between w:val="nil"/>
        </w:pBdr>
        <w:spacing w:before="0" w:after="200"/>
        <w:ind w:left="-90" w:right="0" w:firstLine="90"/>
      </w:pPr>
      <w:r>
        <w:t xml:space="preserve">Our survey collected 98 responses from students and all extra details can be found in the full report in the </w:t>
      </w:r>
      <w:r w:rsidRPr="0044452B">
        <w:rPr>
          <w:highlight w:val="yellow"/>
          <w:rPrChange w:id="224" w:author="Iman Mohamed Atef Helal" w:date="2023-10-17T10:48:00Z">
            <w:rPr/>
          </w:rPrChange>
        </w:rPr>
        <w:t>appendix</w:t>
      </w:r>
      <w:r>
        <w:t>. The students were from various faculties though most of them were from Cairo University and in engineering or computer science faculties. Most of them are in their fourth year and have used an LMS before</w:t>
      </w:r>
      <w:ins w:id="225" w:author="Iman Mohamed Atef Helal" w:date="2023-10-17T10:50:00Z">
        <w:r w:rsidR="0044452B">
          <w:t xml:space="preserve"> </w:t>
        </w:r>
      </w:ins>
      <w:r>
        <w:t xml:space="preserve">(95.6%). </w:t>
      </w:r>
      <w:r>
        <w:rPr>
          <w:noProof/>
        </w:rPr>
        <w:drawing>
          <wp:anchor distT="114300" distB="114300" distL="114300" distR="114300" simplePos="0" relativeHeight="251663360" behindDoc="0" locked="0" layoutInCell="1" hidden="0" allowOverlap="1" wp14:anchorId="6363C47A" wp14:editId="05756AC5">
            <wp:simplePos x="0" y="0"/>
            <wp:positionH relativeFrom="column">
              <wp:posOffset>1457325</wp:posOffset>
            </wp:positionH>
            <wp:positionV relativeFrom="paragraph">
              <wp:posOffset>977910</wp:posOffset>
            </wp:positionV>
            <wp:extent cx="3095625" cy="1912681"/>
            <wp:effectExtent l="0" t="0" r="0" b="0"/>
            <wp:wrapTopAndBottom distT="114300" distB="114300"/>
            <wp:docPr id="18"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15"/>
                    <a:srcRect/>
                    <a:stretch>
                      <a:fillRect/>
                    </a:stretch>
                  </pic:blipFill>
                  <pic:spPr>
                    <a:xfrm>
                      <a:off x="0" y="0"/>
                      <a:ext cx="3095625" cy="1912681"/>
                    </a:xfrm>
                    <a:prstGeom prst="rect">
                      <a:avLst/>
                    </a:prstGeom>
                    <a:ln/>
                  </pic:spPr>
                </pic:pic>
              </a:graphicData>
            </a:graphic>
          </wp:anchor>
        </w:drawing>
      </w:r>
    </w:p>
    <w:p w14:paraId="2FB6D5EC" w14:textId="77777777" w:rsidR="00DC747A" w:rsidRDefault="00000000">
      <w:pPr>
        <w:jc w:val="center"/>
        <w:rPr>
          <w:i/>
          <w:sz w:val="22"/>
          <w:szCs w:val="22"/>
        </w:rPr>
      </w:pPr>
      <w:r>
        <w:rPr>
          <w:i/>
          <w:sz w:val="22"/>
          <w:szCs w:val="22"/>
        </w:rPr>
        <w:t>Figure4: Survey Student Year Chart</w:t>
      </w:r>
    </w:p>
    <w:p w14:paraId="14399D4D" w14:textId="77777777" w:rsidR="00DC747A" w:rsidRDefault="00000000">
      <w:pPr>
        <w:pBdr>
          <w:top w:val="nil"/>
          <w:left w:val="nil"/>
          <w:bottom w:val="nil"/>
          <w:right w:val="nil"/>
          <w:between w:val="nil"/>
        </w:pBdr>
        <w:spacing w:before="0" w:after="200"/>
        <w:ind w:left="-90" w:right="0" w:firstLine="90"/>
      </w:pPr>
      <w:r>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1543FEF" w14:textId="77777777" w:rsidR="00DC747A" w:rsidRDefault="00DC747A"/>
    <w:p w14:paraId="182566B4" w14:textId="4DAF4A96" w:rsidR="00DC747A" w:rsidRDefault="00000000">
      <w:pPr>
        <w:pBdr>
          <w:top w:val="nil"/>
          <w:left w:val="nil"/>
          <w:bottom w:val="nil"/>
          <w:right w:val="nil"/>
          <w:between w:val="nil"/>
        </w:pBdr>
        <w:spacing w:before="0" w:after="200"/>
        <w:ind w:left="-90" w:right="0" w:firstLine="90"/>
      </w:pPr>
      <w:r>
        <w:t xml:space="preserve">The answers to question 8 on the students' survey (how often </w:t>
      </w:r>
      <w:proofErr w:type="gramStart"/>
      <w:r>
        <w:t>do you use</w:t>
      </w:r>
      <w:proofErr w:type="gramEnd"/>
      <w:r>
        <w:t xml:space="preserve"> the LMS) are a bit inconclusive as 40.5% of the respondents said they use it daily and 36.7% said they rarely use it which points out the variance of how students approach using an LMS and using external tools or other sources to study like </w:t>
      </w:r>
      <w:del w:id="226" w:author="Iman Mohamed Atef Helal" w:date="2023-10-31T18:42:00Z">
        <w:r w:rsidDel="002E7E49">
          <w:delText>youtube</w:delText>
        </w:r>
      </w:del>
      <w:ins w:id="227" w:author="Iman Mohamed Atef Helal" w:date="2023-10-31T18:42:00Z">
        <w:r w:rsidR="002E7E49">
          <w:t>YouTube</w:t>
        </w:r>
      </w:ins>
      <w:r>
        <w:t>.</w:t>
      </w:r>
    </w:p>
    <w:p w14:paraId="6DE1C7AE" w14:textId="77777777" w:rsidR="00DC747A" w:rsidRDefault="00DC747A">
      <w:pPr>
        <w:pBdr>
          <w:top w:val="nil"/>
          <w:left w:val="nil"/>
          <w:bottom w:val="nil"/>
          <w:right w:val="nil"/>
          <w:between w:val="nil"/>
        </w:pBdr>
        <w:spacing w:before="0" w:after="200"/>
        <w:ind w:left="-90" w:right="0" w:firstLine="90"/>
      </w:pPr>
    </w:p>
    <w:p w14:paraId="09B63DB6" w14:textId="77777777" w:rsidR="00DC747A" w:rsidRDefault="00DC747A">
      <w:pPr>
        <w:pBdr>
          <w:top w:val="nil"/>
          <w:left w:val="nil"/>
          <w:bottom w:val="nil"/>
          <w:right w:val="nil"/>
          <w:between w:val="nil"/>
        </w:pBdr>
        <w:spacing w:before="0" w:after="200"/>
        <w:ind w:left="-90" w:right="0" w:firstLine="90"/>
      </w:pPr>
    </w:p>
    <w:p w14:paraId="2F6A22BE" w14:textId="77777777" w:rsidR="00DC747A" w:rsidRDefault="00000000">
      <w:r>
        <w:rPr>
          <w:noProof/>
        </w:rPr>
        <w:lastRenderedPageBreak/>
        <w:drawing>
          <wp:anchor distT="57150" distB="57150" distL="57150" distR="57150" simplePos="0" relativeHeight="251664384" behindDoc="0" locked="0" layoutInCell="1" hidden="0" allowOverlap="1" wp14:anchorId="048DB101" wp14:editId="4ACC37FF">
            <wp:simplePos x="0" y="0"/>
            <wp:positionH relativeFrom="column">
              <wp:posOffset>1276350</wp:posOffset>
            </wp:positionH>
            <wp:positionV relativeFrom="paragraph">
              <wp:posOffset>276448</wp:posOffset>
            </wp:positionV>
            <wp:extent cx="3471863" cy="2120539"/>
            <wp:effectExtent l="0" t="0" r="0" b="0"/>
            <wp:wrapTopAndBottom distT="57150" distB="57150"/>
            <wp:docPr id="8"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6"/>
                    <a:srcRect/>
                    <a:stretch>
                      <a:fillRect/>
                    </a:stretch>
                  </pic:blipFill>
                  <pic:spPr>
                    <a:xfrm>
                      <a:off x="0" y="0"/>
                      <a:ext cx="3471863" cy="2120539"/>
                    </a:xfrm>
                    <a:prstGeom prst="rect">
                      <a:avLst/>
                    </a:prstGeom>
                    <a:ln/>
                  </pic:spPr>
                </pic:pic>
              </a:graphicData>
            </a:graphic>
          </wp:anchor>
        </w:drawing>
      </w:r>
    </w:p>
    <w:p w14:paraId="15C3B2A3" w14:textId="77777777" w:rsidR="00DC747A" w:rsidRDefault="00000000">
      <w:pPr>
        <w:jc w:val="center"/>
        <w:rPr>
          <w:i/>
          <w:sz w:val="22"/>
          <w:szCs w:val="22"/>
        </w:rPr>
      </w:pPr>
      <w:r>
        <w:rPr>
          <w:i/>
          <w:sz w:val="22"/>
          <w:szCs w:val="22"/>
        </w:rPr>
        <w:t xml:space="preserve">Figure5: Survey LMS Preference Chart </w:t>
      </w:r>
    </w:p>
    <w:p w14:paraId="0FA8C201" w14:textId="77777777" w:rsidR="00DC747A" w:rsidRDefault="00000000">
      <w:pPr>
        <w:pBdr>
          <w:top w:val="nil"/>
          <w:left w:val="nil"/>
          <w:bottom w:val="nil"/>
          <w:right w:val="nil"/>
          <w:between w:val="nil"/>
        </w:pBdr>
        <w:spacing w:before="0" w:after="200"/>
        <w:ind w:left="-90" w:right="0" w:firstLine="90"/>
      </w:pPr>
      <w:r>
        <w:t xml:space="preserve">But most important is the usage data on which LMS the students preferred. with Blackboard, Google Classroom, and Microsoft Teams being the top three choices. </w:t>
      </w:r>
    </w:p>
    <w:p w14:paraId="582748F9" w14:textId="77777777" w:rsidR="00DC747A" w:rsidRDefault="00000000">
      <w:pPr>
        <w:pBdr>
          <w:top w:val="nil"/>
          <w:left w:val="nil"/>
          <w:bottom w:val="nil"/>
          <w:right w:val="nil"/>
          <w:between w:val="nil"/>
        </w:pBdr>
        <w:spacing w:before="0" w:after="200"/>
        <w:ind w:left="-90" w:right="0" w:firstLine="90"/>
      </w:pPr>
      <w:r>
        <w:t>On the top is the chart representing the percentages of which LMS the students preferred (Question 7) while below are the cumulative numbers of which LMS the students ever used (Question 6)</w:t>
      </w:r>
    </w:p>
    <w:p w14:paraId="76276387" w14:textId="77777777" w:rsidR="00DC747A" w:rsidRDefault="00000000">
      <w:r>
        <w:t>It is also crucial to point out a few major points that are derived from this data.</w:t>
      </w:r>
    </w:p>
    <w:p w14:paraId="60222189" w14:textId="77777777" w:rsidR="00DC747A" w:rsidRDefault="00000000">
      <w:pPr>
        <w:numPr>
          <w:ilvl w:val="0"/>
          <w:numId w:val="8"/>
        </w:numPr>
        <w:pBdr>
          <w:top w:val="nil"/>
          <w:left w:val="nil"/>
          <w:bottom w:val="nil"/>
          <w:right w:val="nil"/>
          <w:between w:val="nil"/>
        </w:pBdr>
        <w:spacing w:before="200" w:after="200"/>
        <w:ind w:left="630" w:right="0" w:hanging="270"/>
      </w:pPr>
      <w:r>
        <w:t>Firstly, even though Microsoft Teams is not an LMS in the strictest terms, its features of organizing work, dashboards, sharing material and video streaming made it a very useful tool for students and teachers alike.</w:t>
      </w:r>
    </w:p>
    <w:p w14:paraId="186D6967" w14:textId="77777777" w:rsidR="00DC747A" w:rsidRDefault="00000000">
      <w:pPr>
        <w:numPr>
          <w:ilvl w:val="0"/>
          <w:numId w:val="8"/>
        </w:numPr>
        <w:pBdr>
          <w:top w:val="nil"/>
          <w:left w:val="nil"/>
          <w:bottom w:val="nil"/>
          <w:right w:val="nil"/>
          <w:between w:val="nil"/>
        </w:pBdr>
        <w:spacing w:before="200" w:after="200"/>
        <w:ind w:left="630" w:right="0" w:hanging="270"/>
      </w:pPr>
      <w:r>
        <w:t xml:space="preserve">Secondly, </w:t>
      </w:r>
      <w:proofErr w:type="gramStart"/>
      <w:r>
        <w:t>An</w:t>
      </w:r>
      <w:proofErr w:type="gramEnd"/>
      <w:r>
        <w:t xml:space="preserve"> interesting note to point out is that 100% of the respondents who chose Blackboard as their preferred LMS were all from Cairo University, adding The fact that most respondents are from Cairo University suggests that the current features of Blackboard are liked enough to warrant a second place even when no other student from another university chose Blackboard. </w:t>
      </w:r>
    </w:p>
    <w:p w14:paraId="387145B9" w14:textId="098E34B2" w:rsidR="00DC747A" w:rsidRDefault="00000000">
      <w:pPr>
        <w:numPr>
          <w:ilvl w:val="0"/>
          <w:numId w:val="8"/>
        </w:numPr>
        <w:pBdr>
          <w:top w:val="nil"/>
          <w:left w:val="nil"/>
          <w:bottom w:val="nil"/>
          <w:right w:val="nil"/>
          <w:between w:val="nil"/>
        </w:pBdr>
        <w:spacing w:before="200" w:after="200"/>
        <w:ind w:left="630" w:right="0" w:hanging="270"/>
      </w:pPr>
      <w:r>
        <w:t xml:space="preserve">Thirdly, </w:t>
      </w:r>
      <w:del w:id="228" w:author="Iman Mohamed Atef Helal" w:date="2023-10-31T18:42:00Z">
        <w:r w:rsidDel="002E7E49">
          <w:delText>This</w:delText>
        </w:r>
      </w:del>
      <w:ins w:id="229" w:author="Iman Mohamed Atef Helal" w:date="2023-10-31T18:42:00Z">
        <w:r w:rsidR="002E7E49">
          <w:t>this</w:t>
        </w:r>
      </w:ins>
      <w:r>
        <w:t xml:space="preserve"> also warrants a deeper look into Google Classroom, as though compared to Blackboard it lacks a lot of the features that allow Blackboard to be an internationally recognized LMS, it is still preferred by many students.</w:t>
      </w:r>
    </w:p>
    <w:p w14:paraId="6C8C919C" w14:textId="34813313" w:rsidR="00DC747A" w:rsidRDefault="00000000">
      <w:pPr>
        <w:numPr>
          <w:ilvl w:val="0"/>
          <w:numId w:val="8"/>
        </w:numPr>
        <w:pBdr>
          <w:top w:val="nil"/>
          <w:left w:val="nil"/>
          <w:bottom w:val="nil"/>
          <w:right w:val="nil"/>
          <w:between w:val="nil"/>
        </w:pBdr>
        <w:spacing w:before="200" w:after="200"/>
        <w:ind w:left="630" w:right="0" w:hanging="270"/>
      </w:pPr>
      <w:r>
        <w:t xml:space="preserve">Lastly, following up on the previous point, even though we added other internationally recognized LMSs like Canvas and Moodle, barely anyone preferred them or even used them. This can be due to our limited </w:t>
      </w:r>
      <w:del w:id="230" w:author="Iman Mohamed Atef Helal" w:date="2023-10-31T18:42:00Z">
        <w:r w:rsidDel="002E7E49">
          <w:delText>respondents</w:delText>
        </w:r>
      </w:del>
      <w:ins w:id="231" w:author="Iman Mohamed Atef Helal" w:date="2023-10-31T18:42:00Z">
        <w:r w:rsidR="002E7E49">
          <w:t>respondents,</w:t>
        </w:r>
      </w:ins>
      <w:r>
        <w:t xml:space="preserve"> but it can also imply a lack of experiments with those LMS in higher education in Egypt.</w:t>
      </w:r>
    </w:p>
    <w:p w14:paraId="67BB11D8" w14:textId="77777777" w:rsidR="00DC747A" w:rsidRPr="00477924" w:rsidRDefault="00000000">
      <w:pPr>
        <w:jc w:val="center"/>
        <w:rPr>
          <w:i/>
          <w:sz w:val="22"/>
          <w:szCs w:val="22"/>
          <w:lang w:val="fr-FR"/>
        </w:rPr>
      </w:pPr>
      <w:r w:rsidRPr="00477924">
        <w:rPr>
          <w:i/>
          <w:sz w:val="22"/>
          <w:szCs w:val="22"/>
          <w:lang w:val="fr-FR"/>
        </w:rPr>
        <w:lastRenderedPageBreak/>
        <w:t>Figure</w:t>
      </w:r>
      <w:proofErr w:type="gramStart"/>
      <w:r w:rsidRPr="00477924">
        <w:rPr>
          <w:i/>
          <w:sz w:val="22"/>
          <w:szCs w:val="22"/>
          <w:lang w:val="fr-FR"/>
        </w:rPr>
        <w:t>6:</w:t>
      </w:r>
      <w:proofErr w:type="gramEnd"/>
      <w:r w:rsidRPr="00477924">
        <w:rPr>
          <w:i/>
          <w:sz w:val="22"/>
          <w:szCs w:val="22"/>
          <w:lang w:val="fr-FR"/>
        </w:rPr>
        <w:t xml:space="preserve"> Survey LMS Usage </w:t>
      </w:r>
      <w:r w:rsidRPr="002E7E49">
        <w:rPr>
          <w:i/>
          <w:sz w:val="22"/>
          <w:szCs w:val="22"/>
          <w:lang w:val="en-US"/>
          <w:rPrChange w:id="232" w:author="Iman Mohamed Atef Helal" w:date="2023-10-31T18:42:00Z">
            <w:rPr>
              <w:i/>
              <w:sz w:val="22"/>
              <w:szCs w:val="22"/>
              <w:lang w:val="fr-FR"/>
            </w:rPr>
          </w:rPrChange>
        </w:rPr>
        <w:t>Comparison</w:t>
      </w:r>
      <w:r w:rsidRPr="00477924">
        <w:rPr>
          <w:i/>
          <w:sz w:val="22"/>
          <w:szCs w:val="22"/>
          <w:lang w:val="fr-FR"/>
        </w:rPr>
        <w:t>.</w:t>
      </w:r>
      <w:r>
        <w:rPr>
          <w:noProof/>
        </w:rPr>
        <w:drawing>
          <wp:anchor distT="0" distB="0" distL="0" distR="0" simplePos="0" relativeHeight="251665408" behindDoc="0" locked="0" layoutInCell="1" hidden="0" allowOverlap="1" wp14:anchorId="178D1A2A" wp14:editId="1B317FA6">
            <wp:simplePos x="0" y="0"/>
            <wp:positionH relativeFrom="column">
              <wp:posOffset>-306224</wp:posOffset>
            </wp:positionH>
            <wp:positionV relativeFrom="paragraph">
              <wp:posOffset>0</wp:posOffset>
            </wp:positionV>
            <wp:extent cx="6338888" cy="3076575"/>
            <wp:effectExtent l="0" t="0" r="0" b="0"/>
            <wp:wrapTopAndBottom distT="0" distB="0"/>
            <wp:docPr id="10"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17"/>
                    <a:srcRect/>
                    <a:stretch>
                      <a:fillRect/>
                    </a:stretch>
                  </pic:blipFill>
                  <pic:spPr>
                    <a:xfrm>
                      <a:off x="0" y="0"/>
                      <a:ext cx="6338888" cy="3076575"/>
                    </a:xfrm>
                    <a:prstGeom prst="rect">
                      <a:avLst/>
                    </a:prstGeom>
                    <a:ln/>
                  </pic:spPr>
                </pic:pic>
              </a:graphicData>
            </a:graphic>
          </wp:anchor>
        </w:drawing>
      </w:r>
    </w:p>
    <w:p w14:paraId="0EA87532" w14:textId="77777777" w:rsidR="00DC747A" w:rsidRDefault="00000000">
      <w:pPr>
        <w:pBdr>
          <w:top w:val="nil"/>
          <w:left w:val="nil"/>
          <w:bottom w:val="nil"/>
          <w:right w:val="nil"/>
          <w:between w:val="nil"/>
        </w:pBdr>
        <w:spacing w:before="0" w:after="200"/>
        <w:ind w:left="-90" w:right="0" w:firstLine="90"/>
      </w:pPr>
      <w:r>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6FA4BDF4" w14:textId="77777777" w:rsidR="00DC747A" w:rsidRDefault="00000000">
      <w:pPr>
        <w:pBdr>
          <w:top w:val="nil"/>
          <w:left w:val="nil"/>
          <w:bottom w:val="nil"/>
          <w:right w:val="nil"/>
          <w:between w:val="nil"/>
        </w:pBdr>
        <w:spacing w:before="0" w:after="200"/>
        <w:ind w:left="-90" w:right="0" w:firstLine="90"/>
      </w:pPr>
      <w:r>
        <w:t xml:space="preserve">By going through the responses some common points were made by the teaching staff on how important Ease of use, reusability, of course, </w:t>
      </w:r>
      <w:del w:id="233" w:author="Iman Mohamed Atef Helal" w:date="2023-10-31T18:43:00Z">
        <w:r w:rsidDel="002E7E49">
          <w:delText xml:space="preserve"> </w:delText>
        </w:r>
      </w:del>
      <w:r>
        <w:t xml:space="preserve">issues caused by low bandwidth, </w:t>
      </w:r>
      <w:proofErr w:type="gramStart"/>
      <w:r>
        <w:t>sharing</w:t>
      </w:r>
      <w:proofErr w:type="gramEnd"/>
      <w:r>
        <w:t xml:space="preserve"> and organizing files easier, making quizzes and lastly video conferencing.</w:t>
      </w:r>
    </w:p>
    <w:p w14:paraId="1E181BB9" w14:textId="77777777" w:rsidR="00DC747A" w:rsidRDefault="00000000">
      <w:pPr>
        <w:pStyle w:val="Heading2"/>
        <w:rPr>
          <w:rFonts w:ascii="Times New Roman" w:eastAsia="Times New Roman" w:hAnsi="Times New Roman" w:cs="Times New Roman"/>
        </w:rPr>
      </w:pPr>
      <w:bookmarkStart w:id="234" w:name="_624h26762liz" w:colFirst="0" w:colLast="0"/>
      <w:bookmarkEnd w:id="234"/>
      <w:r>
        <w:rPr>
          <w:rFonts w:ascii="Times New Roman" w:eastAsia="Times New Roman" w:hAnsi="Times New Roman" w:cs="Times New Roman"/>
        </w:rPr>
        <w:t xml:space="preserve"> 3.5 Project Preliminary Requirements:</w:t>
      </w:r>
    </w:p>
    <w:p w14:paraId="1DEC5935" w14:textId="77777777" w:rsidR="00DC747A" w:rsidRDefault="00000000">
      <w:pPr>
        <w:pBdr>
          <w:top w:val="nil"/>
          <w:left w:val="nil"/>
          <w:bottom w:val="nil"/>
          <w:right w:val="nil"/>
          <w:between w:val="nil"/>
        </w:pBdr>
        <w:spacing w:before="0" w:after="200"/>
        <w:ind w:left="-90" w:right="0" w:firstLine="90"/>
      </w:pPr>
      <w:r>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0F27074C" w14:textId="77777777" w:rsidR="00DC747A" w:rsidRDefault="00000000">
      <w:pPr>
        <w:numPr>
          <w:ilvl w:val="0"/>
          <w:numId w:val="8"/>
        </w:numPr>
        <w:pBdr>
          <w:top w:val="nil"/>
          <w:left w:val="nil"/>
          <w:bottom w:val="nil"/>
          <w:right w:val="nil"/>
          <w:between w:val="nil"/>
        </w:pBdr>
        <w:spacing w:before="200" w:after="200"/>
        <w:ind w:left="630" w:right="0" w:hanging="270"/>
      </w:pPr>
      <w:r>
        <w:t>Must Have Features: Features that are crucial to the LMS and should not pose significant trouble implementing.</w:t>
      </w:r>
    </w:p>
    <w:p w14:paraId="674F9532" w14:textId="77777777" w:rsidR="00DC747A" w:rsidRDefault="00000000">
      <w:pPr>
        <w:numPr>
          <w:ilvl w:val="0"/>
          <w:numId w:val="8"/>
        </w:numPr>
        <w:pBdr>
          <w:top w:val="nil"/>
          <w:left w:val="nil"/>
          <w:bottom w:val="nil"/>
          <w:right w:val="nil"/>
          <w:between w:val="nil"/>
        </w:pBdr>
        <w:spacing w:before="200" w:after="200"/>
        <w:ind w:left="630" w:right="0" w:hanging="270"/>
      </w:pPr>
      <w:r>
        <w:t xml:space="preserve"> Should Have Features: Features that include quality-of-life improvements or minor additions to the system as a whole and their implementation may need consideration in the design phase or are easy to implement. </w:t>
      </w:r>
    </w:p>
    <w:p w14:paraId="731B8DE8" w14:textId="77777777" w:rsidR="00DC747A" w:rsidRDefault="00000000">
      <w:pPr>
        <w:numPr>
          <w:ilvl w:val="0"/>
          <w:numId w:val="8"/>
        </w:numPr>
        <w:pBdr>
          <w:top w:val="nil"/>
          <w:left w:val="nil"/>
          <w:bottom w:val="nil"/>
          <w:right w:val="nil"/>
          <w:between w:val="nil"/>
        </w:pBdr>
        <w:spacing w:before="200" w:after="200"/>
        <w:ind w:left="630" w:right="0" w:hanging="270"/>
      </w:pPr>
      <w:r>
        <w:t xml:space="preserve">Nice To Have Features: Features that can benefit stakeholders but are not crucial and their implementation may be extremely complicated and/or require extreme hardware capabilities. </w:t>
      </w:r>
    </w:p>
    <w:p w14:paraId="031FE8F5" w14:textId="77777777" w:rsidR="00DC747A" w:rsidRDefault="00000000">
      <w:pPr>
        <w:pStyle w:val="Heading3"/>
        <w:numPr>
          <w:ilvl w:val="2"/>
          <w:numId w:val="2"/>
        </w:numPr>
        <w:ind w:left="360"/>
        <w:rPr>
          <w:rFonts w:ascii="Times New Roman" w:eastAsia="Times New Roman" w:hAnsi="Times New Roman" w:cs="Times New Roman"/>
        </w:rPr>
      </w:pPr>
      <w:bookmarkStart w:id="235" w:name="_x5jkosx0rll" w:colFirst="0" w:colLast="0"/>
      <w:bookmarkEnd w:id="235"/>
      <w:r>
        <w:rPr>
          <w:rFonts w:ascii="Times New Roman" w:eastAsia="Times New Roman" w:hAnsi="Times New Roman" w:cs="Times New Roman"/>
        </w:rPr>
        <w:t>Must Have Features:</w:t>
      </w:r>
    </w:p>
    <w:p w14:paraId="7A38B33A"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User Dashboard</w:t>
      </w:r>
    </w:p>
    <w:p w14:paraId="6C40A910"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Tracking Course Progress</w:t>
      </w:r>
    </w:p>
    <w:p w14:paraId="07A2B870"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lastRenderedPageBreak/>
        <w:t>Cloud Storage</w:t>
      </w:r>
    </w:p>
    <w:p w14:paraId="088A4A47"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Multi-language support ability</w:t>
      </w:r>
    </w:p>
    <w:p w14:paraId="3C503200"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Communication Features</w:t>
      </w:r>
    </w:p>
    <w:p w14:paraId="6B9B0A48"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 xml:space="preserve">User-Friendly and easy to navigate </w:t>
      </w:r>
      <w:proofErr w:type="gramStart"/>
      <w:r>
        <w:t>Interface</w:t>
      </w:r>
      <w:proofErr w:type="gramEnd"/>
    </w:p>
    <w:p w14:paraId="35E655A8"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Accessible interface</w:t>
      </w:r>
    </w:p>
    <w:p w14:paraId="6070DE47"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Hot Keys/Quick Access to Tools</w:t>
      </w:r>
    </w:p>
    <w:p w14:paraId="650C383C" w14:textId="581ABEAD" w:rsidR="00DC747A" w:rsidRDefault="00000000">
      <w:pPr>
        <w:numPr>
          <w:ilvl w:val="0"/>
          <w:numId w:val="59"/>
        </w:numPr>
        <w:pBdr>
          <w:top w:val="nil"/>
          <w:left w:val="nil"/>
          <w:bottom w:val="nil"/>
          <w:right w:val="nil"/>
          <w:between w:val="nil"/>
        </w:pBdr>
        <w:spacing w:before="0" w:after="80" w:line="240" w:lineRule="auto"/>
        <w:ind w:left="450" w:right="0" w:hanging="180"/>
        <w:jc w:val="left"/>
      </w:pPr>
      <w:r>
        <w:t xml:space="preserve">Labels and </w:t>
      </w:r>
      <w:del w:id="236" w:author="Iman Mohamed Atef Helal" w:date="2023-10-31T18:43:00Z">
        <w:r w:rsidDel="002E7E49">
          <w:delText>Categorisation</w:delText>
        </w:r>
      </w:del>
      <w:ins w:id="237" w:author="Iman Mohamed Atef Helal" w:date="2023-10-31T18:43:00Z">
        <w:r w:rsidR="002E7E49">
          <w:t>Categorization</w:t>
        </w:r>
      </w:ins>
      <w:r>
        <w:t>/Platform Organization</w:t>
      </w:r>
    </w:p>
    <w:p w14:paraId="20D64BF6" w14:textId="71B16351" w:rsidR="00DC747A" w:rsidRDefault="00000000">
      <w:pPr>
        <w:numPr>
          <w:ilvl w:val="0"/>
          <w:numId w:val="59"/>
        </w:numPr>
        <w:pBdr>
          <w:top w:val="nil"/>
          <w:left w:val="nil"/>
          <w:bottom w:val="nil"/>
          <w:right w:val="nil"/>
          <w:between w:val="nil"/>
        </w:pBdr>
        <w:spacing w:before="0" w:after="80" w:line="240" w:lineRule="auto"/>
        <w:ind w:left="450" w:right="0" w:hanging="180"/>
        <w:jc w:val="left"/>
      </w:pPr>
      <w:del w:id="238" w:author="Iman Mohamed Atef Helal" w:date="2023-10-17T10:22:00Z">
        <w:r w:rsidDel="008A2197">
          <w:delText>Self Enrollment</w:delText>
        </w:r>
      </w:del>
      <w:ins w:id="239" w:author="Iman Mohamed Atef Helal" w:date="2023-10-17T10:22:00Z">
        <w:r w:rsidR="008A2197">
          <w:t>Self-Enrollment</w:t>
        </w:r>
      </w:ins>
      <w:r>
        <w:t xml:space="preserve"> with invitations or codes</w:t>
      </w:r>
    </w:p>
    <w:p w14:paraId="582CE100"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Create Courses</w:t>
      </w:r>
    </w:p>
    <w:p w14:paraId="4CC0A586" w14:textId="3BCA50B7" w:rsidR="00DC747A" w:rsidRDefault="00000000">
      <w:pPr>
        <w:numPr>
          <w:ilvl w:val="0"/>
          <w:numId w:val="59"/>
        </w:numPr>
        <w:pBdr>
          <w:top w:val="nil"/>
          <w:left w:val="nil"/>
          <w:bottom w:val="nil"/>
          <w:right w:val="nil"/>
          <w:between w:val="nil"/>
        </w:pBdr>
        <w:spacing w:before="0" w:after="80" w:line="240" w:lineRule="auto"/>
        <w:ind w:left="450" w:right="0" w:hanging="180"/>
        <w:jc w:val="left"/>
      </w:pPr>
      <w:r>
        <w:t>Add Material/Reuse material</w:t>
      </w:r>
      <w:ins w:id="240" w:author="Iman Mohamed Atef Helal" w:date="2023-10-17T10:21:00Z">
        <w:r w:rsidR="008A2197">
          <w:t xml:space="preserve"> from other </w:t>
        </w:r>
        <w:proofErr w:type="gramStart"/>
        <w:r w:rsidR="008A2197">
          <w:t>courses</w:t>
        </w:r>
      </w:ins>
      <w:proofErr w:type="gramEnd"/>
    </w:p>
    <w:p w14:paraId="159AEE6F"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Tasks/Assignments</w:t>
      </w:r>
    </w:p>
    <w:p w14:paraId="73B9C940"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Writing/Post Edit</w:t>
      </w:r>
      <w:del w:id="241" w:author="Iman Mohamed Atef Helal" w:date="2023-10-17T10:21:00Z">
        <w:r w:rsidDel="008A2197">
          <w:delText>or</w:delText>
        </w:r>
      </w:del>
      <w:r>
        <w:t xml:space="preserve"> page</w:t>
      </w:r>
    </w:p>
    <w:p w14:paraId="396A8D8B"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Quiz assignments</w:t>
      </w:r>
    </w:p>
    <w:p w14:paraId="47C4D98C"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Mobile App Availability</w:t>
      </w:r>
    </w:p>
    <w:p w14:paraId="65DAB7B5"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Fast Performance</w:t>
      </w:r>
    </w:p>
    <w:p w14:paraId="12C69185"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Blog per Course</w:t>
      </w:r>
    </w:p>
    <w:p w14:paraId="66C94AF8" w14:textId="77777777" w:rsidR="00DC747A" w:rsidRDefault="00000000">
      <w:pPr>
        <w:pStyle w:val="Heading3"/>
        <w:numPr>
          <w:ilvl w:val="2"/>
          <w:numId w:val="3"/>
        </w:numPr>
        <w:spacing w:line="259" w:lineRule="auto"/>
        <w:ind w:left="360"/>
        <w:rPr>
          <w:rFonts w:ascii="Times New Roman" w:eastAsia="Times New Roman" w:hAnsi="Times New Roman" w:cs="Times New Roman"/>
        </w:rPr>
      </w:pPr>
      <w:bookmarkStart w:id="242" w:name="_2gf71uu9pk3b" w:colFirst="0" w:colLast="0"/>
      <w:bookmarkEnd w:id="242"/>
      <w:r>
        <w:rPr>
          <w:rFonts w:ascii="Times New Roman" w:eastAsia="Times New Roman" w:hAnsi="Times New Roman" w:cs="Times New Roman"/>
        </w:rPr>
        <w:t>Should Have Features:</w:t>
      </w:r>
    </w:p>
    <w:p w14:paraId="534DFA03"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Dark Mode Option</w:t>
      </w:r>
    </w:p>
    <w:p w14:paraId="717D30D6"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proofErr w:type="spellStart"/>
      <w:r>
        <w:t>Youtube</w:t>
      </w:r>
      <w:proofErr w:type="spellEnd"/>
      <w:r>
        <w:t xml:space="preserve"> video Integration</w:t>
      </w:r>
    </w:p>
    <w:p w14:paraId="6AC76339" w14:textId="0E15FE09" w:rsidR="00DC747A" w:rsidRDefault="00000000">
      <w:pPr>
        <w:numPr>
          <w:ilvl w:val="0"/>
          <w:numId w:val="59"/>
        </w:numPr>
        <w:pBdr>
          <w:top w:val="nil"/>
          <w:left w:val="nil"/>
          <w:bottom w:val="nil"/>
          <w:right w:val="nil"/>
          <w:between w:val="nil"/>
        </w:pBdr>
        <w:spacing w:before="0" w:after="80" w:line="240" w:lineRule="auto"/>
        <w:ind w:left="450" w:right="0" w:hanging="180"/>
        <w:jc w:val="left"/>
      </w:pPr>
      <w:r>
        <w:t>SCROM/</w:t>
      </w:r>
      <w:proofErr w:type="spellStart"/>
      <w:r>
        <w:t>Xapi</w:t>
      </w:r>
      <w:proofErr w:type="spellEnd"/>
      <w:r>
        <w:t>/</w:t>
      </w:r>
      <w:del w:id="243" w:author="Iman Mohamed Atef Helal" w:date="2023-10-17T10:26:00Z">
        <w:r w:rsidRPr="008A2197" w:rsidDel="008A2197">
          <w:rPr>
            <w:highlight w:val="yellow"/>
            <w:rPrChange w:id="244" w:author="Iman Mohamed Atef Helal" w:date="2023-10-17T10:25:00Z">
              <w:rPr/>
            </w:rPrChange>
          </w:rPr>
          <w:delText>Interopearty</w:delText>
        </w:r>
      </w:del>
      <w:ins w:id="245" w:author="Iman Mohamed Atef Helal" w:date="2023-10-17T10:26:00Z">
        <w:r w:rsidR="008A2197" w:rsidRPr="008A2197">
          <w:rPr>
            <w:highlight w:val="yellow"/>
          </w:rPr>
          <w:t>Inter</w:t>
        </w:r>
        <w:r w:rsidR="008A2197">
          <w:rPr>
            <w:highlight w:val="yellow"/>
          </w:rPr>
          <w:t>-</w:t>
        </w:r>
        <w:r w:rsidR="008A2197" w:rsidRPr="008A2197">
          <w:rPr>
            <w:highlight w:val="yellow"/>
          </w:rPr>
          <w:t>operab</w:t>
        </w:r>
        <w:r w:rsidR="008A2197">
          <w:t>ility</w:t>
        </w:r>
      </w:ins>
      <w:r>
        <w:t xml:space="preserve"> Conformance </w:t>
      </w:r>
    </w:p>
    <w:p w14:paraId="7E3667AE"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Enhanced Search Tools</w:t>
      </w:r>
    </w:p>
    <w:p w14:paraId="083486A9"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Customizable Settings</w:t>
      </w:r>
    </w:p>
    <w:p w14:paraId="621EAC07"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Direct File Downloads</w:t>
      </w:r>
    </w:p>
    <w:p w14:paraId="4DBA6FF2"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Tutorials</w:t>
      </w:r>
    </w:p>
    <w:p w14:paraId="046563DF"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rsidRPr="008A2197">
        <w:rPr>
          <w:highlight w:val="yellow"/>
          <w:rPrChange w:id="246" w:author="Iman Mohamed Atef Helal" w:date="2023-10-17T10:26:00Z">
            <w:rPr/>
          </w:rPrChange>
        </w:rPr>
        <w:t>Improved</w:t>
      </w:r>
      <w:r>
        <w:t xml:space="preserve"> Notifications</w:t>
      </w:r>
    </w:p>
    <w:p w14:paraId="40B50408" w14:textId="5A0C17C9" w:rsidR="00DC747A" w:rsidRDefault="00000000">
      <w:pPr>
        <w:numPr>
          <w:ilvl w:val="0"/>
          <w:numId w:val="59"/>
        </w:numPr>
        <w:pBdr>
          <w:top w:val="nil"/>
          <w:left w:val="nil"/>
          <w:bottom w:val="nil"/>
          <w:right w:val="nil"/>
          <w:between w:val="nil"/>
        </w:pBdr>
        <w:spacing w:before="0" w:after="80" w:line="240" w:lineRule="auto"/>
        <w:ind w:left="450" w:right="0" w:hanging="180"/>
        <w:jc w:val="left"/>
      </w:pPr>
      <w:r w:rsidRPr="008A2197">
        <w:rPr>
          <w:strike/>
          <w:rPrChange w:id="247" w:author="Iman Mohamed Atef Helal" w:date="2023-10-17T10:28:00Z">
            <w:rPr/>
          </w:rPrChange>
        </w:rPr>
        <w:t>Efficient</w:t>
      </w:r>
      <w:r>
        <w:t xml:space="preserve"> File Management</w:t>
      </w:r>
      <w:ins w:id="248" w:author="Iman Mohamed Atef Helal" w:date="2023-10-17T10:28:00Z">
        <w:r w:rsidR="008A2197">
          <w:t xml:space="preserve"> System</w:t>
        </w:r>
      </w:ins>
    </w:p>
    <w:p w14:paraId="7B686C36"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Integrated External Resources</w:t>
      </w:r>
    </w:p>
    <w:p w14:paraId="700C547E" w14:textId="48E3984F" w:rsidR="00DC747A" w:rsidRDefault="00000000">
      <w:pPr>
        <w:numPr>
          <w:ilvl w:val="0"/>
          <w:numId w:val="59"/>
        </w:numPr>
        <w:pBdr>
          <w:top w:val="nil"/>
          <w:left w:val="nil"/>
          <w:bottom w:val="nil"/>
          <w:right w:val="nil"/>
          <w:between w:val="nil"/>
        </w:pBdr>
        <w:spacing w:before="0" w:after="80" w:line="240" w:lineRule="auto"/>
        <w:ind w:left="450" w:right="0" w:hanging="180"/>
        <w:jc w:val="left"/>
      </w:pPr>
      <w:r>
        <w:t>Assessment Tools</w:t>
      </w:r>
      <w:ins w:id="249" w:author="Iman Mohamed Atef Helal" w:date="2023-10-17T10:30:00Z">
        <w:r w:rsidR="008A2197">
          <w:t xml:space="preserve"> (Scoring) </w:t>
        </w:r>
      </w:ins>
      <w:r>
        <w:t>/</w:t>
      </w:r>
      <w:r w:rsidRPr="008A2197">
        <w:rPr>
          <w:u w:val="single"/>
          <w:rPrChange w:id="250" w:author="Iman Mohamed Atef Helal" w:date="2023-10-17T10:28:00Z">
            <w:rPr/>
          </w:rPrChange>
        </w:rPr>
        <w:t>Teacher</w:t>
      </w:r>
      <w:r>
        <w:t xml:space="preserve"> Dashboard</w:t>
      </w:r>
    </w:p>
    <w:p w14:paraId="24124FCD"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Feedback Mechanisms</w:t>
      </w:r>
    </w:p>
    <w:p w14:paraId="6D8C1FD8"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In-depth Analytics</w:t>
      </w:r>
    </w:p>
    <w:p w14:paraId="33AEA066" w14:textId="1D42E9C6" w:rsidR="00DC747A" w:rsidDel="008A2197" w:rsidRDefault="00DC747A">
      <w:pPr>
        <w:pBdr>
          <w:top w:val="nil"/>
          <w:left w:val="nil"/>
          <w:bottom w:val="nil"/>
          <w:right w:val="nil"/>
          <w:between w:val="nil"/>
        </w:pBdr>
        <w:spacing w:before="0" w:after="80" w:line="240" w:lineRule="auto"/>
        <w:ind w:left="0" w:right="0"/>
        <w:jc w:val="left"/>
        <w:rPr>
          <w:del w:id="251" w:author="Iman Mohamed Atef Helal" w:date="2023-10-17T10:22:00Z"/>
        </w:rPr>
      </w:pPr>
    </w:p>
    <w:p w14:paraId="4D4C3781" w14:textId="122932E7" w:rsidR="00DC747A" w:rsidDel="008A2197" w:rsidRDefault="00DC747A">
      <w:pPr>
        <w:pBdr>
          <w:top w:val="nil"/>
          <w:left w:val="nil"/>
          <w:bottom w:val="nil"/>
          <w:right w:val="nil"/>
          <w:between w:val="nil"/>
        </w:pBdr>
        <w:spacing w:before="0" w:after="80" w:line="240" w:lineRule="auto"/>
        <w:ind w:left="0" w:right="0"/>
        <w:jc w:val="left"/>
        <w:rPr>
          <w:del w:id="252" w:author="Iman Mohamed Atef Helal" w:date="2023-10-17T10:22:00Z"/>
        </w:rPr>
      </w:pPr>
    </w:p>
    <w:p w14:paraId="7FFA3084" w14:textId="7DD62DE1" w:rsidR="00DC747A" w:rsidDel="008A2197" w:rsidRDefault="00DC747A">
      <w:pPr>
        <w:pBdr>
          <w:top w:val="nil"/>
          <w:left w:val="nil"/>
          <w:bottom w:val="nil"/>
          <w:right w:val="nil"/>
          <w:between w:val="nil"/>
        </w:pBdr>
        <w:spacing w:before="0" w:after="80" w:line="240" w:lineRule="auto"/>
        <w:ind w:left="0" w:right="0"/>
        <w:jc w:val="left"/>
        <w:rPr>
          <w:del w:id="253" w:author="Iman Mohamed Atef Helal" w:date="2023-10-17T10:22:00Z"/>
        </w:rPr>
      </w:pPr>
    </w:p>
    <w:p w14:paraId="3C24444B" w14:textId="34EF00D8" w:rsidR="00DC747A" w:rsidDel="008A2197" w:rsidRDefault="00DC747A">
      <w:pPr>
        <w:pBdr>
          <w:top w:val="nil"/>
          <w:left w:val="nil"/>
          <w:bottom w:val="nil"/>
          <w:right w:val="nil"/>
          <w:between w:val="nil"/>
        </w:pBdr>
        <w:spacing w:before="0" w:after="80" w:line="240" w:lineRule="auto"/>
        <w:ind w:left="0" w:right="0"/>
        <w:jc w:val="left"/>
        <w:rPr>
          <w:del w:id="254" w:author="Iman Mohamed Atef Helal" w:date="2023-10-17T10:22:00Z"/>
        </w:rPr>
      </w:pPr>
    </w:p>
    <w:p w14:paraId="565CD354" w14:textId="3F422453" w:rsidR="00DC747A" w:rsidDel="008A2197" w:rsidRDefault="00DC747A">
      <w:pPr>
        <w:pBdr>
          <w:top w:val="nil"/>
          <w:left w:val="nil"/>
          <w:bottom w:val="nil"/>
          <w:right w:val="nil"/>
          <w:between w:val="nil"/>
        </w:pBdr>
        <w:spacing w:before="0" w:after="80" w:line="240" w:lineRule="auto"/>
        <w:ind w:left="0" w:right="0"/>
        <w:jc w:val="left"/>
        <w:rPr>
          <w:del w:id="255" w:author="Iman Mohamed Atef Helal" w:date="2023-10-17T10:22:00Z"/>
        </w:rPr>
      </w:pPr>
    </w:p>
    <w:p w14:paraId="42240E70" w14:textId="77777777" w:rsidR="00DC747A" w:rsidRDefault="00000000">
      <w:pPr>
        <w:pStyle w:val="Heading3"/>
        <w:numPr>
          <w:ilvl w:val="2"/>
          <w:numId w:val="18"/>
        </w:numPr>
        <w:spacing w:after="0" w:line="259" w:lineRule="auto"/>
        <w:ind w:left="360"/>
        <w:rPr>
          <w:rFonts w:ascii="Times New Roman" w:eastAsia="Times New Roman" w:hAnsi="Times New Roman" w:cs="Times New Roman"/>
        </w:rPr>
      </w:pPr>
      <w:bookmarkStart w:id="256" w:name="_sxgpp5crcv89" w:colFirst="0" w:colLast="0"/>
      <w:bookmarkEnd w:id="256"/>
      <w:r>
        <w:rPr>
          <w:rFonts w:ascii="Times New Roman" w:eastAsia="Times New Roman" w:hAnsi="Times New Roman" w:cs="Times New Roman"/>
        </w:rPr>
        <w:t>Nice to Have Features:</w:t>
      </w:r>
    </w:p>
    <w:p w14:paraId="7C4ABF1E"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Live Meeting Functionality</w:t>
      </w:r>
    </w:p>
    <w:p w14:paraId="5A92D955"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pPr>
      <w:r>
        <w:t>Personalized Learning Paths</w:t>
      </w:r>
    </w:p>
    <w:p w14:paraId="4EA88066" w14:textId="77777777" w:rsidR="00DC747A" w:rsidRDefault="00000000">
      <w:pPr>
        <w:numPr>
          <w:ilvl w:val="0"/>
          <w:numId w:val="59"/>
        </w:numPr>
        <w:pBdr>
          <w:top w:val="nil"/>
          <w:left w:val="nil"/>
          <w:bottom w:val="nil"/>
          <w:right w:val="nil"/>
          <w:between w:val="nil"/>
        </w:pBdr>
        <w:spacing w:before="0" w:after="80" w:line="240" w:lineRule="auto"/>
        <w:ind w:left="450" w:right="0" w:hanging="180"/>
        <w:jc w:val="left"/>
        <w:rPr>
          <w:ins w:id="257" w:author="Iman Mohamed Atef Helal" w:date="2023-10-17T10:22:00Z"/>
        </w:rPr>
      </w:pPr>
      <w:r>
        <w:t>Collaborative Features/ Student teams and shared scores</w:t>
      </w:r>
    </w:p>
    <w:p w14:paraId="5CABC416" w14:textId="1D383EF3" w:rsidR="008A2197" w:rsidRDefault="008A2197">
      <w:pPr>
        <w:numPr>
          <w:ilvl w:val="0"/>
          <w:numId w:val="59"/>
        </w:numPr>
        <w:pBdr>
          <w:top w:val="nil"/>
          <w:left w:val="nil"/>
          <w:bottom w:val="nil"/>
          <w:right w:val="nil"/>
          <w:between w:val="nil"/>
        </w:pBdr>
        <w:spacing w:before="0" w:after="80" w:line="240" w:lineRule="auto"/>
        <w:ind w:left="450" w:right="0" w:hanging="180"/>
        <w:jc w:val="left"/>
      </w:pPr>
      <w:ins w:id="258" w:author="Iman Mohamed Atef Helal" w:date="2023-10-17T10:30:00Z">
        <w:r>
          <w:t>A</w:t>
        </w:r>
      </w:ins>
      <w:ins w:id="259" w:author="Iman Mohamed Atef Helal" w:date="2023-10-17T10:22:00Z">
        <w:r>
          <w:t>uto</w:t>
        </w:r>
      </w:ins>
      <w:ins w:id="260" w:author="Iman Mohamed Atef Helal" w:date="2023-10-17T10:30:00Z">
        <w:r>
          <w:t>-</w:t>
        </w:r>
      </w:ins>
      <w:ins w:id="261" w:author="Iman Mohamed Atef Helal" w:date="2023-10-17T10:22:00Z">
        <w:r>
          <w:t>grading</w:t>
        </w:r>
      </w:ins>
      <w:ins w:id="262" w:author="Iman Mohamed Atef Helal" w:date="2023-10-17T10:30:00Z">
        <w:r>
          <w:t xml:space="preserve"> (Text recognition)</w:t>
        </w:r>
      </w:ins>
    </w:p>
    <w:p w14:paraId="31529FD3" w14:textId="77777777" w:rsidR="00DC747A" w:rsidRDefault="00DC747A">
      <w:pPr>
        <w:pBdr>
          <w:top w:val="nil"/>
          <w:left w:val="nil"/>
          <w:bottom w:val="nil"/>
          <w:right w:val="nil"/>
          <w:between w:val="nil"/>
        </w:pBdr>
        <w:spacing w:before="0" w:after="80" w:line="240" w:lineRule="auto"/>
        <w:ind w:left="0" w:right="0"/>
        <w:jc w:val="left"/>
      </w:pPr>
    </w:p>
    <w:p w14:paraId="49CA222A" w14:textId="4525ED80" w:rsidR="00DC747A" w:rsidRDefault="00000000">
      <w:pPr>
        <w:pStyle w:val="Heading3"/>
        <w:numPr>
          <w:ilvl w:val="0"/>
          <w:numId w:val="20"/>
        </w:numPr>
        <w:spacing w:after="0"/>
        <w:ind w:left="360"/>
        <w:rPr>
          <w:rFonts w:ascii="Times New Roman" w:eastAsia="Times New Roman" w:hAnsi="Times New Roman" w:cs="Times New Roman"/>
        </w:rPr>
      </w:pPr>
      <w:bookmarkStart w:id="263" w:name="_6v7pcspgrfeg" w:colFirst="0" w:colLast="0"/>
      <w:bookmarkEnd w:id="263"/>
      <w:del w:id="264" w:author="Iman Mohamed Atef Helal" w:date="2023-10-17T10:30:00Z">
        <w:r w:rsidDel="008A2197">
          <w:rPr>
            <w:rFonts w:ascii="Times New Roman" w:eastAsia="Times New Roman" w:hAnsi="Times New Roman" w:cs="Times New Roman"/>
          </w:rPr>
          <w:delText xml:space="preserve">functional </w:delText>
        </w:r>
      </w:del>
      <w:ins w:id="265" w:author="Iman Mohamed Atef Helal" w:date="2023-10-17T10:30:00Z">
        <w:r w:rsidR="008A2197">
          <w:rPr>
            <w:rFonts w:ascii="Times New Roman" w:eastAsia="Times New Roman" w:hAnsi="Times New Roman" w:cs="Times New Roman"/>
          </w:rPr>
          <w:t xml:space="preserve">Functional </w:t>
        </w:r>
      </w:ins>
      <w:r>
        <w:rPr>
          <w:rFonts w:ascii="Times New Roman" w:eastAsia="Times New Roman" w:hAnsi="Times New Roman" w:cs="Times New Roman"/>
        </w:rPr>
        <w:t>requirements:</w:t>
      </w:r>
    </w:p>
    <w:p w14:paraId="6A8D8E28" w14:textId="77777777" w:rsidR="00DC747A" w:rsidRDefault="00000000">
      <w:pPr>
        <w:numPr>
          <w:ilvl w:val="0"/>
          <w:numId w:val="5"/>
        </w:numPr>
        <w:spacing w:after="0"/>
        <w:ind w:left="720"/>
        <w:rPr>
          <w:b/>
        </w:rPr>
      </w:pPr>
      <w:r>
        <w:rPr>
          <w:b/>
        </w:rPr>
        <w:t xml:space="preserve">User </w:t>
      </w:r>
      <w:r w:rsidRPr="006E00BA">
        <w:rPr>
          <w:b/>
          <w:highlight w:val="yellow"/>
          <w:rPrChange w:id="266" w:author="Iman Mohamed Atef Helal" w:date="2023-10-17T10:30:00Z">
            <w:rPr>
              <w:b/>
            </w:rPr>
          </w:rPrChange>
        </w:rPr>
        <w:t>Authentication</w:t>
      </w:r>
      <w:r>
        <w:rPr>
          <w:b/>
        </w:rPr>
        <w:t>:</w:t>
      </w:r>
    </w:p>
    <w:p w14:paraId="539379C2" w14:textId="77777777" w:rsidR="00DC747A" w:rsidRDefault="00000000">
      <w:pPr>
        <w:spacing w:after="0"/>
        <w:ind w:left="1440"/>
      </w:pPr>
      <w:r>
        <w:t>User initiates registration by providing details and system validates.</w:t>
      </w:r>
    </w:p>
    <w:p w14:paraId="5BB2F086" w14:textId="77777777" w:rsidR="00DC747A" w:rsidRDefault="00000000">
      <w:pPr>
        <w:spacing w:after="0"/>
        <w:ind w:left="1440"/>
      </w:pPr>
      <w:r>
        <w:lastRenderedPageBreak/>
        <w:t>User logs in using credentials or third-party accounts.</w:t>
      </w:r>
    </w:p>
    <w:p w14:paraId="7AC237D7" w14:textId="77777777" w:rsidR="00DC747A" w:rsidRDefault="00000000">
      <w:pPr>
        <w:spacing w:after="0"/>
        <w:ind w:left="1440"/>
      </w:pPr>
      <w:r>
        <w:t>User resets password if forgotten.</w:t>
      </w:r>
    </w:p>
    <w:p w14:paraId="07E53A48" w14:textId="77777777" w:rsidR="00DC747A" w:rsidRDefault="00000000">
      <w:pPr>
        <w:numPr>
          <w:ilvl w:val="0"/>
          <w:numId w:val="5"/>
        </w:numPr>
        <w:spacing w:after="0"/>
        <w:ind w:left="720"/>
        <w:rPr>
          <w:b/>
        </w:rPr>
      </w:pPr>
      <w:r>
        <w:rPr>
          <w:b/>
        </w:rPr>
        <w:t>User Actions:</w:t>
      </w:r>
    </w:p>
    <w:p w14:paraId="7FF98357" w14:textId="77777777" w:rsidR="00DC747A" w:rsidRDefault="00000000">
      <w:pPr>
        <w:spacing w:after="0"/>
        <w:ind w:left="1440"/>
      </w:pPr>
      <w:r>
        <w:t>Students enrolled in courses, access content, and track progress.</w:t>
      </w:r>
    </w:p>
    <w:p w14:paraId="2230A0BC" w14:textId="77777777" w:rsidR="00DC747A" w:rsidRDefault="00000000">
      <w:pPr>
        <w:spacing w:after="0"/>
        <w:ind w:left="1440"/>
      </w:pPr>
      <w:r>
        <w:t>Teacher manages assignments, materials, quizzes, and courses.</w:t>
      </w:r>
    </w:p>
    <w:p w14:paraId="3E931727" w14:textId="77777777" w:rsidR="00DC747A" w:rsidRDefault="00000000">
      <w:pPr>
        <w:numPr>
          <w:ilvl w:val="0"/>
          <w:numId w:val="5"/>
        </w:numPr>
        <w:spacing w:after="0"/>
        <w:ind w:left="720"/>
        <w:rPr>
          <w:b/>
        </w:rPr>
      </w:pPr>
      <w:r>
        <w:rPr>
          <w:b/>
        </w:rPr>
        <w:t>Platform Features:</w:t>
      </w:r>
    </w:p>
    <w:p w14:paraId="2BEBF841" w14:textId="77777777" w:rsidR="00DC747A" w:rsidRDefault="00000000">
      <w:pPr>
        <w:spacing w:after="0"/>
        <w:ind w:left="1440"/>
      </w:pPr>
      <w:r>
        <w:t>User upload, downloads, and manages learning materials.</w:t>
      </w:r>
    </w:p>
    <w:p w14:paraId="169F9B39" w14:textId="0E5D12D4" w:rsidR="00DC747A" w:rsidRDefault="00000000">
      <w:pPr>
        <w:spacing w:after="0"/>
        <w:ind w:left="1440"/>
      </w:pPr>
      <w:r>
        <w:t xml:space="preserve">Users set preferences for </w:t>
      </w:r>
      <w:r w:rsidRPr="006E00BA">
        <w:rPr>
          <w:u w:val="single"/>
          <w:rPrChange w:id="267" w:author="Iman Mohamed Atef Helal" w:date="2023-10-17T10:31:00Z">
            <w:rPr/>
          </w:rPrChange>
        </w:rPr>
        <w:t>language</w:t>
      </w:r>
      <w:ins w:id="268" w:author="Iman Mohamed Atef Helal" w:date="2023-10-17T10:31:00Z">
        <w:r w:rsidR="006E00BA">
          <w:t xml:space="preserve"> (</w:t>
        </w:r>
        <w:proofErr w:type="spellStart"/>
        <w:r w:rsidR="006E00BA">
          <w:t>Ar</w:t>
        </w:r>
        <w:proofErr w:type="spellEnd"/>
        <w:r w:rsidR="006E00BA">
          <w:t xml:space="preserve"> and En)</w:t>
        </w:r>
      </w:ins>
      <w:r>
        <w:t>, accessibility</w:t>
      </w:r>
      <w:ins w:id="269" w:author="Iman Mohamed Atef Helal" w:date="2023-10-17T10:31:00Z">
        <w:r w:rsidR="006E00BA">
          <w:t xml:space="preserve"> (</w:t>
        </w:r>
      </w:ins>
      <w:ins w:id="270" w:author="Iman Mohamed Atef Helal" w:date="2023-10-17T10:32:00Z">
        <w:r w:rsidR="006E00BA">
          <w:t xml:space="preserve">screen </w:t>
        </w:r>
      </w:ins>
      <w:ins w:id="271" w:author="Iman Mohamed Atef Helal" w:date="2023-10-17T10:31:00Z">
        <w:r w:rsidR="006E00BA">
          <w:t>light, color blind</w:t>
        </w:r>
      </w:ins>
      <w:ins w:id="272" w:author="Iman Mohamed Atef Helal" w:date="2023-10-17T10:32:00Z">
        <w:r w:rsidR="006E00BA">
          <w:t xml:space="preserve"> palette, dar</w:t>
        </w:r>
      </w:ins>
      <w:ins w:id="273" w:author="Iman Mohamed Atef Helal" w:date="2023-10-17T10:33:00Z">
        <w:r w:rsidR="006E00BA">
          <w:t xml:space="preserve">k/light </w:t>
        </w:r>
      </w:ins>
      <w:ins w:id="274" w:author="Iman Mohamed Atef Helal" w:date="2023-10-17T10:32:00Z">
        <w:r w:rsidR="006E00BA">
          <w:t>mode</w:t>
        </w:r>
      </w:ins>
      <w:ins w:id="275" w:author="Iman Mohamed Atef Helal" w:date="2023-10-17T10:33:00Z">
        <w:r w:rsidR="006E00BA">
          <w:t>s</w:t>
        </w:r>
      </w:ins>
      <w:ins w:id="276" w:author="Iman Mohamed Atef Helal" w:date="2023-10-17T10:31:00Z">
        <w:r w:rsidR="006E00BA">
          <w:t>)</w:t>
        </w:r>
      </w:ins>
      <w:r>
        <w:t>, and appearance</w:t>
      </w:r>
      <w:ins w:id="277" w:author="Iman Mohamed Atef Helal" w:date="2023-10-17T10:32:00Z">
        <w:r w:rsidR="006E00BA">
          <w:t xml:space="preserve"> (Font size, font format)</w:t>
        </w:r>
      </w:ins>
      <w:r>
        <w:t>.</w:t>
      </w:r>
    </w:p>
    <w:p w14:paraId="0412A9BC" w14:textId="77777777" w:rsidR="00DC747A" w:rsidRDefault="00000000">
      <w:pPr>
        <w:numPr>
          <w:ilvl w:val="0"/>
          <w:numId w:val="5"/>
        </w:numPr>
        <w:spacing w:after="0"/>
        <w:ind w:left="720"/>
        <w:rPr>
          <w:b/>
        </w:rPr>
      </w:pPr>
      <w:r>
        <w:rPr>
          <w:b/>
        </w:rPr>
        <w:t>Course Management:</w:t>
      </w:r>
    </w:p>
    <w:p w14:paraId="5B064479" w14:textId="77777777" w:rsidR="00DC747A" w:rsidRDefault="00000000">
      <w:pPr>
        <w:spacing w:after="0"/>
        <w:ind w:left="1440"/>
      </w:pPr>
      <w:r>
        <w:t>Teacher generates enrollment codes and manages courses.</w:t>
      </w:r>
    </w:p>
    <w:p w14:paraId="1A7DB21F" w14:textId="77777777" w:rsidR="00DC747A" w:rsidRDefault="00000000">
      <w:pPr>
        <w:spacing w:after="0"/>
        <w:ind w:left="1440"/>
      </w:pPr>
      <w:r>
        <w:t>Student self-enrolls using provided codes.</w:t>
      </w:r>
    </w:p>
    <w:p w14:paraId="632712C5" w14:textId="77777777" w:rsidR="00DC747A" w:rsidRDefault="00000000">
      <w:pPr>
        <w:numPr>
          <w:ilvl w:val="0"/>
          <w:numId w:val="5"/>
        </w:numPr>
        <w:spacing w:after="0"/>
        <w:ind w:left="720"/>
        <w:rPr>
          <w:b/>
        </w:rPr>
      </w:pPr>
      <w:r>
        <w:rPr>
          <w:b/>
        </w:rPr>
        <w:t>User Settings:</w:t>
      </w:r>
    </w:p>
    <w:p w14:paraId="6D0802A7" w14:textId="77777777" w:rsidR="00DC747A" w:rsidRDefault="00000000">
      <w:pPr>
        <w:spacing w:after="0"/>
        <w:ind w:left="1440"/>
      </w:pPr>
      <w:r>
        <w:t>User updates profile, manages preferences, and data.</w:t>
      </w:r>
    </w:p>
    <w:p w14:paraId="675AC0DE" w14:textId="77777777" w:rsidR="00DC747A" w:rsidRDefault="00000000">
      <w:pPr>
        <w:numPr>
          <w:ilvl w:val="0"/>
          <w:numId w:val="5"/>
        </w:numPr>
        <w:spacing w:after="0"/>
        <w:ind w:left="720"/>
        <w:rPr>
          <w:b/>
        </w:rPr>
      </w:pPr>
      <w:r>
        <w:rPr>
          <w:b/>
        </w:rPr>
        <w:t>Feedback and Assessment:</w:t>
      </w:r>
    </w:p>
    <w:p w14:paraId="1FA5FCC3" w14:textId="77777777" w:rsidR="00DC747A" w:rsidRDefault="00000000">
      <w:pPr>
        <w:spacing w:after="0"/>
        <w:ind w:left="1440"/>
      </w:pPr>
      <w:r>
        <w:t>Users provide feedback, ratings, and engage in assessments.</w:t>
      </w:r>
    </w:p>
    <w:p w14:paraId="3DDE7ED6" w14:textId="77777777" w:rsidR="00DC747A" w:rsidRDefault="00000000">
      <w:pPr>
        <w:numPr>
          <w:ilvl w:val="0"/>
          <w:numId w:val="5"/>
        </w:numPr>
        <w:spacing w:after="0"/>
        <w:ind w:left="720"/>
        <w:rPr>
          <w:b/>
        </w:rPr>
      </w:pPr>
      <w:r>
        <w:rPr>
          <w:b/>
        </w:rPr>
        <w:t>Mobile App and Accessibility:</w:t>
      </w:r>
    </w:p>
    <w:p w14:paraId="1BB4A1D9" w14:textId="77777777" w:rsidR="00DC747A" w:rsidRDefault="00000000">
      <w:pPr>
        <w:spacing w:after="0"/>
        <w:ind w:left="1440"/>
      </w:pPr>
      <w:r>
        <w:t>Users access the platform via mobile app with optimized design.</w:t>
      </w:r>
    </w:p>
    <w:p w14:paraId="7BB1CDF5" w14:textId="77777777" w:rsidR="00DC747A" w:rsidRDefault="00000000">
      <w:pPr>
        <w:spacing w:after="0"/>
        <w:ind w:left="1440"/>
      </w:pPr>
      <w:r>
        <w:t>User utilizes accessibility features.</w:t>
      </w:r>
    </w:p>
    <w:p w14:paraId="6F371ED2" w14:textId="77777777" w:rsidR="00DC747A" w:rsidRDefault="00000000">
      <w:pPr>
        <w:numPr>
          <w:ilvl w:val="0"/>
          <w:numId w:val="5"/>
        </w:numPr>
        <w:spacing w:after="0"/>
        <w:ind w:left="720"/>
        <w:rPr>
          <w:b/>
        </w:rPr>
      </w:pPr>
      <w:r>
        <w:rPr>
          <w:b/>
        </w:rPr>
        <w:t>Manager Functions:</w:t>
      </w:r>
    </w:p>
    <w:p w14:paraId="30A65101" w14:textId="77777777" w:rsidR="00DC747A" w:rsidRDefault="00000000">
      <w:pPr>
        <w:spacing w:after="0"/>
        <w:ind w:left="1440"/>
      </w:pPr>
      <w:r>
        <w:t>Manager manages users, courses, platform, and configurations.</w:t>
      </w:r>
    </w:p>
    <w:p w14:paraId="777E70CC" w14:textId="77777777" w:rsidR="00DC747A" w:rsidRDefault="00000000">
      <w:pPr>
        <w:numPr>
          <w:ilvl w:val="0"/>
          <w:numId w:val="5"/>
        </w:numPr>
        <w:spacing w:after="0"/>
        <w:ind w:left="720"/>
        <w:rPr>
          <w:b/>
        </w:rPr>
      </w:pPr>
      <w:r>
        <w:rPr>
          <w:b/>
        </w:rPr>
        <w:t>Reports and Analytics:</w:t>
      </w:r>
    </w:p>
    <w:p w14:paraId="48BA2F5B" w14:textId="77777777" w:rsidR="00DC747A" w:rsidRDefault="00000000">
      <w:pPr>
        <w:spacing w:after="0"/>
        <w:ind w:left="1440"/>
      </w:pPr>
      <w:r>
        <w:t>Manager reviews reports and analytics for decision-making.</w:t>
      </w:r>
    </w:p>
    <w:p w14:paraId="29B7899B" w14:textId="77777777" w:rsidR="00DC747A" w:rsidRDefault="00000000">
      <w:pPr>
        <w:numPr>
          <w:ilvl w:val="0"/>
          <w:numId w:val="5"/>
        </w:numPr>
        <w:spacing w:after="0"/>
        <w:ind w:left="720"/>
        <w:rPr>
          <w:b/>
        </w:rPr>
      </w:pPr>
      <w:r>
        <w:rPr>
          <w:b/>
        </w:rPr>
        <w:t>User Support and Maintenance:</w:t>
      </w:r>
    </w:p>
    <w:p w14:paraId="0126C718" w14:textId="77777777" w:rsidR="00DC747A" w:rsidRDefault="00000000">
      <w:pPr>
        <w:spacing w:after="0"/>
        <w:ind w:left="1440"/>
      </w:pPr>
      <w:r>
        <w:t>Manager supports users and oversees platform maintenance.</w:t>
      </w:r>
    </w:p>
    <w:p w14:paraId="47B097A5" w14:textId="77777777" w:rsidR="00DC747A" w:rsidRDefault="00DC747A">
      <w:pPr>
        <w:spacing w:after="0"/>
      </w:pPr>
    </w:p>
    <w:p w14:paraId="5CB66A0F" w14:textId="77777777" w:rsidR="00DC747A" w:rsidRDefault="00000000">
      <w:pPr>
        <w:pStyle w:val="Heading3"/>
        <w:numPr>
          <w:ilvl w:val="0"/>
          <w:numId w:val="21"/>
        </w:numPr>
        <w:spacing w:after="0"/>
        <w:ind w:left="360"/>
        <w:rPr>
          <w:rFonts w:ascii="Times New Roman" w:eastAsia="Times New Roman" w:hAnsi="Times New Roman" w:cs="Times New Roman"/>
        </w:rPr>
      </w:pPr>
      <w:bookmarkStart w:id="278" w:name="_wvn9bhct7929" w:colFirst="0" w:colLast="0"/>
      <w:bookmarkEnd w:id="278"/>
      <w:r>
        <w:rPr>
          <w:rFonts w:ascii="Times New Roman" w:eastAsia="Times New Roman" w:hAnsi="Times New Roman" w:cs="Times New Roman"/>
        </w:rPr>
        <w:t>non-functional:</w:t>
      </w:r>
    </w:p>
    <w:p w14:paraId="5D0FB3F0" w14:textId="77777777" w:rsidR="00DC747A" w:rsidRDefault="00DC747A">
      <w:pPr>
        <w:spacing w:after="0"/>
      </w:pPr>
    </w:p>
    <w:p w14:paraId="3E76ED02" w14:textId="77777777" w:rsidR="00DC747A" w:rsidRDefault="00000000">
      <w:pPr>
        <w:spacing w:after="0"/>
        <w:rPr>
          <w:b/>
        </w:rPr>
      </w:pPr>
      <w:r>
        <w:rPr>
          <w:b/>
        </w:rPr>
        <w:t xml:space="preserve">Usability: </w:t>
      </w:r>
    </w:p>
    <w:p w14:paraId="736F3200" w14:textId="1B677238" w:rsidR="00DC747A" w:rsidRDefault="00000000">
      <w:pPr>
        <w:numPr>
          <w:ilvl w:val="0"/>
          <w:numId w:val="27"/>
        </w:numPr>
        <w:spacing w:after="0"/>
        <w:ind w:left="450" w:hanging="270"/>
      </w:pPr>
      <w:r w:rsidRPr="006E00BA">
        <w:rPr>
          <w:b/>
          <w:bCs/>
          <w:rPrChange w:id="279" w:author="Iman Mohamed Atef Helal" w:date="2023-10-17T10:34:00Z">
            <w:rPr/>
          </w:rPrChange>
        </w:rPr>
        <w:t>Accessibility</w:t>
      </w:r>
      <w:r>
        <w:t xml:space="preserve">: Ensure compliance with accessibility standards (e.g., </w:t>
      </w:r>
      <w:ins w:id="280" w:author="Iman Mohamed Atef Helal" w:date="2023-10-17T10:34:00Z">
        <w:r w:rsidR="006E00BA">
          <w:t xml:space="preserve">Web </w:t>
        </w:r>
      </w:ins>
      <w:ins w:id="281" w:author="Iman Mohamed Atef Helal" w:date="2023-10-17T10:35:00Z">
        <w:r w:rsidR="006E00BA">
          <w:t xml:space="preserve">Consortium </w:t>
        </w:r>
      </w:ins>
      <w:ins w:id="282" w:author="Iman Mohamed Atef Helal" w:date="2023-10-17T10:34:00Z">
        <w:r w:rsidR="006E00BA">
          <w:t xml:space="preserve">Accessibility Guidelines </w:t>
        </w:r>
      </w:ins>
      <w:r>
        <w:t>WCAG) to make the LMS usable for individuals with disabilities.</w:t>
      </w:r>
    </w:p>
    <w:p w14:paraId="0BDE26C2" w14:textId="77777777" w:rsidR="00DC747A" w:rsidRDefault="00000000">
      <w:pPr>
        <w:numPr>
          <w:ilvl w:val="0"/>
          <w:numId w:val="27"/>
        </w:numPr>
        <w:spacing w:before="0" w:after="0"/>
        <w:ind w:left="450" w:hanging="270"/>
      </w:pPr>
      <w:r w:rsidRPr="006E00BA">
        <w:rPr>
          <w:b/>
          <w:bCs/>
          <w:rPrChange w:id="283" w:author="Iman Mohamed Atef Helal" w:date="2023-10-17T10:34:00Z">
            <w:rPr/>
          </w:rPrChange>
        </w:rPr>
        <w:t>User Experience (UX)</w:t>
      </w:r>
      <w:r>
        <w:t>: Define guidelines for the overall user experience, such as intuitive navigation, consistent layouts, and responsive design.</w:t>
      </w:r>
    </w:p>
    <w:p w14:paraId="6481A496" w14:textId="77777777" w:rsidR="00DC747A" w:rsidRDefault="00DC747A">
      <w:pPr>
        <w:spacing w:after="0"/>
      </w:pPr>
    </w:p>
    <w:p w14:paraId="5C93EC9A" w14:textId="4A909C8A" w:rsidR="00DC747A" w:rsidRDefault="00000000">
      <w:pPr>
        <w:spacing w:after="0"/>
      </w:pPr>
      <w:r>
        <w:rPr>
          <w:b/>
        </w:rPr>
        <w:t xml:space="preserve">Performance: </w:t>
      </w:r>
      <w:r>
        <w:t xml:space="preserve">To ensure speed and Efficiency, the actual system will be built with low-resources servers in mind and the front-end will be made with platform specific technology to ensure efficiency. By relying on scalable hosting services like </w:t>
      </w:r>
      <w:ins w:id="284" w:author="Iman Mohamed Atef Helal" w:date="2023-10-17T10:35:00Z">
        <w:r w:rsidR="006E00BA">
          <w:t>Amazon Web Services (</w:t>
        </w:r>
      </w:ins>
      <w:r>
        <w:t>AWS</w:t>
      </w:r>
      <w:ins w:id="285" w:author="Iman Mohamed Atef Helal" w:date="2023-10-17T10:35:00Z">
        <w:r w:rsidR="006E00BA">
          <w:t>)</w:t>
        </w:r>
      </w:ins>
      <w:r>
        <w:t xml:space="preserve">, or ORACLE to scale for more customers. and use a microservices architecture to enable scalability, near 100% uptime, and easy integration of new </w:t>
      </w:r>
      <w:del w:id="286" w:author="Iman Mohamed Atef Helal" w:date="2023-10-17T10:35:00Z">
        <w:r w:rsidDel="006E00BA">
          <w:delText xml:space="preserve"> </w:delText>
        </w:r>
      </w:del>
      <w:r>
        <w:t xml:space="preserve">features. </w:t>
      </w:r>
    </w:p>
    <w:p w14:paraId="31E8AF2E" w14:textId="77777777" w:rsidR="00DC747A" w:rsidRDefault="00DC747A">
      <w:pPr>
        <w:spacing w:after="0"/>
      </w:pPr>
    </w:p>
    <w:p w14:paraId="46954C61" w14:textId="67E0129C" w:rsidR="00DC747A" w:rsidRDefault="00000000">
      <w:pPr>
        <w:spacing w:after="0"/>
      </w:pPr>
      <w:r>
        <w:rPr>
          <w:b/>
        </w:rPr>
        <w:t xml:space="preserve">Reliability: </w:t>
      </w:r>
      <w:r>
        <w:t>Reliability is concerned with ensuring our services goes down as little as possible, this can be done by ensuring our code robustness and how it deals with errors and using high quality services to manage the servers.</w:t>
      </w:r>
      <w:ins w:id="287" w:author="Iman Mohamed Atef Helal" w:date="2023-10-17T10:35:00Z">
        <w:r w:rsidR="006E00BA">
          <w:t xml:space="preserve"> (How to measure?</w:t>
        </w:r>
      </w:ins>
      <w:ins w:id="288" w:author="Iman Mohamed Atef Helal" w:date="2023-10-17T10:36:00Z">
        <w:r w:rsidR="006E00BA">
          <w:t xml:space="preserve"> # of students, # courses, amount of storage, # of traffic hits</w:t>
        </w:r>
      </w:ins>
      <w:ins w:id="289" w:author="Iman Mohamed Atef Helal" w:date="2023-10-17T10:35:00Z">
        <w:r w:rsidR="006E00BA">
          <w:t>)</w:t>
        </w:r>
      </w:ins>
      <w:r>
        <w:br w:type="page"/>
      </w:r>
    </w:p>
    <w:p w14:paraId="68A008D1" w14:textId="77777777" w:rsidR="00DC747A" w:rsidRDefault="00000000">
      <w:pPr>
        <w:pStyle w:val="Heading2"/>
        <w:spacing w:after="0"/>
        <w:rPr>
          <w:rFonts w:ascii="Times New Roman" w:eastAsia="Times New Roman" w:hAnsi="Times New Roman" w:cs="Times New Roman"/>
        </w:rPr>
      </w:pPr>
      <w:bookmarkStart w:id="290" w:name="_kgthfo5l0spb" w:colFirst="0" w:colLast="0"/>
      <w:bookmarkEnd w:id="290"/>
      <w:r>
        <w:rPr>
          <w:rFonts w:ascii="Times New Roman" w:eastAsia="Times New Roman" w:hAnsi="Times New Roman" w:cs="Times New Roman"/>
        </w:rPr>
        <w:lastRenderedPageBreak/>
        <w:t>3.6 Use Case Diagram</w:t>
      </w:r>
    </w:p>
    <w:p w14:paraId="5E7F2320" w14:textId="77777777" w:rsidR="00DC747A" w:rsidRDefault="00000000">
      <w:pPr>
        <w:spacing w:before="400"/>
        <w:ind w:left="0" w:right="0"/>
        <w:jc w:val="center"/>
        <w:rPr>
          <w:i/>
          <w:sz w:val="22"/>
          <w:szCs w:val="22"/>
        </w:rPr>
      </w:pPr>
      <w:r>
        <w:rPr>
          <w:i/>
          <w:sz w:val="22"/>
          <w:szCs w:val="22"/>
        </w:rPr>
        <w:t xml:space="preserve">Figure7: Use Case </w:t>
      </w:r>
      <w:commentRangeStart w:id="291"/>
      <w:r>
        <w:rPr>
          <w:i/>
          <w:sz w:val="22"/>
          <w:szCs w:val="22"/>
        </w:rPr>
        <w:t>Diagram</w:t>
      </w:r>
      <w:commentRangeEnd w:id="291"/>
      <w:r w:rsidR="00EA0401">
        <w:rPr>
          <w:rStyle w:val="CommentReference"/>
        </w:rPr>
        <w:commentReference w:id="291"/>
      </w:r>
      <w:r>
        <w:rPr>
          <w:noProof/>
        </w:rPr>
        <w:drawing>
          <wp:anchor distT="114300" distB="114300" distL="114300" distR="114300" simplePos="0" relativeHeight="251666432" behindDoc="0" locked="0" layoutInCell="1" hidden="0" allowOverlap="1" wp14:anchorId="54FAB43B" wp14:editId="30E12CBA">
            <wp:simplePos x="0" y="0"/>
            <wp:positionH relativeFrom="column">
              <wp:posOffset>-1424</wp:posOffset>
            </wp:positionH>
            <wp:positionV relativeFrom="paragraph">
              <wp:posOffset>180975</wp:posOffset>
            </wp:positionV>
            <wp:extent cx="5731200" cy="5918200"/>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5918200"/>
                    </a:xfrm>
                    <a:prstGeom prst="rect">
                      <a:avLst/>
                    </a:prstGeom>
                    <a:ln/>
                  </pic:spPr>
                </pic:pic>
              </a:graphicData>
            </a:graphic>
          </wp:anchor>
        </w:drawing>
      </w:r>
    </w:p>
    <w:p w14:paraId="4E735D5D" w14:textId="77777777" w:rsidR="00DC747A" w:rsidRDefault="00000000">
      <w:pPr>
        <w:pStyle w:val="Heading2"/>
        <w:rPr>
          <w:rFonts w:ascii="Times New Roman" w:eastAsia="Times New Roman" w:hAnsi="Times New Roman" w:cs="Times New Roman"/>
        </w:rPr>
      </w:pPr>
      <w:bookmarkStart w:id="292" w:name="_gzz6svjod3wc" w:colFirst="0" w:colLast="0"/>
      <w:bookmarkEnd w:id="292"/>
      <w:r>
        <w:br w:type="page"/>
      </w:r>
      <w:r>
        <w:rPr>
          <w:rFonts w:ascii="Times New Roman" w:eastAsia="Times New Roman" w:hAnsi="Times New Roman" w:cs="Times New Roman"/>
        </w:rPr>
        <w:lastRenderedPageBreak/>
        <w:t>3.4 Use Case Descriptions</w:t>
      </w:r>
    </w:p>
    <w:p w14:paraId="3AD1915A" w14:textId="77777777" w:rsidR="00DC747A" w:rsidRDefault="00000000">
      <w:pPr>
        <w:spacing w:after="0"/>
        <w:ind w:right="0"/>
        <w:jc w:val="left"/>
        <w:rPr>
          <w:b/>
          <w:sz w:val="22"/>
          <w:szCs w:val="22"/>
        </w:rPr>
      </w:pPr>
      <w:r>
        <w:rPr>
          <w:b/>
          <w:sz w:val="22"/>
          <w:szCs w:val="22"/>
        </w:rPr>
        <w:t>1: User Registers:</w:t>
      </w:r>
    </w:p>
    <w:p w14:paraId="14C1F800" w14:textId="77777777" w:rsidR="00DC747A" w:rsidRDefault="00000000">
      <w:pPr>
        <w:spacing w:after="0"/>
        <w:jc w:val="center"/>
        <w:rPr>
          <w:sz w:val="22"/>
          <w:szCs w:val="22"/>
        </w:rPr>
      </w:pPr>
      <w:r>
        <w:rPr>
          <w:i/>
          <w:sz w:val="22"/>
          <w:szCs w:val="22"/>
        </w:rPr>
        <w:t>Table2: Use Case Description 1</w:t>
      </w:r>
      <w:r>
        <w:tab/>
      </w:r>
    </w:p>
    <w:tbl>
      <w:tblPr>
        <w:tblStyle w:val="a1"/>
        <w:tblW w:w="7920" w:type="dxa"/>
        <w:jc w:val="center"/>
        <w:tblBorders>
          <w:top w:val="nil"/>
          <w:left w:val="nil"/>
          <w:bottom w:val="nil"/>
          <w:right w:val="nil"/>
          <w:insideH w:val="nil"/>
          <w:insideV w:val="nil"/>
        </w:tblBorders>
        <w:tblLayout w:type="fixed"/>
        <w:tblLook w:val="0600" w:firstRow="0" w:lastRow="0" w:firstColumn="0" w:lastColumn="0" w:noHBand="1" w:noVBand="1"/>
        <w:tblPrChange w:id="293" w:author="Iman Mohamed Atef Helal" w:date="2023-10-31T17:45:00Z">
          <w:tblPr>
            <w:tblStyle w:val="a1"/>
            <w:tblW w:w="7920" w:type="dxa"/>
            <w:jc w:val="center"/>
            <w:tblBorders>
              <w:top w:val="nil"/>
              <w:left w:val="nil"/>
              <w:bottom w:val="nil"/>
              <w:right w:val="nil"/>
              <w:insideH w:val="nil"/>
              <w:insideV w:val="nil"/>
            </w:tblBorders>
            <w:tblLayout w:type="fixed"/>
            <w:tblLook w:val="0600" w:firstRow="0" w:lastRow="0" w:firstColumn="0" w:lastColumn="0" w:noHBand="1" w:noVBand="1"/>
          </w:tblPr>
        </w:tblPrChange>
      </w:tblPr>
      <w:tblGrid>
        <w:gridCol w:w="1620"/>
        <w:gridCol w:w="2385"/>
        <w:gridCol w:w="3915"/>
        <w:tblGridChange w:id="294">
          <w:tblGrid>
            <w:gridCol w:w="1620"/>
            <w:gridCol w:w="2385"/>
            <w:gridCol w:w="3915"/>
          </w:tblGrid>
        </w:tblGridChange>
      </w:tblGrid>
      <w:tr w:rsidR="00DC747A" w14:paraId="2ABD1620" w14:textId="77777777" w:rsidTr="00D5376A">
        <w:trPr>
          <w:trHeight w:val="765"/>
          <w:tblHeader/>
          <w:jc w:val="center"/>
          <w:trPrChange w:id="295" w:author="Iman Mohamed Atef Helal" w:date="2023-10-31T17:45:00Z">
            <w:trPr>
              <w:trHeight w:val="765"/>
              <w:tblHeader/>
              <w:jc w:val="center"/>
            </w:trPr>
          </w:trPrChange>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Change w:id="296" w:author="Iman Mohamed Atef Helal" w:date="2023-10-31T17:45: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053C45B" w14:textId="77777777" w:rsidR="00DC747A" w:rsidRPr="00D5376A" w:rsidRDefault="00000000" w:rsidP="00D5376A">
            <w:pPr>
              <w:spacing w:after="0"/>
              <w:ind w:left="0" w:right="0"/>
              <w:jc w:val="left"/>
              <w:rPr>
                <w:b/>
                <w:bCs/>
                <w:sz w:val="22"/>
                <w:szCs w:val="22"/>
                <w:rPrChange w:id="297" w:author="Iman Mohamed Atef Helal" w:date="2023-10-31T17:45:00Z">
                  <w:rPr>
                    <w:sz w:val="22"/>
                    <w:szCs w:val="22"/>
                  </w:rPr>
                </w:rPrChange>
              </w:rPr>
            </w:pPr>
            <w:r w:rsidRPr="00D5376A">
              <w:rPr>
                <w:b/>
                <w:bCs/>
                <w:sz w:val="22"/>
                <w:szCs w:val="22"/>
                <w:rPrChange w:id="298" w:author="Iman Mohamed Atef Helal" w:date="2023-10-31T17:45:00Z">
                  <w:rPr>
                    <w:sz w:val="22"/>
                    <w:szCs w:val="22"/>
                  </w:rPr>
                </w:rPrChange>
              </w:rPr>
              <w:t>Use case ID</w:t>
            </w:r>
          </w:p>
        </w:tc>
        <w:tc>
          <w:tcPr>
            <w:tcW w:w="630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Change w:id="299" w:author="Iman Mohamed Atef Helal" w:date="2023-10-31T17:45:00Z">
              <w:tcPr>
                <w:tcW w:w="630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58A0C547" w14:textId="77777777" w:rsidR="00DC747A" w:rsidRDefault="00000000">
            <w:pPr>
              <w:spacing w:after="0"/>
              <w:ind w:left="180" w:right="0"/>
              <w:jc w:val="left"/>
              <w:rPr>
                <w:sz w:val="22"/>
                <w:szCs w:val="22"/>
              </w:rPr>
            </w:pPr>
            <w:r>
              <w:rPr>
                <w:sz w:val="22"/>
                <w:szCs w:val="22"/>
              </w:rPr>
              <w:t>Case 1</w:t>
            </w:r>
          </w:p>
        </w:tc>
      </w:tr>
      <w:tr w:rsidR="00DC747A" w14:paraId="50A2690A" w14:textId="77777777" w:rsidTr="00D5376A">
        <w:trPr>
          <w:trHeight w:val="765"/>
          <w:tblHeader/>
          <w:jc w:val="center"/>
          <w:trPrChange w:id="300" w:author="Iman Mohamed Atef Helal" w:date="2023-10-31T17:45:00Z">
            <w:trPr>
              <w:trHeight w:val="765"/>
              <w:tblHeader/>
              <w:jc w:val="center"/>
            </w:trPr>
          </w:trPrChange>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Change w:id="301" w:author="Iman Mohamed Atef Helal" w:date="2023-10-31T17:45: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3306A198" w14:textId="77777777" w:rsidR="00DC747A" w:rsidRPr="00D5376A" w:rsidRDefault="00000000" w:rsidP="00D5376A">
            <w:pPr>
              <w:spacing w:after="0"/>
              <w:ind w:left="0" w:right="0"/>
              <w:jc w:val="left"/>
              <w:rPr>
                <w:b/>
                <w:bCs/>
                <w:sz w:val="22"/>
                <w:szCs w:val="22"/>
                <w:rPrChange w:id="302" w:author="Iman Mohamed Atef Helal" w:date="2023-10-31T17:45:00Z">
                  <w:rPr>
                    <w:sz w:val="22"/>
                    <w:szCs w:val="22"/>
                  </w:rPr>
                </w:rPrChange>
              </w:rPr>
            </w:pPr>
            <w:r w:rsidRPr="00D5376A">
              <w:rPr>
                <w:b/>
                <w:bCs/>
                <w:sz w:val="22"/>
                <w:szCs w:val="22"/>
                <w:rPrChange w:id="303" w:author="Iman Mohamed Atef Helal" w:date="2023-10-31T17:45:00Z">
                  <w:rPr>
                    <w:sz w:val="22"/>
                    <w:szCs w:val="22"/>
                  </w:rPr>
                </w:rPrChange>
              </w:rPr>
              <w:t>Use Case Name</w:t>
            </w:r>
          </w:p>
        </w:tc>
        <w:tc>
          <w:tcPr>
            <w:tcW w:w="630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Change w:id="304" w:author="Iman Mohamed Atef Helal" w:date="2023-10-31T17:45:00Z">
              <w:tcPr>
                <w:tcW w:w="630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20720123" w14:textId="77777777" w:rsidR="00DC747A" w:rsidRDefault="00000000">
            <w:pPr>
              <w:spacing w:after="0"/>
              <w:ind w:left="180" w:right="0"/>
              <w:jc w:val="left"/>
              <w:rPr>
                <w:sz w:val="22"/>
                <w:szCs w:val="22"/>
              </w:rPr>
            </w:pPr>
            <w:commentRangeStart w:id="305"/>
            <w:r>
              <w:rPr>
                <w:sz w:val="22"/>
                <w:szCs w:val="22"/>
              </w:rPr>
              <w:t>User Registration</w:t>
            </w:r>
            <w:commentRangeEnd w:id="305"/>
            <w:r w:rsidR="00EA0401">
              <w:rPr>
                <w:rStyle w:val="CommentReference"/>
              </w:rPr>
              <w:commentReference w:id="305"/>
            </w:r>
          </w:p>
        </w:tc>
      </w:tr>
      <w:tr w:rsidR="00DC747A" w14:paraId="3A722583" w14:textId="77777777" w:rsidTr="00D5376A">
        <w:trPr>
          <w:trHeight w:val="495"/>
          <w:tblHeader/>
          <w:jc w:val="center"/>
          <w:trPrChange w:id="306" w:author="Iman Mohamed Atef Helal" w:date="2023-10-31T17:45:00Z">
            <w:trPr>
              <w:trHeight w:val="495"/>
              <w:tblHeader/>
              <w:jc w:val="center"/>
            </w:trPr>
          </w:trPrChange>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Change w:id="307" w:author="Iman Mohamed Atef Helal" w:date="2023-10-31T17: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01A48FDC" w14:textId="77777777" w:rsidR="00DC747A" w:rsidRPr="00D5376A" w:rsidRDefault="00000000" w:rsidP="00D5376A">
            <w:pPr>
              <w:spacing w:after="0"/>
              <w:ind w:left="0" w:right="0"/>
              <w:jc w:val="left"/>
              <w:rPr>
                <w:b/>
                <w:bCs/>
                <w:sz w:val="22"/>
                <w:szCs w:val="22"/>
                <w:rPrChange w:id="308" w:author="Iman Mohamed Atef Helal" w:date="2023-10-31T17:45:00Z">
                  <w:rPr>
                    <w:sz w:val="22"/>
                    <w:szCs w:val="22"/>
                  </w:rPr>
                </w:rPrChange>
              </w:rPr>
            </w:pPr>
            <w:r w:rsidRPr="00D5376A">
              <w:rPr>
                <w:b/>
                <w:bCs/>
                <w:sz w:val="22"/>
                <w:szCs w:val="22"/>
                <w:rPrChange w:id="309" w:author="Iman Mohamed Atef Helal" w:date="2023-10-31T17:45:00Z">
                  <w:rPr>
                    <w:sz w:val="22"/>
                    <w:szCs w:val="22"/>
                  </w:rPr>
                </w:rPrChange>
              </w:rPr>
              <w:t>Actors</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310" w:author="Iman Mohamed Atef Helal" w:date="2023-10-31T17:45:00Z">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212F9BA1" w14:textId="77777777" w:rsidR="00DC747A" w:rsidRDefault="00000000">
            <w:pPr>
              <w:spacing w:after="0"/>
              <w:ind w:left="180" w:right="0"/>
              <w:jc w:val="left"/>
              <w:rPr>
                <w:sz w:val="22"/>
                <w:szCs w:val="22"/>
              </w:rPr>
            </w:pPr>
            <w:r>
              <w:rPr>
                <w:sz w:val="22"/>
                <w:szCs w:val="22"/>
              </w:rPr>
              <w:t>Student, teacher, manager</w:t>
            </w:r>
          </w:p>
        </w:tc>
      </w:tr>
      <w:tr w:rsidR="00DC747A" w14:paraId="1AA7979A" w14:textId="77777777" w:rsidTr="00D5376A">
        <w:trPr>
          <w:trHeight w:val="765"/>
          <w:tblHeader/>
          <w:jc w:val="center"/>
          <w:trPrChange w:id="311" w:author="Iman Mohamed Atef Helal" w:date="2023-10-31T17:45:00Z">
            <w:trPr>
              <w:trHeight w:val="765"/>
              <w:tblHeader/>
              <w:jc w:val="center"/>
            </w:trPr>
          </w:trPrChange>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Change w:id="312" w:author="Iman Mohamed Atef Helal" w:date="2023-10-31T17: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4815F682" w14:textId="77777777" w:rsidR="00DC747A" w:rsidRPr="00D5376A" w:rsidRDefault="00000000" w:rsidP="00D5376A">
            <w:pPr>
              <w:spacing w:after="0"/>
              <w:ind w:left="0" w:right="0"/>
              <w:jc w:val="left"/>
              <w:rPr>
                <w:b/>
                <w:bCs/>
                <w:sz w:val="22"/>
                <w:szCs w:val="22"/>
                <w:rPrChange w:id="313" w:author="Iman Mohamed Atef Helal" w:date="2023-10-31T17:45:00Z">
                  <w:rPr>
                    <w:sz w:val="22"/>
                    <w:szCs w:val="22"/>
                  </w:rPr>
                </w:rPrChange>
              </w:rPr>
            </w:pPr>
            <w:r w:rsidRPr="00D5376A">
              <w:rPr>
                <w:b/>
                <w:bCs/>
                <w:sz w:val="22"/>
                <w:szCs w:val="22"/>
                <w:rPrChange w:id="314" w:author="Iman Mohamed Atef Helal" w:date="2023-10-31T17:45:00Z">
                  <w:rPr>
                    <w:sz w:val="22"/>
                    <w:szCs w:val="22"/>
                  </w:rPr>
                </w:rPrChange>
              </w:rPr>
              <w:t>Pre-condition</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315" w:author="Iman Mohamed Atef Helal" w:date="2023-10-31T17:45:00Z">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0D9EA834" w14:textId="77777777" w:rsidR="00DC747A" w:rsidRDefault="00000000">
            <w:pPr>
              <w:spacing w:after="0"/>
              <w:ind w:left="180" w:right="0"/>
              <w:jc w:val="left"/>
              <w:rPr>
                <w:sz w:val="22"/>
                <w:szCs w:val="22"/>
              </w:rPr>
            </w:pPr>
            <w:r>
              <w:rPr>
                <w:sz w:val="22"/>
                <w:szCs w:val="22"/>
              </w:rPr>
              <w:t>None</w:t>
            </w:r>
          </w:p>
        </w:tc>
      </w:tr>
      <w:tr w:rsidR="00DC747A" w14:paraId="5A765A12" w14:textId="77777777" w:rsidTr="00D5376A">
        <w:trPr>
          <w:trHeight w:val="765"/>
          <w:tblHeader/>
          <w:jc w:val="center"/>
          <w:trPrChange w:id="316" w:author="Iman Mohamed Atef Helal" w:date="2023-10-31T17:45:00Z">
            <w:trPr>
              <w:trHeight w:val="765"/>
              <w:tblHeader/>
              <w:jc w:val="center"/>
            </w:trPr>
          </w:trPrChange>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Change w:id="317" w:author="Iman Mohamed Atef Helal" w:date="2023-10-31T17: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2A6FB814" w14:textId="77777777" w:rsidR="00DC747A" w:rsidRPr="00D5376A" w:rsidRDefault="00000000" w:rsidP="00D5376A">
            <w:pPr>
              <w:spacing w:after="0"/>
              <w:ind w:left="0" w:right="0"/>
              <w:jc w:val="left"/>
              <w:rPr>
                <w:b/>
                <w:bCs/>
                <w:sz w:val="22"/>
                <w:szCs w:val="22"/>
                <w:rPrChange w:id="318" w:author="Iman Mohamed Atef Helal" w:date="2023-10-31T17:45:00Z">
                  <w:rPr>
                    <w:sz w:val="22"/>
                    <w:szCs w:val="22"/>
                  </w:rPr>
                </w:rPrChange>
              </w:rPr>
            </w:pPr>
            <w:r w:rsidRPr="00D5376A">
              <w:rPr>
                <w:b/>
                <w:bCs/>
                <w:sz w:val="22"/>
                <w:szCs w:val="22"/>
                <w:rPrChange w:id="319" w:author="Iman Mohamed Atef Helal" w:date="2023-10-31T17:45:00Z">
                  <w:rPr>
                    <w:sz w:val="22"/>
                    <w:szCs w:val="22"/>
                  </w:rPr>
                </w:rPrChange>
              </w:rPr>
              <w:t>Post-condition</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320" w:author="Iman Mohamed Atef Helal" w:date="2023-10-31T17:45:00Z">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1AF59589" w14:textId="77777777" w:rsidR="00DC747A" w:rsidRDefault="00000000">
            <w:pPr>
              <w:spacing w:after="0"/>
              <w:ind w:left="180" w:right="0"/>
              <w:jc w:val="left"/>
              <w:rPr>
                <w:sz w:val="22"/>
                <w:szCs w:val="22"/>
              </w:rPr>
            </w:pPr>
            <w:r>
              <w:rPr>
                <w:sz w:val="22"/>
                <w:szCs w:val="22"/>
              </w:rPr>
              <w:t>User is registered and can log in.</w:t>
            </w:r>
          </w:p>
        </w:tc>
      </w:tr>
      <w:tr w:rsidR="00DC747A" w14:paraId="693A916E" w14:textId="77777777" w:rsidTr="00D5376A">
        <w:trPr>
          <w:trHeight w:val="495"/>
          <w:tblHeader/>
          <w:jc w:val="center"/>
          <w:trPrChange w:id="321" w:author="Iman Mohamed Atef Helal" w:date="2023-10-31T17:45:00Z">
            <w:trPr>
              <w:trHeight w:val="495"/>
              <w:tblHeader/>
              <w:jc w:val="center"/>
            </w:trPr>
          </w:trPrChange>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Change w:id="322" w:author="Iman Mohamed Atef Helal" w:date="2023-10-31T17:45:00Z">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096A5250" w14:textId="77777777" w:rsidR="00DC747A" w:rsidRPr="00D5376A" w:rsidRDefault="00000000" w:rsidP="00D5376A">
            <w:pPr>
              <w:spacing w:after="0"/>
              <w:ind w:left="0" w:right="0"/>
              <w:jc w:val="left"/>
              <w:rPr>
                <w:b/>
                <w:bCs/>
                <w:sz w:val="22"/>
                <w:szCs w:val="22"/>
                <w:rPrChange w:id="323" w:author="Iman Mohamed Atef Helal" w:date="2023-10-31T17:45:00Z">
                  <w:rPr>
                    <w:sz w:val="22"/>
                    <w:szCs w:val="22"/>
                  </w:rPr>
                </w:rPrChange>
              </w:rPr>
            </w:pPr>
            <w:r w:rsidRPr="00D5376A">
              <w:rPr>
                <w:b/>
                <w:bCs/>
                <w:sz w:val="22"/>
                <w:szCs w:val="22"/>
                <w:rPrChange w:id="324" w:author="Iman Mohamed Atef Helal" w:date="2023-10-31T17:45:00Z">
                  <w:rPr>
                    <w:sz w:val="22"/>
                    <w:szCs w:val="22"/>
                  </w:rPr>
                </w:rPrChange>
              </w:rPr>
              <w:t>Flow of events</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Change w:id="325" w:author="Iman Mohamed Atef Helal" w:date="2023-10-31T17:45:00Z">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4EE47E82" w14:textId="77777777" w:rsidR="00DC747A" w:rsidRPr="00D5376A" w:rsidRDefault="00000000">
            <w:pPr>
              <w:spacing w:after="0"/>
              <w:ind w:left="180" w:right="0"/>
              <w:jc w:val="left"/>
              <w:rPr>
                <w:b/>
                <w:bCs/>
                <w:sz w:val="22"/>
                <w:szCs w:val="22"/>
                <w:rPrChange w:id="326" w:author="Iman Mohamed Atef Helal" w:date="2023-10-31T17:45:00Z">
                  <w:rPr>
                    <w:sz w:val="22"/>
                    <w:szCs w:val="22"/>
                  </w:rPr>
                </w:rPrChange>
              </w:rPr>
            </w:pPr>
            <w:commentRangeStart w:id="327"/>
            <w:r w:rsidRPr="00D5376A">
              <w:rPr>
                <w:b/>
                <w:bCs/>
                <w:sz w:val="22"/>
                <w:szCs w:val="22"/>
                <w:rPrChange w:id="328" w:author="Iman Mohamed Atef Helal" w:date="2023-10-31T17:45:00Z">
                  <w:rPr>
                    <w:sz w:val="22"/>
                    <w:szCs w:val="22"/>
                  </w:rPr>
                </w:rPrChange>
              </w:rPr>
              <w:t>User Action</w:t>
            </w:r>
            <w:commentRangeEnd w:id="327"/>
            <w:r w:rsidR="00D5376A" w:rsidRPr="00D5376A">
              <w:rPr>
                <w:rStyle w:val="CommentReference"/>
                <w:b/>
                <w:bCs/>
                <w:rPrChange w:id="329" w:author="Iman Mohamed Atef Helal" w:date="2023-10-31T17:45:00Z">
                  <w:rPr>
                    <w:rStyle w:val="CommentReference"/>
                  </w:rPr>
                </w:rPrChange>
              </w:rPr>
              <w:commentReference w:id="327"/>
            </w:r>
          </w:p>
        </w:tc>
        <w:tc>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Change w:id="330" w:author="Iman Mohamed Atef Helal" w:date="2023-10-31T17:45:00Z">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2ED62AF4" w14:textId="77777777" w:rsidR="00DC747A" w:rsidRPr="00D5376A" w:rsidRDefault="00000000">
            <w:pPr>
              <w:spacing w:after="0"/>
              <w:ind w:left="180" w:right="0"/>
              <w:jc w:val="left"/>
              <w:rPr>
                <w:b/>
                <w:bCs/>
                <w:sz w:val="22"/>
                <w:szCs w:val="22"/>
                <w:rPrChange w:id="331" w:author="Iman Mohamed Atef Helal" w:date="2023-10-31T17:45:00Z">
                  <w:rPr>
                    <w:sz w:val="22"/>
                    <w:szCs w:val="22"/>
                  </w:rPr>
                </w:rPrChange>
              </w:rPr>
            </w:pPr>
            <w:r w:rsidRPr="00D5376A">
              <w:rPr>
                <w:b/>
                <w:bCs/>
                <w:sz w:val="22"/>
                <w:szCs w:val="22"/>
                <w:rPrChange w:id="332" w:author="Iman Mohamed Atef Helal" w:date="2023-10-31T17:45:00Z">
                  <w:rPr>
                    <w:sz w:val="22"/>
                    <w:szCs w:val="22"/>
                  </w:rPr>
                </w:rPrChange>
              </w:rPr>
              <w:t>System Action</w:t>
            </w:r>
          </w:p>
        </w:tc>
      </w:tr>
      <w:tr w:rsidR="00DC747A" w14:paraId="20B0E7E9" w14:textId="77777777" w:rsidTr="00D5376A">
        <w:trPr>
          <w:trHeight w:val="1035"/>
          <w:tblHeader/>
          <w:jc w:val="center"/>
          <w:trPrChange w:id="333" w:author="Iman Mohamed Atef Helal" w:date="2023-10-31T17:45:00Z">
            <w:trPr>
              <w:trHeight w:val="1035"/>
              <w:tblHeader/>
              <w:jc w:val="center"/>
            </w:trPr>
          </w:trPrChange>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Change w:id="334" w:author="Iman Mohamed Atef Helal" w:date="2023-10-31T17:45:00Z">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06EA0B0C" w14:textId="77777777" w:rsidR="00DC747A" w:rsidRPr="00D5376A" w:rsidRDefault="00DC747A" w:rsidP="00D5376A">
            <w:pPr>
              <w:spacing w:after="0"/>
              <w:ind w:right="0"/>
              <w:jc w:val="left"/>
              <w:rPr>
                <w:b/>
                <w:bCs/>
                <w:sz w:val="22"/>
                <w:szCs w:val="22"/>
                <w:rPrChange w:id="335" w:author="Iman Mohamed Atef Helal" w:date="2023-10-31T17:45:00Z">
                  <w:rPr>
                    <w:sz w:val="22"/>
                    <w:szCs w:val="22"/>
                  </w:rPr>
                </w:rPrChange>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Change w:id="336" w:author="Iman Mohamed Atef Helal" w:date="2023-10-31T17:45:00Z">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5BB675EB" w14:textId="77777777" w:rsidR="00DC747A" w:rsidRPr="00D5376A" w:rsidRDefault="00000000" w:rsidP="00D5376A">
            <w:pPr>
              <w:pStyle w:val="ListParagraph"/>
              <w:numPr>
                <w:ilvl w:val="0"/>
                <w:numId w:val="65"/>
              </w:numPr>
              <w:spacing w:after="0"/>
              <w:ind w:right="0"/>
              <w:jc w:val="left"/>
              <w:rPr>
                <w:sz w:val="22"/>
                <w:szCs w:val="22"/>
                <w:rPrChange w:id="337" w:author="Iman Mohamed Atef Helal" w:date="2023-10-31T17:44:00Z">
                  <w:rPr/>
                </w:rPrChange>
              </w:rPr>
              <w:pPrChange w:id="338" w:author="Iman Mohamed Atef Helal" w:date="2023-10-31T17:44:00Z">
                <w:pPr>
                  <w:spacing w:after="0"/>
                  <w:ind w:left="180" w:right="0"/>
                  <w:jc w:val="left"/>
                </w:pPr>
              </w:pPrChange>
            </w:pPr>
            <w:r w:rsidRPr="00D5376A">
              <w:rPr>
                <w:sz w:val="22"/>
                <w:szCs w:val="22"/>
                <w:rPrChange w:id="339" w:author="Iman Mohamed Atef Helal" w:date="2023-10-31T17:44:00Z">
                  <w:rPr/>
                </w:rPrChange>
              </w:rPr>
              <w:t>Users enter their username, email, and password.</w:t>
            </w:r>
          </w:p>
        </w:tc>
        <w:tc>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Change w:id="340" w:author="Iman Mohamed Atef Helal" w:date="2023-10-31T17:45:00Z">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01D698CF" w14:textId="77777777" w:rsidR="00DC747A" w:rsidRDefault="00DC747A">
            <w:pPr>
              <w:spacing w:after="0"/>
              <w:ind w:left="180" w:right="0"/>
              <w:jc w:val="left"/>
              <w:rPr>
                <w:sz w:val="22"/>
                <w:szCs w:val="22"/>
              </w:rPr>
            </w:pPr>
          </w:p>
        </w:tc>
      </w:tr>
      <w:tr w:rsidR="00DC747A" w14:paraId="5CACF532" w14:textId="77777777" w:rsidTr="00D5376A">
        <w:trPr>
          <w:trHeight w:val="1320"/>
          <w:tblHeader/>
          <w:jc w:val="center"/>
          <w:trPrChange w:id="341" w:author="Iman Mohamed Atef Helal" w:date="2023-10-31T17:45:00Z">
            <w:trPr>
              <w:trHeight w:val="1320"/>
              <w:tblHeader/>
              <w:jc w:val="center"/>
            </w:trPr>
          </w:trPrChange>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Change w:id="342" w:author="Iman Mohamed Atef Helal" w:date="2023-10-31T17:45:00Z">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3DBD9DA7" w14:textId="77777777" w:rsidR="00DC747A" w:rsidRPr="00D5376A" w:rsidRDefault="00DC747A" w:rsidP="00D5376A">
            <w:pPr>
              <w:widowControl w:val="0"/>
              <w:spacing w:after="0"/>
              <w:ind w:right="0"/>
              <w:jc w:val="left"/>
              <w:rPr>
                <w:b/>
                <w:bCs/>
                <w:sz w:val="22"/>
                <w:szCs w:val="22"/>
                <w:rPrChange w:id="343" w:author="Iman Mohamed Atef Helal" w:date="2023-10-31T17:45:00Z">
                  <w:rPr>
                    <w:sz w:val="22"/>
                    <w:szCs w:val="22"/>
                  </w:rPr>
                </w:rPrChange>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Change w:id="344" w:author="Iman Mohamed Atef Helal" w:date="2023-10-31T17:45:00Z">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2E55EF81" w14:textId="77777777" w:rsidR="00DC747A" w:rsidRDefault="00DC747A">
            <w:pPr>
              <w:widowControl w:val="0"/>
              <w:spacing w:after="0"/>
              <w:ind w:left="180" w:right="0"/>
              <w:jc w:val="left"/>
              <w:rPr>
                <w:sz w:val="22"/>
                <w:szCs w:val="22"/>
              </w:rPr>
            </w:pPr>
          </w:p>
        </w:tc>
        <w:tc>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Change w:id="345" w:author="Iman Mohamed Atef Helal" w:date="2023-10-31T17:45:00Z">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31D1E78E" w14:textId="77777777" w:rsidR="00DC747A" w:rsidRDefault="00000000" w:rsidP="00D5376A">
            <w:pPr>
              <w:pStyle w:val="ListParagraph"/>
              <w:numPr>
                <w:ilvl w:val="1"/>
                <w:numId w:val="65"/>
              </w:numPr>
              <w:spacing w:after="0"/>
              <w:ind w:right="0"/>
              <w:jc w:val="left"/>
              <w:rPr>
                <w:sz w:val="22"/>
                <w:szCs w:val="22"/>
              </w:rPr>
              <w:pPrChange w:id="346" w:author="Iman Mohamed Atef Helal" w:date="2023-10-31T17:44:00Z">
                <w:pPr>
                  <w:spacing w:after="0"/>
                  <w:ind w:left="180" w:right="0"/>
                  <w:jc w:val="left"/>
                </w:pPr>
              </w:pPrChange>
            </w:pPr>
            <w:r>
              <w:rPr>
                <w:sz w:val="22"/>
                <w:szCs w:val="22"/>
              </w:rPr>
              <w:t>System checks the validation of the entered email, ensuring it is in the correct format and not already registered.</w:t>
            </w:r>
          </w:p>
        </w:tc>
      </w:tr>
      <w:tr w:rsidR="00DC747A" w14:paraId="32B182F3" w14:textId="77777777" w:rsidTr="00D5376A">
        <w:trPr>
          <w:trHeight w:val="765"/>
          <w:jc w:val="center"/>
          <w:trPrChange w:id="347" w:author="Iman Mohamed Atef Helal" w:date="2023-10-31T17:45:00Z">
            <w:trPr>
              <w:trHeight w:val="765"/>
              <w:jc w:val="center"/>
            </w:trPr>
          </w:trPrChange>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Change w:id="348" w:author="Iman Mohamed Atef Helal" w:date="2023-10-31T17: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72476B5C" w14:textId="77777777" w:rsidR="00DC747A" w:rsidRPr="00D5376A" w:rsidRDefault="00000000" w:rsidP="00D5376A">
            <w:pPr>
              <w:spacing w:after="0"/>
              <w:ind w:left="0" w:right="0"/>
              <w:jc w:val="left"/>
              <w:rPr>
                <w:b/>
                <w:bCs/>
                <w:rPrChange w:id="349" w:author="Iman Mohamed Atef Helal" w:date="2023-10-31T17:45:00Z">
                  <w:rPr/>
                </w:rPrChange>
              </w:rPr>
            </w:pPr>
            <w:r w:rsidRPr="00D5376A">
              <w:rPr>
                <w:b/>
                <w:bCs/>
                <w:rPrChange w:id="350" w:author="Iman Mohamed Atef Helal" w:date="2023-10-31T17:45:00Z">
                  <w:rPr/>
                </w:rPrChange>
              </w:rPr>
              <w:t>Exception scenario</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351" w:author="Iman Mohamed Atef Helal" w:date="2023-10-31T17:45:00Z">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38EE8D5A" w14:textId="77777777" w:rsidR="00DC747A" w:rsidRDefault="00000000">
            <w:pPr>
              <w:spacing w:after="0"/>
              <w:ind w:left="180" w:right="0"/>
              <w:jc w:val="left"/>
              <w:rPr>
                <w:sz w:val="22"/>
                <w:szCs w:val="22"/>
              </w:rPr>
            </w:pPr>
            <w:r>
              <w:rPr>
                <w:sz w:val="22"/>
                <w:szCs w:val="22"/>
              </w:rPr>
              <w:t>Invalid email format or email already registered.</w:t>
            </w:r>
          </w:p>
        </w:tc>
      </w:tr>
    </w:tbl>
    <w:p w14:paraId="5EF9622B" w14:textId="77777777" w:rsidR="00DC747A" w:rsidRDefault="00DC747A">
      <w:pPr>
        <w:spacing w:after="0"/>
        <w:ind w:right="0"/>
        <w:jc w:val="left"/>
        <w:rPr>
          <w:sz w:val="22"/>
          <w:szCs w:val="22"/>
        </w:rPr>
      </w:pPr>
    </w:p>
    <w:p w14:paraId="2037E6D0" w14:textId="77777777" w:rsidR="00DC747A" w:rsidRDefault="00DC747A">
      <w:pPr>
        <w:spacing w:after="0"/>
        <w:ind w:right="0"/>
        <w:jc w:val="left"/>
        <w:rPr>
          <w:b/>
          <w:sz w:val="22"/>
          <w:szCs w:val="22"/>
        </w:rPr>
      </w:pPr>
    </w:p>
    <w:p w14:paraId="1B9E6F37" w14:textId="77777777" w:rsidR="00DC747A" w:rsidRDefault="00DC747A">
      <w:pPr>
        <w:spacing w:after="0"/>
        <w:ind w:right="0"/>
        <w:jc w:val="left"/>
        <w:rPr>
          <w:b/>
          <w:sz w:val="22"/>
          <w:szCs w:val="22"/>
        </w:rPr>
      </w:pPr>
    </w:p>
    <w:p w14:paraId="281D468E" w14:textId="77777777" w:rsidR="00DC747A" w:rsidRDefault="00DC747A">
      <w:pPr>
        <w:spacing w:after="0"/>
        <w:ind w:right="0"/>
        <w:jc w:val="left"/>
        <w:rPr>
          <w:b/>
          <w:sz w:val="22"/>
          <w:szCs w:val="22"/>
        </w:rPr>
      </w:pPr>
    </w:p>
    <w:p w14:paraId="06288A8F" w14:textId="77777777" w:rsidR="00DC747A" w:rsidRDefault="00DC747A">
      <w:pPr>
        <w:spacing w:after="0"/>
        <w:ind w:right="0"/>
        <w:jc w:val="left"/>
        <w:rPr>
          <w:b/>
          <w:sz w:val="22"/>
          <w:szCs w:val="22"/>
        </w:rPr>
      </w:pPr>
    </w:p>
    <w:p w14:paraId="5C5842AD" w14:textId="77777777" w:rsidR="00DC747A" w:rsidRDefault="00DC747A">
      <w:pPr>
        <w:spacing w:after="0"/>
        <w:ind w:right="0"/>
        <w:jc w:val="left"/>
        <w:rPr>
          <w:b/>
          <w:sz w:val="22"/>
          <w:szCs w:val="22"/>
        </w:rPr>
      </w:pPr>
    </w:p>
    <w:p w14:paraId="4102BF90" w14:textId="77777777" w:rsidR="00DC747A" w:rsidRDefault="00DC747A">
      <w:pPr>
        <w:spacing w:after="0"/>
        <w:ind w:right="0"/>
        <w:jc w:val="left"/>
        <w:rPr>
          <w:b/>
          <w:sz w:val="22"/>
          <w:szCs w:val="22"/>
        </w:rPr>
      </w:pPr>
    </w:p>
    <w:p w14:paraId="217BD38D" w14:textId="77777777" w:rsidR="00DC747A" w:rsidRDefault="00DC747A">
      <w:pPr>
        <w:spacing w:after="0"/>
        <w:ind w:right="0"/>
        <w:jc w:val="left"/>
        <w:rPr>
          <w:b/>
          <w:sz w:val="22"/>
          <w:szCs w:val="22"/>
        </w:rPr>
      </w:pPr>
    </w:p>
    <w:p w14:paraId="266F92B4" w14:textId="77777777" w:rsidR="00DC747A" w:rsidRDefault="00DC747A">
      <w:pPr>
        <w:spacing w:after="0"/>
        <w:ind w:right="0"/>
        <w:jc w:val="left"/>
        <w:rPr>
          <w:b/>
          <w:sz w:val="22"/>
          <w:szCs w:val="22"/>
        </w:rPr>
      </w:pPr>
    </w:p>
    <w:p w14:paraId="215BCC00" w14:textId="77777777" w:rsidR="00DC747A" w:rsidRDefault="00DC747A">
      <w:pPr>
        <w:spacing w:after="0"/>
        <w:ind w:right="0"/>
        <w:jc w:val="left"/>
        <w:rPr>
          <w:b/>
          <w:sz w:val="22"/>
          <w:szCs w:val="22"/>
        </w:rPr>
      </w:pPr>
    </w:p>
    <w:p w14:paraId="59ADCFD9" w14:textId="25197369" w:rsidR="00DC747A" w:rsidDel="00D5376A" w:rsidRDefault="00DC747A">
      <w:pPr>
        <w:spacing w:after="0"/>
        <w:ind w:right="0"/>
        <w:jc w:val="left"/>
        <w:rPr>
          <w:del w:id="352" w:author="Iman Mohamed Atef Helal" w:date="2023-10-31T17:44:00Z"/>
          <w:b/>
          <w:sz w:val="22"/>
          <w:szCs w:val="22"/>
        </w:rPr>
      </w:pPr>
    </w:p>
    <w:p w14:paraId="7C0BAC58" w14:textId="1E5B56DB" w:rsidR="00DC747A" w:rsidDel="00D5376A" w:rsidRDefault="00DC747A">
      <w:pPr>
        <w:spacing w:after="0"/>
        <w:ind w:right="0"/>
        <w:jc w:val="left"/>
        <w:rPr>
          <w:del w:id="353" w:author="Iman Mohamed Atef Helal" w:date="2023-10-31T17:44:00Z"/>
          <w:b/>
          <w:sz w:val="22"/>
          <w:szCs w:val="22"/>
        </w:rPr>
      </w:pPr>
    </w:p>
    <w:p w14:paraId="66DF971D" w14:textId="3F036CAC" w:rsidR="00DC747A" w:rsidDel="00D5376A" w:rsidRDefault="00DC747A">
      <w:pPr>
        <w:spacing w:after="0"/>
        <w:ind w:right="0"/>
        <w:jc w:val="left"/>
        <w:rPr>
          <w:del w:id="354" w:author="Iman Mohamed Atef Helal" w:date="2023-10-31T17:44:00Z"/>
          <w:b/>
          <w:sz w:val="22"/>
          <w:szCs w:val="22"/>
        </w:rPr>
      </w:pPr>
    </w:p>
    <w:p w14:paraId="2AB52A26" w14:textId="43529F77" w:rsidR="00DC747A" w:rsidDel="00D5376A" w:rsidRDefault="00DC747A">
      <w:pPr>
        <w:spacing w:after="0"/>
        <w:ind w:right="0"/>
        <w:jc w:val="left"/>
        <w:rPr>
          <w:del w:id="355" w:author="Iman Mohamed Atef Helal" w:date="2023-10-31T17:44:00Z"/>
          <w:b/>
          <w:sz w:val="22"/>
          <w:szCs w:val="22"/>
        </w:rPr>
      </w:pPr>
    </w:p>
    <w:p w14:paraId="031EBBE4" w14:textId="2D37B362" w:rsidR="00DC747A" w:rsidDel="00D5376A" w:rsidRDefault="00DC747A">
      <w:pPr>
        <w:spacing w:after="0"/>
        <w:ind w:right="0"/>
        <w:jc w:val="left"/>
        <w:rPr>
          <w:del w:id="356" w:author="Iman Mohamed Atef Helal" w:date="2023-10-31T17:44:00Z"/>
          <w:b/>
          <w:sz w:val="22"/>
          <w:szCs w:val="22"/>
        </w:rPr>
      </w:pPr>
    </w:p>
    <w:p w14:paraId="4D1AC343" w14:textId="77777777" w:rsidR="00DC747A" w:rsidRDefault="00DC747A">
      <w:pPr>
        <w:spacing w:after="0"/>
        <w:ind w:right="0"/>
        <w:jc w:val="left"/>
        <w:rPr>
          <w:b/>
          <w:sz w:val="22"/>
          <w:szCs w:val="22"/>
        </w:rPr>
      </w:pPr>
    </w:p>
    <w:p w14:paraId="16C1CC58" w14:textId="77777777" w:rsidR="00DC747A" w:rsidRDefault="00000000">
      <w:pPr>
        <w:spacing w:after="0"/>
        <w:ind w:right="0"/>
        <w:jc w:val="left"/>
        <w:rPr>
          <w:b/>
          <w:sz w:val="22"/>
          <w:szCs w:val="22"/>
        </w:rPr>
      </w:pPr>
      <w:r>
        <w:rPr>
          <w:b/>
          <w:sz w:val="22"/>
          <w:szCs w:val="22"/>
        </w:rPr>
        <w:t>2: User Logins</w:t>
      </w:r>
    </w:p>
    <w:p w14:paraId="23C8FEC6" w14:textId="77777777" w:rsidR="00DC747A" w:rsidRDefault="00000000">
      <w:pPr>
        <w:spacing w:after="0"/>
        <w:jc w:val="center"/>
        <w:rPr>
          <w:sz w:val="22"/>
          <w:szCs w:val="22"/>
        </w:rPr>
      </w:pPr>
      <w:r>
        <w:rPr>
          <w:i/>
          <w:sz w:val="22"/>
          <w:szCs w:val="22"/>
        </w:rPr>
        <w:t>Table3: Use Case Description 2</w:t>
      </w:r>
      <w:r>
        <w:rPr>
          <w:sz w:val="22"/>
          <w:szCs w:val="22"/>
        </w:rPr>
        <w:tab/>
      </w:r>
    </w:p>
    <w:tbl>
      <w:tblPr>
        <w:tblStyle w:val="a2"/>
        <w:tblW w:w="7920"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3915"/>
      </w:tblGrid>
      <w:tr w:rsidR="00DC747A" w14:paraId="55F27700"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2AB3F" w14:textId="77777777" w:rsidR="00DC747A" w:rsidRDefault="00000000">
            <w:pPr>
              <w:spacing w:after="0"/>
              <w:ind w:left="90" w:right="0"/>
              <w:jc w:val="left"/>
              <w:rPr>
                <w:sz w:val="22"/>
                <w:szCs w:val="22"/>
              </w:rPr>
            </w:pPr>
            <w:r>
              <w:rPr>
                <w:sz w:val="22"/>
                <w:szCs w:val="22"/>
              </w:rPr>
              <w:t>Use case ID</w:t>
            </w:r>
          </w:p>
        </w:tc>
        <w:tc>
          <w:tcPr>
            <w:tcW w:w="630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42D08E5E" w14:textId="77777777" w:rsidR="00DC747A" w:rsidRDefault="00000000">
            <w:pPr>
              <w:spacing w:after="0"/>
              <w:ind w:left="90" w:right="0"/>
              <w:jc w:val="left"/>
              <w:rPr>
                <w:sz w:val="22"/>
                <w:szCs w:val="22"/>
              </w:rPr>
            </w:pPr>
            <w:r>
              <w:rPr>
                <w:sz w:val="22"/>
                <w:szCs w:val="22"/>
              </w:rPr>
              <w:t>Case 2</w:t>
            </w:r>
          </w:p>
        </w:tc>
      </w:tr>
      <w:tr w:rsidR="00DC747A" w14:paraId="347FD8FD"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C2672" w14:textId="77777777" w:rsidR="00DC747A" w:rsidRDefault="00000000">
            <w:pPr>
              <w:spacing w:after="0"/>
              <w:ind w:left="90" w:right="0"/>
              <w:jc w:val="left"/>
              <w:rPr>
                <w:sz w:val="22"/>
                <w:szCs w:val="22"/>
              </w:rPr>
            </w:pPr>
            <w:r>
              <w:rPr>
                <w:sz w:val="22"/>
                <w:szCs w:val="22"/>
              </w:rPr>
              <w:t>Use Case Name</w:t>
            </w:r>
          </w:p>
        </w:tc>
        <w:tc>
          <w:tcPr>
            <w:tcW w:w="630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FEBCF63" w14:textId="77777777" w:rsidR="00DC747A" w:rsidRDefault="00000000">
            <w:pPr>
              <w:spacing w:after="0"/>
              <w:ind w:left="90" w:right="0"/>
              <w:jc w:val="left"/>
              <w:rPr>
                <w:sz w:val="22"/>
                <w:szCs w:val="22"/>
              </w:rPr>
            </w:pPr>
            <w:r>
              <w:rPr>
                <w:sz w:val="22"/>
                <w:szCs w:val="22"/>
              </w:rPr>
              <w:t>User Login</w:t>
            </w:r>
          </w:p>
        </w:tc>
      </w:tr>
      <w:tr w:rsidR="00DC747A" w14:paraId="2D9A8F10"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B43B74" w14:textId="77777777" w:rsidR="00DC747A" w:rsidRDefault="00000000">
            <w:pPr>
              <w:spacing w:after="0"/>
              <w:ind w:left="90" w:right="0"/>
              <w:jc w:val="left"/>
              <w:rPr>
                <w:sz w:val="22"/>
                <w:szCs w:val="22"/>
              </w:rPr>
            </w:pPr>
            <w:r>
              <w:rPr>
                <w:sz w:val="22"/>
                <w:szCs w:val="22"/>
              </w:rPr>
              <w:t>Actors</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85986F0" w14:textId="77777777" w:rsidR="00DC747A" w:rsidRDefault="00000000">
            <w:pPr>
              <w:spacing w:after="0"/>
              <w:ind w:left="90" w:right="0"/>
              <w:jc w:val="left"/>
              <w:rPr>
                <w:sz w:val="22"/>
                <w:szCs w:val="22"/>
              </w:rPr>
            </w:pPr>
            <w:r>
              <w:rPr>
                <w:sz w:val="22"/>
                <w:szCs w:val="22"/>
              </w:rPr>
              <w:t>Student, teacher, manager</w:t>
            </w:r>
          </w:p>
        </w:tc>
      </w:tr>
      <w:tr w:rsidR="00DC747A" w14:paraId="35FF3A21"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6F258B" w14:textId="77777777" w:rsidR="00DC747A" w:rsidRDefault="00000000">
            <w:pPr>
              <w:spacing w:after="0"/>
              <w:ind w:left="90" w:right="0"/>
              <w:jc w:val="left"/>
              <w:rPr>
                <w:sz w:val="22"/>
                <w:szCs w:val="22"/>
              </w:rPr>
            </w:pPr>
            <w:r>
              <w:rPr>
                <w:sz w:val="22"/>
                <w:szCs w:val="22"/>
              </w:rPr>
              <w:t>Pre-condition</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BFFF8F9" w14:textId="77777777" w:rsidR="00DC747A" w:rsidRDefault="00000000">
            <w:pPr>
              <w:spacing w:after="0"/>
              <w:ind w:left="90" w:right="0"/>
              <w:jc w:val="left"/>
              <w:rPr>
                <w:sz w:val="22"/>
                <w:szCs w:val="22"/>
              </w:rPr>
            </w:pPr>
            <w:r>
              <w:rPr>
                <w:sz w:val="22"/>
                <w:szCs w:val="22"/>
              </w:rPr>
              <w:t>Users are registered.</w:t>
            </w:r>
          </w:p>
        </w:tc>
      </w:tr>
      <w:tr w:rsidR="00DC747A" w14:paraId="1D1AC0FC"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65DD61" w14:textId="77777777" w:rsidR="00DC747A" w:rsidRDefault="00000000">
            <w:pPr>
              <w:spacing w:after="0"/>
              <w:ind w:left="90" w:right="0"/>
              <w:jc w:val="left"/>
              <w:rPr>
                <w:sz w:val="22"/>
                <w:szCs w:val="22"/>
              </w:rPr>
            </w:pPr>
            <w:r>
              <w:rPr>
                <w:sz w:val="22"/>
                <w:szCs w:val="22"/>
              </w:rPr>
              <w:t>Post-condition</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DEAA077" w14:textId="77777777" w:rsidR="00DC747A" w:rsidRDefault="00000000">
            <w:pPr>
              <w:spacing w:after="0"/>
              <w:ind w:left="90" w:right="0"/>
              <w:jc w:val="left"/>
              <w:rPr>
                <w:sz w:val="22"/>
                <w:szCs w:val="22"/>
              </w:rPr>
            </w:pPr>
            <w:r>
              <w:rPr>
                <w:sz w:val="22"/>
                <w:szCs w:val="22"/>
              </w:rPr>
              <w:t>User is logged into the platform.</w:t>
            </w:r>
          </w:p>
        </w:tc>
      </w:tr>
      <w:tr w:rsidR="00DC747A" w14:paraId="69A97105" w14:textId="77777777">
        <w:trPr>
          <w:trHeight w:val="495"/>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A4F87" w14:textId="77777777" w:rsidR="00DC747A" w:rsidRDefault="00000000">
            <w:pPr>
              <w:spacing w:after="0"/>
              <w:ind w:left="90" w:right="0"/>
              <w:jc w:val="left"/>
              <w:rPr>
                <w:sz w:val="22"/>
                <w:szCs w:val="22"/>
              </w:rPr>
            </w:pPr>
            <w:r>
              <w:rPr>
                <w:sz w:val="22"/>
                <w:szCs w:val="22"/>
              </w:rPr>
              <w:t>Flow of events</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779A890" w14:textId="77777777" w:rsidR="00DC747A" w:rsidRDefault="00000000">
            <w:pPr>
              <w:spacing w:after="0"/>
              <w:ind w:left="90" w:right="0"/>
              <w:jc w:val="left"/>
              <w:rPr>
                <w:sz w:val="22"/>
                <w:szCs w:val="22"/>
              </w:rPr>
            </w:pPr>
            <w:r>
              <w:rPr>
                <w:sz w:val="22"/>
                <w:szCs w:val="22"/>
              </w:rPr>
              <w:t>User Action</w:t>
            </w:r>
          </w:p>
        </w:tc>
        <w:tc>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
          <w:p w14:paraId="714470D4" w14:textId="77777777" w:rsidR="00DC747A" w:rsidRDefault="00000000">
            <w:pPr>
              <w:spacing w:after="0"/>
              <w:ind w:left="90" w:right="0"/>
              <w:jc w:val="left"/>
              <w:rPr>
                <w:sz w:val="22"/>
                <w:szCs w:val="22"/>
              </w:rPr>
            </w:pPr>
            <w:r>
              <w:rPr>
                <w:sz w:val="22"/>
                <w:szCs w:val="22"/>
              </w:rPr>
              <w:t>System Action</w:t>
            </w:r>
          </w:p>
        </w:tc>
      </w:tr>
      <w:tr w:rsidR="00DC747A" w14:paraId="24F3BCF5" w14:textId="77777777">
        <w:trPr>
          <w:trHeight w:val="1035"/>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61BE56" w14:textId="77777777" w:rsidR="00DC747A" w:rsidRDefault="00DC747A">
            <w:pPr>
              <w:spacing w:after="0"/>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4CFA3D6" w14:textId="77777777" w:rsidR="00DC747A" w:rsidRDefault="00000000">
            <w:pPr>
              <w:spacing w:after="0"/>
              <w:ind w:left="90" w:right="0"/>
              <w:jc w:val="left"/>
              <w:rPr>
                <w:sz w:val="22"/>
                <w:szCs w:val="22"/>
              </w:rPr>
            </w:pPr>
            <w:r>
              <w:rPr>
                <w:sz w:val="22"/>
                <w:szCs w:val="22"/>
              </w:rPr>
              <w:t>User enters their registered email and password.</w:t>
            </w:r>
          </w:p>
        </w:tc>
        <w:tc>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
          <w:p w14:paraId="3CCD243B" w14:textId="77777777" w:rsidR="00DC747A" w:rsidRDefault="00DC747A">
            <w:pPr>
              <w:spacing w:after="0"/>
              <w:ind w:left="90" w:right="0"/>
              <w:jc w:val="left"/>
              <w:rPr>
                <w:sz w:val="22"/>
                <w:szCs w:val="22"/>
              </w:rPr>
            </w:pPr>
          </w:p>
        </w:tc>
      </w:tr>
      <w:tr w:rsidR="00DC747A" w14:paraId="5BBA24E3" w14:textId="77777777">
        <w:trPr>
          <w:trHeight w:val="13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A4CE75" w14:textId="77777777" w:rsidR="00DC747A" w:rsidRDefault="00DC747A">
            <w:pPr>
              <w:widowControl w:val="0"/>
              <w:spacing w:after="0"/>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E9134F9" w14:textId="77777777" w:rsidR="00DC747A" w:rsidRDefault="00DC747A">
            <w:pPr>
              <w:widowControl w:val="0"/>
              <w:spacing w:after="0"/>
              <w:ind w:left="90" w:right="0"/>
              <w:jc w:val="left"/>
              <w:rPr>
                <w:sz w:val="22"/>
                <w:szCs w:val="22"/>
              </w:rPr>
            </w:pPr>
          </w:p>
        </w:tc>
        <w:tc>
          <w:tcPr>
            <w:tcW w:w="3915" w:type="dxa"/>
            <w:tcBorders>
              <w:bottom w:val="single" w:sz="8" w:space="0" w:color="000000"/>
              <w:right w:val="single" w:sz="8" w:space="0" w:color="000000"/>
            </w:tcBorders>
            <w:shd w:val="clear" w:color="auto" w:fill="auto"/>
            <w:tcMar>
              <w:top w:w="100" w:type="dxa"/>
              <w:left w:w="100" w:type="dxa"/>
              <w:bottom w:w="100" w:type="dxa"/>
              <w:right w:w="100" w:type="dxa"/>
            </w:tcMar>
          </w:tcPr>
          <w:p w14:paraId="73A9FF75" w14:textId="77777777" w:rsidR="00DC747A" w:rsidRDefault="00000000">
            <w:pPr>
              <w:spacing w:after="0"/>
              <w:ind w:left="90" w:right="0"/>
              <w:jc w:val="left"/>
              <w:rPr>
                <w:sz w:val="22"/>
                <w:szCs w:val="22"/>
              </w:rPr>
            </w:pPr>
            <w:r>
              <w:rPr>
                <w:sz w:val="22"/>
                <w:szCs w:val="22"/>
              </w:rPr>
              <w:t>System validates the entered credentials.</w:t>
            </w:r>
          </w:p>
        </w:tc>
      </w:tr>
      <w:tr w:rsidR="00DC747A" w14:paraId="6903FBAE"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25FC33" w14:textId="77777777" w:rsidR="00DC747A" w:rsidRDefault="00000000">
            <w:pPr>
              <w:spacing w:after="0"/>
              <w:ind w:left="90" w:right="0"/>
              <w:jc w:val="left"/>
            </w:pPr>
            <w:r>
              <w:t>Exception scenario</w:t>
            </w:r>
          </w:p>
        </w:tc>
        <w:tc>
          <w:tcPr>
            <w:tcW w:w="630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F48DAF0" w14:textId="77777777" w:rsidR="00DC747A" w:rsidRDefault="00000000">
            <w:pPr>
              <w:spacing w:after="0"/>
              <w:ind w:left="90" w:right="0"/>
              <w:jc w:val="left"/>
              <w:rPr>
                <w:sz w:val="22"/>
                <w:szCs w:val="22"/>
              </w:rPr>
            </w:pPr>
            <w:r>
              <w:rPr>
                <w:sz w:val="22"/>
                <w:szCs w:val="22"/>
              </w:rPr>
              <w:t>Invalid login credentials.</w:t>
            </w:r>
          </w:p>
        </w:tc>
      </w:tr>
    </w:tbl>
    <w:p w14:paraId="58DB41E3" w14:textId="77777777" w:rsidR="00DC747A" w:rsidRDefault="00DC747A">
      <w:pPr>
        <w:spacing w:after="0"/>
        <w:ind w:right="0"/>
        <w:jc w:val="left"/>
        <w:rPr>
          <w:sz w:val="22"/>
          <w:szCs w:val="22"/>
        </w:rPr>
      </w:pPr>
    </w:p>
    <w:p w14:paraId="6E7B8F15" w14:textId="77777777" w:rsidR="00DC747A" w:rsidRDefault="00000000">
      <w:pPr>
        <w:spacing w:after="240"/>
        <w:ind w:right="0"/>
        <w:jc w:val="left"/>
        <w:rPr>
          <w:b/>
          <w:sz w:val="22"/>
          <w:szCs w:val="22"/>
        </w:rPr>
      </w:pPr>
      <w:r>
        <w:br w:type="page"/>
      </w:r>
    </w:p>
    <w:p w14:paraId="152D0EDE" w14:textId="77777777" w:rsidR="00DC747A" w:rsidRDefault="00000000">
      <w:pPr>
        <w:spacing w:after="240"/>
        <w:ind w:right="0"/>
        <w:jc w:val="left"/>
        <w:rPr>
          <w:sz w:val="22"/>
          <w:szCs w:val="22"/>
        </w:rPr>
      </w:pPr>
      <w:r>
        <w:rPr>
          <w:b/>
          <w:sz w:val="22"/>
          <w:szCs w:val="22"/>
        </w:rPr>
        <w:lastRenderedPageBreak/>
        <w:t>3: User Resets Password:</w:t>
      </w:r>
    </w:p>
    <w:p w14:paraId="7CA02666" w14:textId="77777777" w:rsidR="00DC747A" w:rsidRDefault="00000000">
      <w:pPr>
        <w:spacing w:after="0"/>
        <w:jc w:val="center"/>
        <w:rPr>
          <w:sz w:val="22"/>
          <w:szCs w:val="22"/>
        </w:rPr>
      </w:pPr>
      <w:r>
        <w:rPr>
          <w:i/>
          <w:sz w:val="22"/>
          <w:szCs w:val="22"/>
        </w:rPr>
        <w:t>Table4: Use Case Description 3</w:t>
      </w:r>
    </w:p>
    <w:tbl>
      <w:tblPr>
        <w:tblStyle w:val="a3"/>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2151C3AA"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E0966" w14:textId="77777777" w:rsidR="00DC747A" w:rsidRDefault="00000000">
            <w:pPr>
              <w:spacing w:after="0"/>
              <w:ind w:left="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4EB48BA" w14:textId="77777777" w:rsidR="00DC747A" w:rsidRDefault="00000000">
            <w:pPr>
              <w:spacing w:after="0"/>
              <w:ind w:left="180" w:right="0"/>
              <w:jc w:val="left"/>
              <w:rPr>
                <w:sz w:val="22"/>
                <w:szCs w:val="22"/>
              </w:rPr>
            </w:pPr>
            <w:r>
              <w:rPr>
                <w:sz w:val="22"/>
                <w:szCs w:val="22"/>
              </w:rPr>
              <w:t>Case 3</w:t>
            </w:r>
          </w:p>
        </w:tc>
      </w:tr>
      <w:tr w:rsidR="00DC747A" w14:paraId="0D134A28"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C1E28"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29ADD6B9" w14:textId="77777777" w:rsidR="00DC747A" w:rsidRDefault="00000000">
            <w:pPr>
              <w:spacing w:after="0"/>
              <w:ind w:left="180" w:right="0"/>
              <w:jc w:val="left"/>
              <w:rPr>
                <w:sz w:val="22"/>
                <w:szCs w:val="22"/>
              </w:rPr>
            </w:pPr>
            <w:r>
              <w:rPr>
                <w:sz w:val="22"/>
                <w:szCs w:val="22"/>
              </w:rPr>
              <w:t>Password Reset</w:t>
            </w:r>
          </w:p>
        </w:tc>
      </w:tr>
      <w:tr w:rsidR="00DC747A" w14:paraId="5C565E2E"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1096EE"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F7AFD5A" w14:textId="77777777" w:rsidR="00DC747A" w:rsidRDefault="00000000">
            <w:pPr>
              <w:spacing w:after="0"/>
              <w:ind w:left="180" w:right="0"/>
              <w:jc w:val="left"/>
              <w:rPr>
                <w:sz w:val="22"/>
                <w:szCs w:val="22"/>
              </w:rPr>
            </w:pPr>
            <w:r>
              <w:rPr>
                <w:sz w:val="22"/>
                <w:szCs w:val="22"/>
              </w:rPr>
              <w:t>Student, teacher, manager</w:t>
            </w:r>
          </w:p>
        </w:tc>
      </w:tr>
      <w:tr w:rsidR="00DC747A" w14:paraId="1456A45C"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67E78B"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52AC1B9" w14:textId="77777777" w:rsidR="00DC747A" w:rsidRDefault="00000000">
            <w:pPr>
              <w:spacing w:after="0"/>
              <w:ind w:left="180" w:right="0"/>
              <w:jc w:val="left"/>
              <w:rPr>
                <w:sz w:val="22"/>
                <w:szCs w:val="22"/>
              </w:rPr>
            </w:pPr>
            <w:r>
              <w:rPr>
                <w:sz w:val="22"/>
                <w:szCs w:val="22"/>
              </w:rPr>
              <w:t>User has a registered account.</w:t>
            </w:r>
          </w:p>
        </w:tc>
      </w:tr>
      <w:tr w:rsidR="00DC747A" w14:paraId="1CCB2C35"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C2234"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FE91B5B" w14:textId="77777777" w:rsidR="00DC747A" w:rsidRDefault="00000000">
            <w:pPr>
              <w:spacing w:after="0"/>
              <w:ind w:left="180" w:right="0"/>
              <w:jc w:val="left"/>
              <w:rPr>
                <w:sz w:val="22"/>
                <w:szCs w:val="22"/>
              </w:rPr>
            </w:pPr>
            <w:r>
              <w:rPr>
                <w:sz w:val="22"/>
                <w:szCs w:val="22"/>
              </w:rPr>
              <w:t>User can log in with a new password.</w:t>
            </w:r>
          </w:p>
        </w:tc>
      </w:tr>
      <w:tr w:rsidR="00DC747A" w14:paraId="79D2F275"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B9EEF"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70BCFAB5" w14:textId="77777777" w:rsidR="00DC747A" w:rsidRDefault="00000000">
            <w:pPr>
              <w:spacing w:after="0"/>
              <w:ind w:left="18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1CEAE153" w14:textId="77777777" w:rsidR="00DC747A" w:rsidRDefault="00000000">
            <w:pPr>
              <w:spacing w:after="0"/>
              <w:ind w:left="180" w:right="0"/>
              <w:jc w:val="left"/>
              <w:rPr>
                <w:sz w:val="22"/>
                <w:szCs w:val="22"/>
              </w:rPr>
            </w:pPr>
            <w:r>
              <w:rPr>
                <w:sz w:val="22"/>
                <w:szCs w:val="22"/>
              </w:rPr>
              <w:t xml:space="preserve">System Actions </w:t>
            </w:r>
          </w:p>
        </w:tc>
      </w:tr>
      <w:tr w:rsidR="00DC747A" w14:paraId="1406B31D"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AC7362"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6ED33A42" w14:textId="77777777" w:rsidR="00DC747A" w:rsidRDefault="00000000">
            <w:pPr>
              <w:spacing w:after="0"/>
              <w:ind w:left="180" w:right="0"/>
              <w:jc w:val="left"/>
              <w:rPr>
                <w:sz w:val="22"/>
                <w:szCs w:val="22"/>
              </w:rPr>
            </w:pPr>
            <w:r>
              <w:rPr>
                <w:sz w:val="22"/>
                <w:szCs w:val="22"/>
              </w:rPr>
              <w:t>User enters their email and clicks on the "Forgot Password" link.</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86EF701" w14:textId="77777777" w:rsidR="00DC747A" w:rsidRDefault="00DC747A">
            <w:pPr>
              <w:spacing w:after="0"/>
              <w:ind w:left="180" w:right="0"/>
              <w:jc w:val="left"/>
              <w:rPr>
                <w:sz w:val="22"/>
                <w:szCs w:val="22"/>
              </w:rPr>
            </w:pPr>
          </w:p>
        </w:tc>
      </w:tr>
      <w:tr w:rsidR="00DC747A" w14:paraId="43CA344D"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121987"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16A4083" w14:textId="77777777" w:rsidR="00DC747A" w:rsidRDefault="00DC747A">
            <w:pPr>
              <w:spacing w:after="0"/>
              <w:ind w:left="18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5439ADB7" w14:textId="77777777" w:rsidR="00DC747A" w:rsidRDefault="00000000">
            <w:pPr>
              <w:spacing w:after="0"/>
              <w:ind w:left="180" w:right="0"/>
              <w:jc w:val="left"/>
              <w:rPr>
                <w:sz w:val="22"/>
                <w:szCs w:val="22"/>
              </w:rPr>
            </w:pPr>
            <w:r>
              <w:rPr>
                <w:sz w:val="22"/>
                <w:szCs w:val="22"/>
              </w:rPr>
              <w:t>System sends a password reset link to the user's email.</w:t>
            </w:r>
          </w:p>
        </w:tc>
      </w:tr>
      <w:tr w:rsidR="00DC747A" w14:paraId="4E1D6DF6" w14:textId="77777777">
        <w:trPr>
          <w:trHeight w:val="821"/>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453A40"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DD87FA4" w14:textId="77777777" w:rsidR="00DC747A" w:rsidRDefault="00000000">
            <w:pPr>
              <w:spacing w:after="0"/>
              <w:ind w:left="180" w:right="0"/>
              <w:jc w:val="left"/>
              <w:rPr>
                <w:sz w:val="22"/>
                <w:szCs w:val="22"/>
              </w:rPr>
            </w:pPr>
            <w:r>
              <w:rPr>
                <w:sz w:val="22"/>
                <w:szCs w:val="22"/>
              </w:rPr>
              <w:t>User receives the email and clicks on the reset link.</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55A5A0FA" w14:textId="77777777" w:rsidR="00DC747A" w:rsidRDefault="00DC747A">
            <w:pPr>
              <w:spacing w:after="0"/>
              <w:ind w:left="180" w:right="0"/>
              <w:jc w:val="left"/>
              <w:rPr>
                <w:sz w:val="22"/>
                <w:szCs w:val="22"/>
              </w:rPr>
            </w:pPr>
          </w:p>
        </w:tc>
      </w:tr>
      <w:tr w:rsidR="00DC747A" w14:paraId="11B2FE64"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1059B9"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04EE280" w14:textId="77777777" w:rsidR="00DC747A" w:rsidRDefault="00DC747A">
            <w:pPr>
              <w:spacing w:after="0"/>
              <w:ind w:left="18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2D542F9A" w14:textId="77777777" w:rsidR="00DC747A" w:rsidRDefault="00000000">
            <w:pPr>
              <w:spacing w:after="0"/>
              <w:ind w:left="180" w:right="0"/>
              <w:jc w:val="left"/>
              <w:rPr>
                <w:sz w:val="22"/>
                <w:szCs w:val="22"/>
              </w:rPr>
            </w:pPr>
            <w:r>
              <w:rPr>
                <w:sz w:val="22"/>
                <w:szCs w:val="22"/>
              </w:rPr>
              <w:t>User is redirected to a page where they can create a new password.</w:t>
            </w:r>
          </w:p>
        </w:tc>
      </w:tr>
      <w:tr w:rsidR="00DC747A" w14:paraId="1A4DE5FE"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D5F4D5"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1D1E5331" w14:textId="77777777" w:rsidR="00DC747A" w:rsidRDefault="00000000">
            <w:pPr>
              <w:spacing w:after="0"/>
              <w:ind w:left="180" w:right="0"/>
              <w:jc w:val="left"/>
              <w:rPr>
                <w:sz w:val="22"/>
                <w:szCs w:val="22"/>
              </w:rPr>
            </w:pPr>
            <w:r>
              <w:rPr>
                <w:sz w:val="22"/>
                <w:szCs w:val="22"/>
              </w:rPr>
              <w:t>User enters a new password and confirms it.</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2F6A410A" w14:textId="77777777" w:rsidR="00DC747A" w:rsidRDefault="00DC747A">
            <w:pPr>
              <w:spacing w:after="0"/>
              <w:ind w:left="180" w:right="0"/>
              <w:jc w:val="left"/>
              <w:rPr>
                <w:sz w:val="22"/>
                <w:szCs w:val="22"/>
              </w:rPr>
            </w:pPr>
          </w:p>
        </w:tc>
      </w:tr>
      <w:tr w:rsidR="00DC747A" w14:paraId="298C214E"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7CEE15"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8C666EF" w14:textId="77777777" w:rsidR="00DC747A" w:rsidRDefault="00DC747A">
            <w:pPr>
              <w:spacing w:after="0"/>
              <w:ind w:left="18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E67A75B" w14:textId="77777777" w:rsidR="00DC747A" w:rsidRDefault="00000000">
            <w:pPr>
              <w:spacing w:after="0"/>
              <w:ind w:left="180" w:right="0"/>
              <w:jc w:val="left"/>
              <w:rPr>
                <w:sz w:val="22"/>
                <w:szCs w:val="22"/>
              </w:rPr>
            </w:pPr>
            <w:r>
              <w:rPr>
                <w:sz w:val="22"/>
                <w:szCs w:val="22"/>
              </w:rPr>
              <w:t>The system updates the user's password.</w:t>
            </w:r>
          </w:p>
        </w:tc>
      </w:tr>
      <w:tr w:rsidR="00DC747A" w14:paraId="2D6C2153"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67F9B"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8BA4815" w14:textId="77777777" w:rsidR="00DC747A" w:rsidRDefault="00000000">
            <w:pPr>
              <w:spacing w:after="0"/>
              <w:ind w:left="180" w:right="0"/>
              <w:jc w:val="left"/>
              <w:rPr>
                <w:sz w:val="22"/>
                <w:szCs w:val="22"/>
              </w:rPr>
            </w:pPr>
            <w:r>
              <w:rPr>
                <w:sz w:val="22"/>
                <w:szCs w:val="22"/>
              </w:rPr>
              <w:t>Invalid or unregistered email address.</w:t>
            </w:r>
          </w:p>
        </w:tc>
      </w:tr>
    </w:tbl>
    <w:p w14:paraId="284742DF" w14:textId="77777777" w:rsidR="00DC747A" w:rsidRDefault="00DC747A">
      <w:pPr>
        <w:spacing w:after="0"/>
        <w:ind w:right="0"/>
        <w:jc w:val="left"/>
        <w:rPr>
          <w:sz w:val="22"/>
          <w:szCs w:val="22"/>
        </w:rPr>
      </w:pPr>
    </w:p>
    <w:p w14:paraId="50DD370F" w14:textId="77777777" w:rsidR="00DC747A" w:rsidRDefault="00DC747A">
      <w:pPr>
        <w:spacing w:after="0"/>
        <w:ind w:right="0"/>
        <w:jc w:val="left"/>
        <w:rPr>
          <w:b/>
          <w:sz w:val="22"/>
          <w:szCs w:val="22"/>
        </w:rPr>
      </w:pPr>
    </w:p>
    <w:p w14:paraId="51961051" w14:textId="1A0E98E3" w:rsidR="00DC747A" w:rsidRDefault="00000000">
      <w:pPr>
        <w:spacing w:after="0"/>
        <w:ind w:right="0"/>
        <w:jc w:val="left"/>
        <w:rPr>
          <w:b/>
          <w:sz w:val="22"/>
          <w:szCs w:val="22"/>
        </w:rPr>
      </w:pPr>
      <w:del w:id="357" w:author="Iman Mohamed Atef Helal" w:date="2023-10-31T17:45:00Z">
        <w:r w:rsidDel="00D5376A">
          <w:br w:type="page"/>
        </w:r>
      </w:del>
    </w:p>
    <w:p w14:paraId="04FCD36A" w14:textId="77777777" w:rsidR="00DC747A" w:rsidRDefault="00000000">
      <w:pPr>
        <w:spacing w:after="0"/>
        <w:ind w:right="0"/>
        <w:jc w:val="left"/>
        <w:rPr>
          <w:b/>
          <w:sz w:val="22"/>
          <w:szCs w:val="22"/>
        </w:rPr>
      </w:pPr>
      <w:r>
        <w:rPr>
          <w:b/>
          <w:sz w:val="22"/>
          <w:szCs w:val="22"/>
        </w:rPr>
        <w:lastRenderedPageBreak/>
        <w:t xml:space="preserve">5: Teacher Adds Assignment: </w:t>
      </w:r>
    </w:p>
    <w:p w14:paraId="724730C4" w14:textId="77777777" w:rsidR="00DC747A" w:rsidRDefault="00DC747A">
      <w:pPr>
        <w:spacing w:after="0"/>
        <w:ind w:right="0"/>
        <w:jc w:val="left"/>
        <w:rPr>
          <w:b/>
          <w:sz w:val="22"/>
          <w:szCs w:val="22"/>
        </w:rPr>
      </w:pPr>
    </w:p>
    <w:p w14:paraId="3026D64D" w14:textId="77777777" w:rsidR="00DC747A" w:rsidRDefault="00000000">
      <w:pPr>
        <w:spacing w:after="0"/>
        <w:jc w:val="center"/>
        <w:rPr>
          <w:sz w:val="22"/>
          <w:szCs w:val="22"/>
        </w:rPr>
      </w:pPr>
      <w:r>
        <w:rPr>
          <w:i/>
          <w:sz w:val="22"/>
          <w:szCs w:val="22"/>
        </w:rPr>
        <w:t>Table5: Use Case Description 5</w:t>
      </w:r>
      <w:r>
        <w:tab/>
      </w:r>
    </w:p>
    <w:tbl>
      <w:tblPr>
        <w:tblStyle w:val="a4"/>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0963C52E"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80EA1" w14:textId="77777777" w:rsidR="00DC747A" w:rsidRDefault="00000000">
            <w:pPr>
              <w:spacing w:after="0"/>
              <w:ind w:left="9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3561B58" w14:textId="77777777" w:rsidR="00DC747A" w:rsidRDefault="00000000">
            <w:pPr>
              <w:spacing w:after="0"/>
              <w:ind w:left="180" w:right="0"/>
              <w:jc w:val="left"/>
              <w:rPr>
                <w:sz w:val="22"/>
                <w:szCs w:val="22"/>
              </w:rPr>
            </w:pPr>
            <w:r>
              <w:rPr>
                <w:sz w:val="22"/>
                <w:szCs w:val="22"/>
              </w:rPr>
              <w:t>Case 5</w:t>
            </w:r>
          </w:p>
        </w:tc>
      </w:tr>
      <w:tr w:rsidR="00DC747A" w14:paraId="0D051A86"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030C1" w14:textId="77777777" w:rsidR="00DC747A" w:rsidRDefault="00000000">
            <w:pPr>
              <w:spacing w:after="0"/>
              <w:ind w:left="9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5DAB3B0C" w14:textId="77777777" w:rsidR="00DC747A" w:rsidRDefault="00000000">
            <w:pPr>
              <w:spacing w:after="0"/>
              <w:ind w:left="180" w:right="0"/>
              <w:jc w:val="left"/>
              <w:rPr>
                <w:sz w:val="22"/>
                <w:szCs w:val="22"/>
              </w:rPr>
            </w:pPr>
            <w:r>
              <w:rPr>
                <w:sz w:val="22"/>
                <w:szCs w:val="22"/>
              </w:rPr>
              <w:t>Assignment Creation</w:t>
            </w:r>
          </w:p>
        </w:tc>
      </w:tr>
      <w:tr w:rsidR="00DC747A" w14:paraId="5709BBFE"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D72E05" w14:textId="77777777" w:rsidR="00DC747A" w:rsidRDefault="00000000">
            <w:pPr>
              <w:spacing w:after="0"/>
              <w:ind w:left="9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50D3728" w14:textId="77777777" w:rsidR="00DC747A" w:rsidRDefault="00000000">
            <w:pPr>
              <w:spacing w:after="0"/>
              <w:ind w:left="180" w:right="0"/>
              <w:jc w:val="left"/>
              <w:rPr>
                <w:sz w:val="22"/>
                <w:szCs w:val="22"/>
              </w:rPr>
            </w:pPr>
            <w:r>
              <w:rPr>
                <w:sz w:val="22"/>
                <w:szCs w:val="22"/>
              </w:rPr>
              <w:t>Teacher</w:t>
            </w:r>
          </w:p>
        </w:tc>
      </w:tr>
      <w:tr w:rsidR="00DC747A" w14:paraId="5CCBD531"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7DDD89" w14:textId="77777777" w:rsidR="00DC747A" w:rsidRDefault="00000000">
            <w:pPr>
              <w:spacing w:after="0"/>
              <w:ind w:left="9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6A89794" w14:textId="77777777" w:rsidR="00DC747A" w:rsidRDefault="00000000">
            <w:pPr>
              <w:spacing w:after="0"/>
              <w:ind w:left="180" w:right="0"/>
              <w:jc w:val="left"/>
              <w:rPr>
                <w:sz w:val="22"/>
                <w:szCs w:val="22"/>
              </w:rPr>
            </w:pPr>
            <w:r>
              <w:rPr>
                <w:sz w:val="22"/>
                <w:szCs w:val="22"/>
              </w:rPr>
              <w:t>Teacher is logged into their account and accesses the course.</w:t>
            </w:r>
          </w:p>
        </w:tc>
      </w:tr>
      <w:tr w:rsidR="00DC747A" w14:paraId="2A96AC55"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BE9D22" w14:textId="77777777" w:rsidR="00DC747A" w:rsidRDefault="00000000">
            <w:pPr>
              <w:spacing w:after="0"/>
              <w:ind w:left="9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59EDD25" w14:textId="77777777" w:rsidR="00DC747A" w:rsidRDefault="00000000">
            <w:pPr>
              <w:spacing w:after="0"/>
              <w:ind w:left="180" w:right="0"/>
              <w:jc w:val="left"/>
              <w:rPr>
                <w:sz w:val="22"/>
                <w:szCs w:val="22"/>
              </w:rPr>
            </w:pPr>
            <w:r>
              <w:rPr>
                <w:sz w:val="22"/>
                <w:szCs w:val="22"/>
              </w:rPr>
              <w:t>Assignment is created and students are notified.</w:t>
            </w:r>
          </w:p>
        </w:tc>
      </w:tr>
      <w:tr w:rsidR="00DC747A" w14:paraId="06248FC2"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5E1530" w14:textId="77777777" w:rsidR="00DC747A" w:rsidRDefault="00000000">
            <w:pPr>
              <w:spacing w:after="0"/>
              <w:ind w:left="9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15FCA40" w14:textId="77777777" w:rsidR="00DC747A" w:rsidRDefault="00000000">
            <w:pPr>
              <w:spacing w:after="0"/>
              <w:ind w:left="18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12DEBDD0" w14:textId="77777777" w:rsidR="00DC747A" w:rsidRDefault="00000000">
            <w:pPr>
              <w:spacing w:after="0"/>
              <w:ind w:left="180" w:right="0"/>
              <w:jc w:val="left"/>
              <w:rPr>
                <w:sz w:val="22"/>
                <w:szCs w:val="22"/>
              </w:rPr>
            </w:pPr>
            <w:r>
              <w:rPr>
                <w:sz w:val="22"/>
                <w:szCs w:val="22"/>
              </w:rPr>
              <w:t xml:space="preserve">System Actions </w:t>
            </w:r>
          </w:p>
        </w:tc>
      </w:tr>
      <w:tr w:rsidR="00DC747A" w14:paraId="77DA0BDE"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ABCBFC"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0BD5977" w14:textId="77777777" w:rsidR="00DC747A" w:rsidRDefault="00000000">
            <w:pPr>
              <w:spacing w:after="0"/>
              <w:ind w:left="180" w:right="0"/>
              <w:jc w:val="left"/>
              <w:rPr>
                <w:sz w:val="22"/>
                <w:szCs w:val="22"/>
              </w:rPr>
            </w:pPr>
            <w:r>
              <w:rPr>
                <w:sz w:val="22"/>
                <w:szCs w:val="22"/>
              </w:rPr>
              <w:t>Teacher provides assignment details, including title, description, and due date.</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6B1DF8AE" w14:textId="77777777" w:rsidR="00DC747A" w:rsidRDefault="00DC747A">
            <w:pPr>
              <w:spacing w:after="0"/>
              <w:ind w:left="180" w:right="0"/>
              <w:jc w:val="left"/>
              <w:rPr>
                <w:sz w:val="22"/>
                <w:szCs w:val="22"/>
              </w:rPr>
            </w:pPr>
          </w:p>
        </w:tc>
      </w:tr>
      <w:tr w:rsidR="00DC747A" w14:paraId="61865930"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0629C8"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1E7D80F3" w14:textId="77777777" w:rsidR="00DC747A" w:rsidRDefault="00DC747A">
            <w:pPr>
              <w:spacing w:after="0"/>
              <w:ind w:left="18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FC8B2F6" w14:textId="77777777" w:rsidR="00DC747A" w:rsidRDefault="00000000">
            <w:pPr>
              <w:spacing w:after="0"/>
              <w:ind w:left="180" w:right="0"/>
              <w:jc w:val="left"/>
              <w:rPr>
                <w:sz w:val="22"/>
                <w:szCs w:val="22"/>
              </w:rPr>
            </w:pPr>
            <w:r>
              <w:rPr>
                <w:sz w:val="22"/>
                <w:szCs w:val="22"/>
              </w:rPr>
              <w:t>The system notifies enrolled students about the new assignment.</w:t>
            </w:r>
          </w:p>
        </w:tc>
      </w:tr>
      <w:tr w:rsidR="00DC747A" w14:paraId="4411B93A" w14:textId="77777777">
        <w:trPr>
          <w:trHeight w:val="821"/>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86DC3"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1637BE30" w14:textId="77777777" w:rsidR="00DC747A" w:rsidRDefault="00000000">
            <w:pPr>
              <w:spacing w:after="0"/>
              <w:ind w:left="180" w:right="0"/>
              <w:jc w:val="left"/>
              <w:rPr>
                <w:sz w:val="22"/>
                <w:szCs w:val="22"/>
              </w:rPr>
            </w:pPr>
            <w:commentRangeStart w:id="358"/>
            <w:r>
              <w:rPr>
                <w:sz w:val="22"/>
                <w:szCs w:val="22"/>
              </w:rPr>
              <w:t>Teacher creates the assignment.</w:t>
            </w:r>
            <w:commentRangeEnd w:id="358"/>
            <w:r w:rsidR="00D5376A">
              <w:rPr>
                <w:rStyle w:val="CommentReference"/>
              </w:rPr>
              <w:commentReference w:id="358"/>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3880416" w14:textId="77777777" w:rsidR="00DC747A" w:rsidRDefault="00DC747A">
            <w:pPr>
              <w:spacing w:after="0"/>
              <w:ind w:left="180" w:right="0"/>
              <w:jc w:val="left"/>
              <w:rPr>
                <w:sz w:val="22"/>
                <w:szCs w:val="22"/>
              </w:rPr>
            </w:pPr>
          </w:p>
        </w:tc>
      </w:tr>
      <w:tr w:rsidR="00DC747A" w14:paraId="73B6BDA6"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BBC03" w14:textId="77777777" w:rsidR="00DC747A" w:rsidRDefault="00000000">
            <w:pPr>
              <w:spacing w:after="0"/>
              <w:ind w:left="9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268A60B" w14:textId="77777777" w:rsidR="00DC747A" w:rsidRDefault="00000000">
            <w:pPr>
              <w:spacing w:after="0"/>
              <w:ind w:left="180" w:right="0"/>
              <w:jc w:val="left"/>
              <w:rPr>
                <w:sz w:val="22"/>
                <w:szCs w:val="22"/>
              </w:rPr>
            </w:pPr>
            <w:r>
              <w:rPr>
                <w:sz w:val="22"/>
                <w:szCs w:val="22"/>
              </w:rPr>
              <w:t>None</w:t>
            </w:r>
          </w:p>
        </w:tc>
      </w:tr>
    </w:tbl>
    <w:p w14:paraId="44967859" w14:textId="77777777" w:rsidR="00DC747A" w:rsidRDefault="00DC747A">
      <w:pPr>
        <w:spacing w:after="0"/>
        <w:ind w:right="0"/>
        <w:jc w:val="left"/>
        <w:rPr>
          <w:sz w:val="22"/>
          <w:szCs w:val="22"/>
        </w:rPr>
      </w:pPr>
    </w:p>
    <w:p w14:paraId="5B93CFAA" w14:textId="77777777" w:rsidR="00DC747A" w:rsidRDefault="00DC747A">
      <w:pPr>
        <w:spacing w:after="0"/>
        <w:ind w:right="0"/>
        <w:jc w:val="left"/>
        <w:rPr>
          <w:b/>
          <w:sz w:val="22"/>
          <w:szCs w:val="22"/>
        </w:rPr>
      </w:pPr>
    </w:p>
    <w:p w14:paraId="509284B9" w14:textId="77777777" w:rsidR="00DC747A" w:rsidRDefault="00DC747A">
      <w:pPr>
        <w:spacing w:after="0"/>
        <w:ind w:right="0"/>
        <w:jc w:val="left"/>
        <w:rPr>
          <w:b/>
          <w:sz w:val="22"/>
          <w:szCs w:val="22"/>
        </w:rPr>
      </w:pPr>
    </w:p>
    <w:p w14:paraId="1FFA907D" w14:textId="77777777" w:rsidR="00DC747A" w:rsidRDefault="00DC747A">
      <w:pPr>
        <w:spacing w:after="0"/>
        <w:ind w:right="0"/>
        <w:jc w:val="left"/>
        <w:rPr>
          <w:b/>
          <w:sz w:val="22"/>
          <w:szCs w:val="22"/>
        </w:rPr>
      </w:pPr>
    </w:p>
    <w:p w14:paraId="6A85D8BC" w14:textId="77777777" w:rsidR="00DC747A" w:rsidRDefault="00DC747A">
      <w:pPr>
        <w:spacing w:after="240"/>
        <w:ind w:right="0"/>
        <w:jc w:val="left"/>
        <w:rPr>
          <w:b/>
          <w:sz w:val="22"/>
          <w:szCs w:val="22"/>
        </w:rPr>
      </w:pPr>
    </w:p>
    <w:p w14:paraId="2BD88F85" w14:textId="77777777" w:rsidR="00DC747A" w:rsidRDefault="00DC747A">
      <w:pPr>
        <w:spacing w:after="240"/>
        <w:ind w:right="0"/>
        <w:jc w:val="left"/>
        <w:rPr>
          <w:b/>
          <w:sz w:val="22"/>
          <w:szCs w:val="22"/>
        </w:rPr>
      </w:pPr>
    </w:p>
    <w:p w14:paraId="2E06B862" w14:textId="77777777" w:rsidR="00DC747A" w:rsidRDefault="00DC747A">
      <w:pPr>
        <w:spacing w:after="240"/>
        <w:ind w:right="0"/>
        <w:jc w:val="left"/>
        <w:rPr>
          <w:b/>
          <w:sz w:val="22"/>
          <w:szCs w:val="22"/>
        </w:rPr>
      </w:pPr>
    </w:p>
    <w:p w14:paraId="52DC63FD" w14:textId="77777777" w:rsidR="00DC747A" w:rsidRDefault="00DC747A">
      <w:pPr>
        <w:spacing w:after="240"/>
        <w:ind w:right="0"/>
        <w:jc w:val="left"/>
        <w:rPr>
          <w:b/>
          <w:sz w:val="22"/>
          <w:szCs w:val="22"/>
        </w:rPr>
      </w:pPr>
    </w:p>
    <w:p w14:paraId="6BF4B953" w14:textId="77777777" w:rsidR="00DC747A" w:rsidRDefault="00DC747A">
      <w:pPr>
        <w:spacing w:after="240"/>
        <w:ind w:right="0"/>
        <w:jc w:val="left"/>
        <w:rPr>
          <w:b/>
          <w:sz w:val="22"/>
          <w:szCs w:val="22"/>
        </w:rPr>
      </w:pPr>
    </w:p>
    <w:p w14:paraId="26768BE2" w14:textId="77777777" w:rsidR="00DC747A" w:rsidRDefault="00000000">
      <w:pPr>
        <w:spacing w:after="240"/>
        <w:ind w:right="0"/>
        <w:jc w:val="left"/>
        <w:rPr>
          <w:sz w:val="22"/>
          <w:szCs w:val="22"/>
        </w:rPr>
      </w:pPr>
      <w:r>
        <w:rPr>
          <w:b/>
          <w:sz w:val="22"/>
          <w:szCs w:val="22"/>
        </w:rPr>
        <w:t>6: Student Submits Assignment:</w:t>
      </w:r>
    </w:p>
    <w:p w14:paraId="2CE111C7" w14:textId="77777777" w:rsidR="00DC747A" w:rsidRDefault="00000000">
      <w:pPr>
        <w:spacing w:after="0"/>
        <w:jc w:val="center"/>
        <w:rPr>
          <w:sz w:val="22"/>
          <w:szCs w:val="22"/>
        </w:rPr>
      </w:pPr>
      <w:r>
        <w:rPr>
          <w:i/>
          <w:sz w:val="22"/>
          <w:szCs w:val="22"/>
        </w:rPr>
        <w:t>Table6: Use Case Description 6</w:t>
      </w:r>
    </w:p>
    <w:tbl>
      <w:tblPr>
        <w:tblStyle w:val="a5"/>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5A4731BC"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3CD5E" w14:textId="77777777" w:rsidR="00DC747A" w:rsidRDefault="00000000">
            <w:pPr>
              <w:spacing w:after="0"/>
              <w:ind w:left="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29A7353" w14:textId="77777777" w:rsidR="00DC747A" w:rsidRDefault="00000000">
            <w:pPr>
              <w:spacing w:after="0"/>
              <w:ind w:left="90" w:right="0"/>
              <w:jc w:val="left"/>
              <w:rPr>
                <w:sz w:val="22"/>
                <w:szCs w:val="22"/>
              </w:rPr>
            </w:pPr>
            <w:r>
              <w:rPr>
                <w:sz w:val="22"/>
                <w:szCs w:val="22"/>
              </w:rPr>
              <w:t>Case 6</w:t>
            </w:r>
          </w:p>
        </w:tc>
      </w:tr>
      <w:tr w:rsidR="00DC747A" w14:paraId="2975E952"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BD96D"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0E12C87" w14:textId="77777777" w:rsidR="00DC747A" w:rsidRDefault="00000000">
            <w:pPr>
              <w:spacing w:after="0"/>
              <w:ind w:left="90" w:right="0"/>
              <w:jc w:val="left"/>
              <w:rPr>
                <w:sz w:val="22"/>
                <w:szCs w:val="22"/>
              </w:rPr>
            </w:pPr>
            <w:r>
              <w:rPr>
                <w:sz w:val="22"/>
                <w:szCs w:val="22"/>
              </w:rPr>
              <w:t>Assignment Submission</w:t>
            </w:r>
          </w:p>
        </w:tc>
      </w:tr>
      <w:tr w:rsidR="00DC747A" w14:paraId="178CB4F5"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84C40F"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F62420D" w14:textId="77777777" w:rsidR="00DC747A" w:rsidRDefault="00000000">
            <w:pPr>
              <w:spacing w:after="0"/>
              <w:ind w:left="90" w:right="0"/>
              <w:jc w:val="left"/>
              <w:rPr>
                <w:sz w:val="22"/>
                <w:szCs w:val="22"/>
              </w:rPr>
            </w:pPr>
            <w:r>
              <w:rPr>
                <w:sz w:val="22"/>
                <w:szCs w:val="22"/>
              </w:rPr>
              <w:t>Student</w:t>
            </w:r>
          </w:p>
        </w:tc>
      </w:tr>
      <w:tr w:rsidR="00DC747A" w14:paraId="28AFFCC4"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06D261"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CC18FA1" w14:textId="77777777" w:rsidR="00DC747A" w:rsidRDefault="00000000">
            <w:pPr>
              <w:spacing w:after="0"/>
              <w:ind w:left="90" w:right="0"/>
              <w:jc w:val="left"/>
              <w:rPr>
                <w:sz w:val="22"/>
                <w:szCs w:val="22"/>
              </w:rPr>
            </w:pPr>
            <w:r>
              <w:rPr>
                <w:sz w:val="22"/>
                <w:szCs w:val="22"/>
              </w:rPr>
              <w:t>Students are logged into their account and access the course with an assignment.</w:t>
            </w:r>
          </w:p>
        </w:tc>
      </w:tr>
      <w:tr w:rsidR="00DC747A" w14:paraId="34F171E8"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80A6A0"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C84FD2D" w14:textId="77777777" w:rsidR="00DC747A" w:rsidRDefault="00000000">
            <w:pPr>
              <w:spacing w:after="0"/>
              <w:ind w:left="90" w:right="0"/>
              <w:jc w:val="left"/>
              <w:rPr>
                <w:sz w:val="22"/>
                <w:szCs w:val="22"/>
              </w:rPr>
            </w:pPr>
            <w:r>
              <w:rPr>
                <w:sz w:val="22"/>
                <w:szCs w:val="22"/>
              </w:rPr>
              <w:t>Assignment submission is recorded.</w:t>
            </w:r>
          </w:p>
        </w:tc>
      </w:tr>
      <w:tr w:rsidR="00DC747A" w14:paraId="6ED1A5DB"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AB917F"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9F9822A" w14:textId="77777777" w:rsidR="00DC747A" w:rsidRDefault="00000000">
            <w:pPr>
              <w:spacing w:after="0"/>
              <w:ind w:left="9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6403549B" w14:textId="77777777" w:rsidR="00DC747A" w:rsidRDefault="00000000">
            <w:pPr>
              <w:spacing w:after="0"/>
              <w:ind w:left="90" w:right="0"/>
              <w:jc w:val="left"/>
              <w:rPr>
                <w:sz w:val="22"/>
                <w:szCs w:val="22"/>
              </w:rPr>
            </w:pPr>
            <w:r>
              <w:rPr>
                <w:sz w:val="22"/>
                <w:szCs w:val="22"/>
              </w:rPr>
              <w:t xml:space="preserve">System Actions </w:t>
            </w:r>
          </w:p>
        </w:tc>
      </w:tr>
      <w:tr w:rsidR="00DC747A" w14:paraId="40AC0E02"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4C3CE"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C68C2C7" w14:textId="77777777" w:rsidR="00DC747A" w:rsidRDefault="00000000">
            <w:pPr>
              <w:spacing w:after="0"/>
              <w:ind w:left="90" w:right="0"/>
              <w:jc w:val="left"/>
              <w:rPr>
                <w:sz w:val="22"/>
                <w:szCs w:val="22"/>
              </w:rPr>
            </w:pPr>
            <w:r>
              <w:rPr>
                <w:sz w:val="22"/>
                <w:szCs w:val="22"/>
              </w:rPr>
              <w:t>Student navigates to the assignment submission section.</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A051965" w14:textId="77777777" w:rsidR="00DC747A" w:rsidRDefault="00DC747A">
            <w:pPr>
              <w:spacing w:after="0"/>
              <w:ind w:left="90" w:right="0"/>
              <w:jc w:val="left"/>
              <w:rPr>
                <w:sz w:val="22"/>
                <w:szCs w:val="22"/>
              </w:rPr>
            </w:pPr>
          </w:p>
        </w:tc>
      </w:tr>
      <w:tr w:rsidR="00DC747A" w14:paraId="2DB7F74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24629"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36A47CC" w14:textId="77777777" w:rsidR="00DC747A" w:rsidRDefault="00000000">
            <w:pPr>
              <w:spacing w:after="0"/>
              <w:ind w:left="90" w:right="0"/>
              <w:jc w:val="left"/>
              <w:rPr>
                <w:sz w:val="22"/>
                <w:szCs w:val="22"/>
              </w:rPr>
            </w:pPr>
            <w:r>
              <w:rPr>
                <w:sz w:val="22"/>
                <w:szCs w:val="22"/>
              </w:rPr>
              <w:t xml:space="preserve">Students upload their assignment file or enter text. </w:t>
            </w:r>
          </w:p>
          <w:p w14:paraId="3F5119BA" w14:textId="77777777" w:rsidR="00DC747A" w:rsidRDefault="00000000">
            <w:pPr>
              <w:spacing w:after="0"/>
              <w:ind w:left="90" w:right="0"/>
              <w:jc w:val="left"/>
              <w:rPr>
                <w:sz w:val="22"/>
                <w:szCs w:val="22"/>
              </w:rPr>
            </w:pPr>
            <w:r>
              <w:rPr>
                <w:sz w:val="22"/>
                <w:szCs w:val="22"/>
              </w:rPr>
              <w:t>Student submits the assignment.</w:t>
            </w:r>
          </w:p>
          <w:p w14:paraId="2554CC63" w14:textId="77777777" w:rsidR="00DC747A" w:rsidRDefault="00DC747A">
            <w:pPr>
              <w:spacing w:after="0"/>
              <w:ind w:left="9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131C74F" w14:textId="77777777" w:rsidR="00DC747A" w:rsidRDefault="00DC747A">
            <w:pPr>
              <w:spacing w:after="0"/>
              <w:ind w:left="90" w:right="0"/>
              <w:jc w:val="left"/>
              <w:rPr>
                <w:sz w:val="22"/>
                <w:szCs w:val="22"/>
              </w:rPr>
            </w:pPr>
          </w:p>
        </w:tc>
      </w:tr>
      <w:tr w:rsidR="00DC747A" w14:paraId="262D3C55" w14:textId="77777777">
        <w:trPr>
          <w:trHeight w:val="1937"/>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95D62E"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60465A75" w14:textId="77777777" w:rsidR="00DC747A" w:rsidRDefault="00DC747A">
            <w:pPr>
              <w:spacing w:after="0"/>
              <w:ind w:left="9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060919BE" w14:textId="77777777" w:rsidR="00DC747A" w:rsidRDefault="00000000">
            <w:pPr>
              <w:spacing w:after="0"/>
              <w:ind w:left="90" w:right="0"/>
              <w:jc w:val="left"/>
              <w:rPr>
                <w:sz w:val="22"/>
                <w:szCs w:val="22"/>
              </w:rPr>
            </w:pPr>
            <w:r>
              <w:rPr>
                <w:sz w:val="22"/>
                <w:szCs w:val="22"/>
              </w:rPr>
              <w:t>The system records the submission and notifies the teacher.</w:t>
            </w:r>
          </w:p>
        </w:tc>
      </w:tr>
      <w:tr w:rsidR="00DC747A" w14:paraId="0929E51D"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04619"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E3DEFEB" w14:textId="77777777" w:rsidR="00DC747A" w:rsidRDefault="00000000">
            <w:pPr>
              <w:spacing w:after="0"/>
              <w:ind w:left="90" w:right="0"/>
              <w:jc w:val="left"/>
              <w:rPr>
                <w:sz w:val="22"/>
                <w:szCs w:val="22"/>
              </w:rPr>
            </w:pPr>
            <w:r>
              <w:rPr>
                <w:sz w:val="22"/>
                <w:szCs w:val="22"/>
              </w:rPr>
              <w:t xml:space="preserve">The file size is too big </w:t>
            </w:r>
          </w:p>
        </w:tc>
      </w:tr>
    </w:tbl>
    <w:p w14:paraId="27473BBD" w14:textId="60516C05" w:rsidR="00DC747A" w:rsidDel="00D5376A" w:rsidRDefault="00DC747A">
      <w:pPr>
        <w:spacing w:after="0"/>
        <w:ind w:right="0"/>
        <w:jc w:val="left"/>
        <w:rPr>
          <w:del w:id="359" w:author="Iman Mohamed Atef Helal" w:date="2023-10-31T17:46:00Z"/>
          <w:sz w:val="22"/>
          <w:szCs w:val="22"/>
        </w:rPr>
      </w:pPr>
    </w:p>
    <w:p w14:paraId="72CB8FF5" w14:textId="5A535885" w:rsidR="00DC747A" w:rsidDel="00D5376A" w:rsidRDefault="00DC747A">
      <w:pPr>
        <w:spacing w:after="0"/>
        <w:ind w:right="0"/>
        <w:jc w:val="left"/>
        <w:rPr>
          <w:del w:id="360" w:author="Iman Mohamed Atef Helal" w:date="2023-10-31T17:46:00Z"/>
          <w:sz w:val="22"/>
          <w:szCs w:val="22"/>
        </w:rPr>
      </w:pPr>
    </w:p>
    <w:p w14:paraId="065EA318" w14:textId="02C2873C" w:rsidR="00DC747A" w:rsidDel="00D5376A" w:rsidRDefault="00DC747A">
      <w:pPr>
        <w:spacing w:after="0"/>
        <w:ind w:right="0"/>
        <w:jc w:val="left"/>
        <w:rPr>
          <w:del w:id="361" w:author="Iman Mohamed Atef Helal" w:date="2023-10-31T17:46:00Z"/>
          <w:sz w:val="22"/>
          <w:szCs w:val="22"/>
        </w:rPr>
      </w:pPr>
    </w:p>
    <w:p w14:paraId="77A37135" w14:textId="4F1E41B8" w:rsidR="00DC747A" w:rsidDel="00D5376A" w:rsidRDefault="00DC747A">
      <w:pPr>
        <w:spacing w:after="0"/>
        <w:ind w:right="0"/>
        <w:jc w:val="left"/>
        <w:rPr>
          <w:del w:id="362" w:author="Iman Mohamed Atef Helal" w:date="2023-10-31T17:46:00Z"/>
          <w:b/>
          <w:sz w:val="22"/>
          <w:szCs w:val="22"/>
        </w:rPr>
      </w:pPr>
    </w:p>
    <w:p w14:paraId="543B05E0" w14:textId="77777777" w:rsidR="00DC747A" w:rsidRDefault="00000000">
      <w:pPr>
        <w:spacing w:after="0"/>
        <w:ind w:right="0"/>
        <w:jc w:val="left"/>
        <w:rPr>
          <w:b/>
          <w:sz w:val="22"/>
          <w:szCs w:val="22"/>
        </w:rPr>
      </w:pPr>
      <w:r>
        <w:rPr>
          <w:b/>
          <w:sz w:val="22"/>
          <w:szCs w:val="22"/>
        </w:rPr>
        <w:t xml:space="preserve">7: Student Checks Progress: </w:t>
      </w:r>
    </w:p>
    <w:p w14:paraId="775D3385" w14:textId="77777777" w:rsidR="00DC747A" w:rsidRDefault="00DC747A">
      <w:pPr>
        <w:spacing w:after="0"/>
        <w:ind w:right="0"/>
        <w:jc w:val="left"/>
        <w:rPr>
          <w:b/>
          <w:sz w:val="22"/>
          <w:szCs w:val="22"/>
        </w:rPr>
      </w:pPr>
    </w:p>
    <w:p w14:paraId="4D8E6AA7" w14:textId="77777777" w:rsidR="00DC747A" w:rsidRDefault="00000000">
      <w:pPr>
        <w:spacing w:after="0"/>
        <w:jc w:val="center"/>
        <w:rPr>
          <w:sz w:val="22"/>
          <w:szCs w:val="22"/>
        </w:rPr>
      </w:pPr>
      <w:r>
        <w:rPr>
          <w:i/>
          <w:sz w:val="22"/>
          <w:szCs w:val="22"/>
        </w:rPr>
        <w:t>Table7: Use Case Description 7</w:t>
      </w:r>
    </w:p>
    <w:tbl>
      <w:tblPr>
        <w:tblStyle w:val="a6"/>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3CB7D5BA"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E73E3" w14:textId="77777777" w:rsidR="00DC747A" w:rsidRDefault="00000000">
            <w:pPr>
              <w:spacing w:after="0"/>
              <w:ind w:left="0" w:right="0"/>
              <w:jc w:val="left"/>
              <w:rPr>
                <w:sz w:val="22"/>
                <w:szCs w:val="22"/>
              </w:rPr>
            </w:pPr>
            <w:r>
              <w:rPr>
                <w:sz w:val="22"/>
                <w:szCs w:val="22"/>
              </w:rPr>
              <w:lastRenderedPageBreak/>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8D0C8E5" w14:textId="77777777" w:rsidR="00DC747A" w:rsidRDefault="00000000">
            <w:pPr>
              <w:spacing w:after="0"/>
              <w:ind w:left="90" w:right="0"/>
              <w:jc w:val="left"/>
              <w:rPr>
                <w:sz w:val="22"/>
                <w:szCs w:val="22"/>
              </w:rPr>
            </w:pPr>
            <w:r>
              <w:rPr>
                <w:sz w:val="22"/>
                <w:szCs w:val="22"/>
              </w:rPr>
              <w:t>Case 7</w:t>
            </w:r>
          </w:p>
        </w:tc>
      </w:tr>
      <w:tr w:rsidR="00DC747A" w14:paraId="68F5E221"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F26EB"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55D50A38" w14:textId="77777777" w:rsidR="00DC747A" w:rsidRDefault="00000000">
            <w:pPr>
              <w:spacing w:after="0"/>
              <w:ind w:left="90" w:right="0"/>
              <w:jc w:val="left"/>
              <w:rPr>
                <w:sz w:val="22"/>
                <w:szCs w:val="22"/>
              </w:rPr>
            </w:pPr>
            <w:r>
              <w:rPr>
                <w:sz w:val="22"/>
                <w:szCs w:val="22"/>
              </w:rPr>
              <w:t>Progress Tracking</w:t>
            </w:r>
          </w:p>
        </w:tc>
      </w:tr>
      <w:tr w:rsidR="00DC747A" w14:paraId="4A9C79CA"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F0F962"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69C05EF" w14:textId="77777777" w:rsidR="00DC747A" w:rsidRDefault="00000000">
            <w:pPr>
              <w:spacing w:after="0"/>
              <w:ind w:left="90" w:right="0"/>
              <w:jc w:val="left"/>
              <w:rPr>
                <w:sz w:val="22"/>
                <w:szCs w:val="22"/>
              </w:rPr>
            </w:pPr>
            <w:r>
              <w:rPr>
                <w:sz w:val="22"/>
                <w:szCs w:val="22"/>
              </w:rPr>
              <w:t>Student</w:t>
            </w:r>
          </w:p>
        </w:tc>
      </w:tr>
      <w:tr w:rsidR="00DC747A" w14:paraId="1E82A0DB"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F91DA9"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2F3D015" w14:textId="77777777" w:rsidR="00DC747A" w:rsidRDefault="00000000">
            <w:pPr>
              <w:spacing w:after="0"/>
              <w:ind w:left="90" w:right="0"/>
              <w:jc w:val="left"/>
              <w:rPr>
                <w:sz w:val="22"/>
                <w:szCs w:val="22"/>
              </w:rPr>
            </w:pPr>
            <w:r>
              <w:rPr>
                <w:sz w:val="22"/>
                <w:szCs w:val="22"/>
              </w:rPr>
              <w:t>Students are logged into their account and access the course.</w:t>
            </w:r>
          </w:p>
        </w:tc>
      </w:tr>
      <w:tr w:rsidR="00DC747A" w14:paraId="4BE077FC"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61A244"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09AC0BB" w14:textId="77777777" w:rsidR="00DC747A" w:rsidRDefault="00000000">
            <w:pPr>
              <w:spacing w:after="0"/>
              <w:ind w:left="90" w:right="0"/>
              <w:jc w:val="left"/>
              <w:rPr>
                <w:sz w:val="22"/>
                <w:szCs w:val="22"/>
              </w:rPr>
            </w:pPr>
            <w:r>
              <w:rPr>
                <w:sz w:val="22"/>
                <w:szCs w:val="22"/>
              </w:rPr>
              <w:t>Students view their course progress.</w:t>
            </w:r>
          </w:p>
        </w:tc>
      </w:tr>
      <w:tr w:rsidR="00DC747A" w14:paraId="0738D98E"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67E545"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15D394DC" w14:textId="77777777" w:rsidR="00DC747A" w:rsidRDefault="00000000">
            <w:pPr>
              <w:spacing w:after="0"/>
              <w:ind w:left="9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1027B15" w14:textId="77777777" w:rsidR="00DC747A" w:rsidRDefault="00000000">
            <w:pPr>
              <w:spacing w:after="0"/>
              <w:ind w:left="90" w:right="0"/>
              <w:jc w:val="left"/>
              <w:rPr>
                <w:sz w:val="22"/>
                <w:szCs w:val="22"/>
              </w:rPr>
            </w:pPr>
            <w:r>
              <w:rPr>
                <w:sz w:val="22"/>
                <w:szCs w:val="22"/>
              </w:rPr>
              <w:t xml:space="preserve">System Actions </w:t>
            </w:r>
          </w:p>
        </w:tc>
      </w:tr>
      <w:tr w:rsidR="00DC747A" w14:paraId="08A96440"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FED90E"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DD9B7F8" w14:textId="77777777" w:rsidR="00DC747A" w:rsidRDefault="00000000">
            <w:pPr>
              <w:spacing w:after="0"/>
              <w:ind w:left="90" w:right="0"/>
              <w:jc w:val="left"/>
              <w:rPr>
                <w:sz w:val="22"/>
                <w:szCs w:val="22"/>
              </w:rPr>
            </w:pPr>
            <w:r>
              <w:rPr>
                <w:sz w:val="22"/>
                <w:szCs w:val="22"/>
              </w:rPr>
              <w:t>Students view the course progress dashboard.</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4735C50" w14:textId="77777777" w:rsidR="00DC747A" w:rsidRDefault="00DC747A">
            <w:pPr>
              <w:spacing w:after="0"/>
              <w:ind w:left="90" w:right="0"/>
              <w:jc w:val="left"/>
              <w:rPr>
                <w:sz w:val="22"/>
                <w:szCs w:val="22"/>
              </w:rPr>
            </w:pPr>
          </w:p>
        </w:tc>
      </w:tr>
      <w:tr w:rsidR="00DC747A" w14:paraId="4A653D7E"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77900A"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6DDB097" w14:textId="77777777" w:rsidR="00DC747A" w:rsidRDefault="00DC747A">
            <w:pPr>
              <w:spacing w:after="0"/>
              <w:ind w:left="9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1CC6C57" w14:textId="77777777" w:rsidR="00DC747A" w:rsidRDefault="00000000">
            <w:pPr>
              <w:spacing w:after="0"/>
              <w:ind w:left="90" w:right="0"/>
              <w:jc w:val="left"/>
              <w:rPr>
                <w:sz w:val="22"/>
                <w:szCs w:val="22"/>
              </w:rPr>
            </w:pPr>
            <w:r>
              <w:rPr>
                <w:sz w:val="22"/>
                <w:szCs w:val="22"/>
              </w:rPr>
              <w:t>The system displays completed and pending lectures and tasks.</w:t>
            </w:r>
          </w:p>
        </w:tc>
      </w:tr>
      <w:tr w:rsidR="00DC747A" w14:paraId="45BB33BC" w14:textId="77777777">
        <w:trPr>
          <w:trHeight w:val="1937"/>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F4D63A"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3CB4589" w14:textId="77777777" w:rsidR="00DC747A" w:rsidRDefault="00000000">
            <w:pPr>
              <w:spacing w:after="0"/>
              <w:ind w:left="90" w:right="0"/>
              <w:jc w:val="left"/>
              <w:rPr>
                <w:sz w:val="22"/>
                <w:szCs w:val="22"/>
              </w:rPr>
            </w:pPr>
            <w:r>
              <w:rPr>
                <w:sz w:val="22"/>
                <w:szCs w:val="22"/>
              </w:rPr>
              <w:t>Students can track their progress and navigate to different course sections.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8378A23" w14:textId="77777777" w:rsidR="00DC747A" w:rsidRDefault="00DC747A">
            <w:pPr>
              <w:spacing w:after="0"/>
              <w:ind w:left="90" w:right="0"/>
              <w:jc w:val="left"/>
              <w:rPr>
                <w:sz w:val="22"/>
                <w:szCs w:val="22"/>
              </w:rPr>
            </w:pPr>
          </w:p>
        </w:tc>
      </w:tr>
      <w:tr w:rsidR="00DC747A" w14:paraId="377DCDEC"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BC9707"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2FAB852" w14:textId="77777777" w:rsidR="00DC747A" w:rsidRDefault="00000000">
            <w:pPr>
              <w:spacing w:after="0"/>
              <w:ind w:left="90" w:right="0"/>
              <w:jc w:val="left"/>
              <w:rPr>
                <w:sz w:val="22"/>
                <w:szCs w:val="22"/>
              </w:rPr>
            </w:pPr>
            <w:r>
              <w:rPr>
                <w:sz w:val="22"/>
                <w:szCs w:val="22"/>
              </w:rPr>
              <w:t>None</w:t>
            </w:r>
          </w:p>
        </w:tc>
      </w:tr>
    </w:tbl>
    <w:p w14:paraId="7051B00C" w14:textId="77777777" w:rsidR="00DC747A" w:rsidRDefault="00DC747A">
      <w:pPr>
        <w:spacing w:after="0"/>
        <w:ind w:right="0"/>
        <w:jc w:val="left"/>
        <w:rPr>
          <w:sz w:val="22"/>
          <w:szCs w:val="22"/>
        </w:rPr>
      </w:pPr>
    </w:p>
    <w:p w14:paraId="08DBA9FC" w14:textId="77777777" w:rsidR="00DC747A" w:rsidRDefault="00DC747A">
      <w:pPr>
        <w:spacing w:after="0"/>
        <w:ind w:right="0"/>
        <w:jc w:val="left"/>
        <w:rPr>
          <w:sz w:val="22"/>
          <w:szCs w:val="22"/>
        </w:rPr>
      </w:pPr>
    </w:p>
    <w:p w14:paraId="6E14D221" w14:textId="77777777" w:rsidR="00DC747A" w:rsidRDefault="00DC747A">
      <w:pPr>
        <w:spacing w:after="0"/>
        <w:ind w:right="0"/>
        <w:jc w:val="left"/>
        <w:rPr>
          <w:b/>
          <w:sz w:val="22"/>
          <w:szCs w:val="22"/>
        </w:rPr>
      </w:pPr>
    </w:p>
    <w:p w14:paraId="2FCE34ED" w14:textId="77777777" w:rsidR="00DC747A" w:rsidRDefault="00DC747A">
      <w:pPr>
        <w:spacing w:after="0"/>
        <w:ind w:right="0"/>
        <w:jc w:val="left"/>
        <w:rPr>
          <w:b/>
          <w:sz w:val="22"/>
          <w:szCs w:val="22"/>
        </w:rPr>
      </w:pPr>
    </w:p>
    <w:p w14:paraId="14D1222C" w14:textId="77777777" w:rsidR="00DC747A" w:rsidRDefault="00DC747A">
      <w:pPr>
        <w:spacing w:after="0"/>
        <w:ind w:right="0"/>
        <w:jc w:val="left"/>
        <w:rPr>
          <w:b/>
          <w:sz w:val="22"/>
          <w:szCs w:val="22"/>
        </w:rPr>
      </w:pPr>
    </w:p>
    <w:p w14:paraId="36189CB2" w14:textId="77777777" w:rsidR="00DC747A" w:rsidRDefault="00DC747A">
      <w:pPr>
        <w:spacing w:after="0"/>
        <w:ind w:right="0"/>
        <w:jc w:val="left"/>
        <w:rPr>
          <w:b/>
          <w:sz w:val="22"/>
          <w:szCs w:val="22"/>
        </w:rPr>
      </w:pPr>
    </w:p>
    <w:p w14:paraId="694020AB" w14:textId="77777777" w:rsidR="00DC747A" w:rsidRDefault="00DC747A">
      <w:pPr>
        <w:spacing w:after="0"/>
        <w:ind w:right="0"/>
        <w:jc w:val="left"/>
        <w:rPr>
          <w:b/>
          <w:sz w:val="22"/>
          <w:szCs w:val="22"/>
        </w:rPr>
      </w:pPr>
    </w:p>
    <w:p w14:paraId="5C322F50" w14:textId="77777777" w:rsidR="00DC747A" w:rsidRDefault="00DC747A">
      <w:pPr>
        <w:spacing w:after="0"/>
        <w:ind w:right="0"/>
        <w:jc w:val="left"/>
        <w:rPr>
          <w:b/>
          <w:sz w:val="22"/>
          <w:szCs w:val="22"/>
        </w:rPr>
      </w:pPr>
    </w:p>
    <w:p w14:paraId="0C4DFF2F" w14:textId="77777777" w:rsidR="00DC747A" w:rsidRDefault="00DC747A">
      <w:pPr>
        <w:spacing w:after="0"/>
        <w:ind w:right="0"/>
        <w:jc w:val="left"/>
        <w:rPr>
          <w:b/>
          <w:sz w:val="22"/>
          <w:szCs w:val="22"/>
        </w:rPr>
      </w:pPr>
    </w:p>
    <w:p w14:paraId="27436FDD" w14:textId="77777777" w:rsidR="00DC747A" w:rsidRDefault="00000000">
      <w:pPr>
        <w:spacing w:after="0"/>
        <w:ind w:right="0"/>
        <w:jc w:val="left"/>
        <w:rPr>
          <w:b/>
          <w:sz w:val="22"/>
          <w:szCs w:val="22"/>
        </w:rPr>
      </w:pPr>
      <w:r>
        <w:rPr>
          <w:b/>
          <w:sz w:val="22"/>
          <w:szCs w:val="22"/>
        </w:rPr>
        <w:t>8: Student Labels and Categorization/Platform Organization:</w:t>
      </w:r>
    </w:p>
    <w:p w14:paraId="61273731" w14:textId="77777777" w:rsidR="00DC747A" w:rsidRDefault="00DC747A">
      <w:pPr>
        <w:spacing w:after="0"/>
        <w:ind w:right="0"/>
        <w:jc w:val="left"/>
        <w:rPr>
          <w:b/>
          <w:sz w:val="22"/>
          <w:szCs w:val="22"/>
        </w:rPr>
      </w:pPr>
    </w:p>
    <w:p w14:paraId="387D3EB3" w14:textId="77777777" w:rsidR="00DC747A" w:rsidRDefault="00000000">
      <w:pPr>
        <w:spacing w:after="0"/>
        <w:jc w:val="center"/>
        <w:rPr>
          <w:sz w:val="22"/>
          <w:szCs w:val="22"/>
        </w:rPr>
      </w:pPr>
      <w:r>
        <w:rPr>
          <w:i/>
          <w:sz w:val="22"/>
          <w:szCs w:val="22"/>
        </w:rPr>
        <w:t>Table8: Use Case Description 8</w:t>
      </w:r>
    </w:p>
    <w:tbl>
      <w:tblPr>
        <w:tblStyle w:val="a7"/>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5182BBAB" w14:textId="77777777">
        <w:trPr>
          <w:trHeight w:val="769"/>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B2215" w14:textId="77777777" w:rsidR="00DC747A" w:rsidRDefault="00000000">
            <w:pPr>
              <w:spacing w:after="0"/>
              <w:ind w:left="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CB75D49" w14:textId="77777777" w:rsidR="00DC747A" w:rsidRDefault="00000000">
            <w:pPr>
              <w:spacing w:after="0"/>
              <w:ind w:left="0" w:right="0"/>
              <w:jc w:val="left"/>
              <w:rPr>
                <w:sz w:val="22"/>
                <w:szCs w:val="22"/>
              </w:rPr>
            </w:pPr>
            <w:r>
              <w:rPr>
                <w:sz w:val="22"/>
                <w:szCs w:val="22"/>
              </w:rPr>
              <w:t>Case 8</w:t>
            </w:r>
          </w:p>
        </w:tc>
      </w:tr>
      <w:tr w:rsidR="00DC747A" w14:paraId="1254F361" w14:textId="77777777">
        <w:trPr>
          <w:trHeight w:val="769"/>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67C98"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9C69528" w14:textId="77777777" w:rsidR="00DC747A" w:rsidRDefault="00000000">
            <w:pPr>
              <w:spacing w:after="0"/>
              <w:ind w:left="0" w:right="0"/>
              <w:jc w:val="left"/>
              <w:rPr>
                <w:sz w:val="22"/>
                <w:szCs w:val="22"/>
              </w:rPr>
            </w:pPr>
            <w:r>
              <w:rPr>
                <w:sz w:val="22"/>
                <w:szCs w:val="22"/>
              </w:rPr>
              <w:t>Content Organization</w:t>
            </w:r>
          </w:p>
        </w:tc>
      </w:tr>
      <w:tr w:rsidR="00DC747A" w14:paraId="0A1C423D" w14:textId="77777777">
        <w:trPr>
          <w:trHeight w:val="624"/>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098D87"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9876435" w14:textId="77777777" w:rsidR="00DC747A" w:rsidRDefault="00000000">
            <w:pPr>
              <w:spacing w:after="0"/>
              <w:ind w:left="0" w:right="0"/>
              <w:jc w:val="left"/>
              <w:rPr>
                <w:sz w:val="22"/>
                <w:szCs w:val="22"/>
              </w:rPr>
            </w:pPr>
            <w:r>
              <w:rPr>
                <w:sz w:val="22"/>
                <w:szCs w:val="22"/>
              </w:rPr>
              <w:t>Student</w:t>
            </w:r>
          </w:p>
        </w:tc>
      </w:tr>
      <w:tr w:rsidR="00DC747A" w14:paraId="4C9B8651" w14:textId="77777777">
        <w:trPr>
          <w:trHeight w:val="917"/>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25D0BC"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AC5AD70" w14:textId="77777777" w:rsidR="00DC747A" w:rsidRDefault="00000000">
            <w:pPr>
              <w:spacing w:after="0"/>
              <w:ind w:left="0" w:right="0"/>
              <w:jc w:val="left"/>
              <w:rPr>
                <w:sz w:val="22"/>
                <w:szCs w:val="22"/>
              </w:rPr>
            </w:pPr>
            <w:r>
              <w:rPr>
                <w:sz w:val="22"/>
                <w:szCs w:val="22"/>
              </w:rPr>
              <w:t>Student is logged into their account and have at least one enrolled course.</w:t>
            </w:r>
          </w:p>
        </w:tc>
      </w:tr>
      <w:tr w:rsidR="00DC747A" w14:paraId="4CEA3A6F" w14:textId="77777777">
        <w:trPr>
          <w:trHeight w:val="769"/>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7CA919"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A6FC521" w14:textId="77777777" w:rsidR="00DC747A" w:rsidRDefault="00000000">
            <w:pPr>
              <w:spacing w:after="0"/>
              <w:ind w:left="0" w:right="0"/>
              <w:jc w:val="left"/>
              <w:rPr>
                <w:sz w:val="22"/>
                <w:szCs w:val="22"/>
              </w:rPr>
            </w:pPr>
            <w:r>
              <w:rPr>
                <w:sz w:val="22"/>
                <w:szCs w:val="22"/>
              </w:rPr>
              <w:t>Content is organized with clear labels and categories.</w:t>
            </w:r>
          </w:p>
        </w:tc>
      </w:tr>
      <w:tr w:rsidR="00DC747A" w14:paraId="39213D7C" w14:textId="77777777">
        <w:trPr>
          <w:trHeight w:val="624"/>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09E0C"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6E4C1783" w14:textId="77777777" w:rsidR="00DC747A" w:rsidRDefault="00000000">
            <w:pPr>
              <w:spacing w:after="0"/>
              <w:ind w:left="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82EDEAB" w14:textId="77777777" w:rsidR="00DC747A" w:rsidRDefault="00000000">
            <w:pPr>
              <w:spacing w:after="0"/>
              <w:ind w:left="0" w:right="0"/>
              <w:jc w:val="left"/>
              <w:rPr>
                <w:sz w:val="22"/>
                <w:szCs w:val="22"/>
              </w:rPr>
            </w:pPr>
            <w:r>
              <w:rPr>
                <w:sz w:val="22"/>
                <w:szCs w:val="22"/>
              </w:rPr>
              <w:t xml:space="preserve">System Actions </w:t>
            </w:r>
          </w:p>
        </w:tc>
      </w:tr>
      <w:tr w:rsidR="00DC747A" w14:paraId="58D3281F" w14:textId="77777777">
        <w:trPr>
          <w:trHeight w:val="917"/>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07F29"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45B1BD1" w14:textId="77777777" w:rsidR="00DC747A" w:rsidRDefault="00DC747A">
            <w:pPr>
              <w:spacing w:after="0"/>
              <w:ind w:left="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646E530" w14:textId="77777777" w:rsidR="00DC747A" w:rsidRDefault="00000000">
            <w:pPr>
              <w:spacing w:after="0"/>
              <w:ind w:left="0" w:right="0"/>
              <w:jc w:val="left"/>
              <w:rPr>
                <w:sz w:val="22"/>
                <w:szCs w:val="22"/>
              </w:rPr>
            </w:pPr>
            <w:r>
              <w:rPr>
                <w:sz w:val="22"/>
                <w:szCs w:val="22"/>
              </w:rPr>
              <w:t>The system provides labeling, categorization, and tagging features.</w:t>
            </w:r>
          </w:p>
        </w:tc>
      </w:tr>
      <w:tr w:rsidR="00DC747A" w14:paraId="7F66C767" w14:textId="77777777">
        <w:trPr>
          <w:trHeight w:val="1502"/>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70441"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32B0709" w14:textId="77777777" w:rsidR="00DC747A" w:rsidRDefault="00000000">
            <w:pPr>
              <w:spacing w:after="0"/>
              <w:ind w:left="0" w:right="0"/>
              <w:jc w:val="left"/>
              <w:rPr>
                <w:sz w:val="22"/>
                <w:szCs w:val="22"/>
              </w:rPr>
            </w:pPr>
            <w:commentRangeStart w:id="363"/>
            <w:r>
              <w:rPr>
                <w:sz w:val="22"/>
                <w:szCs w:val="22"/>
              </w:rPr>
              <w:t>User interacts with the content organization features to classify resources.</w:t>
            </w:r>
            <w:commentRangeEnd w:id="363"/>
            <w:r w:rsidR="00E177AB">
              <w:rPr>
                <w:rStyle w:val="CommentReference"/>
              </w:rPr>
              <w:commentReference w:id="363"/>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24B99A72" w14:textId="77777777" w:rsidR="00DC747A" w:rsidRDefault="00DC747A">
            <w:pPr>
              <w:spacing w:after="0"/>
              <w:ind w:left="0" w:right="0"/>
              <w:jc w:val="left"/>
              <w:rPr>
                <w:sz w:val="22"/>
                <w:szCs w:val="22"/>
              </w:rPr>
            </w:pPr>
          </w:p>
        </w:tc>
      </w:tr>
      <w:tr w:rsidR="00DC747A" w14:paraId="3456505A" w14:textId="77777777">
        <w:trPr>
          <w:trHeight w:val="970"/>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FCAFE8"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CF529EE" w14:textId="77777777" w:rsidR="00DC747A" w:rsidRDefault="00000000">
            <w:pPr>
              <w:spacing w:after="0"/>
              <w:ind w:left="0" w:right="0"/>
              <w:jc w:val="left"/>
              <w:rPr>
                <w:sz w:val="22"/>
                <w:szCs w:val="22"/>
              </w:rPr>
            </w:pPr>
            <w:r>
              <w:rPr>
                <w:sz w:val="22"/>
                <w:szCs w:val="22"/>
              </w:rPr>
              <w:t>None</w:t>
            </w:r>
          </w:p>
        </w:tc>
      </w:tr>
    </w:tbl>
    <w:p w14:paraId="6E554BB5" w14:textId="77777777" w:rsidR="00DC747A" w:rsidRDefault="00DC747A">
      <w:pPr>
        <w:spacing w:after="0"/>
        <w:ind w:right="0"/>
        <w:jc w:val="left"/>
        <w:rPr>
          <w:sz w:val="22"/>
          <w:szCs w:val="22"/>
        </w:rPr>
      </w:pPr>
    </w:p>
    <w:p w14:paraId="594655BD" w14:textId="77777777" w:rsidR="00DC747A" w:rsidRDefault="00DC747A">
      <w:pPr>
        <w:spacing w:after="0"/>
        <w:ind w:right="0"/>
        <w:jc w:val="left"/>
        <w:rPr>
          <w:sz w:val="22"/>
          <w:szCs w:val="22"/>
        </w:rPr>
      </w:pPr>
    </w:p>
    <w:p w14:paraId="7A541E94" w14:textId="77777777" w:rsidR="00DC747A" w:rsidRDefault="00DC747A">
      <w:pPr>
        <w:spacing w:after="0"/>
        <w:ind w:right="0"/>
        <w:jc w:val="left"/>
        <w:rPr>
          <w:b/>
          <w:sz w:val="22"/>
          <w:szCs w:val="22"/>
        </w:rPr>
      </w:pPr>
    </w:p>
    <w:p w14:paraId="08261BB0" w14:textId="77777777" w:rsidR="00DC747A" w:rsidRDefault="00DC747A">
      <w:pPr>
        <w:spacing w:after="0"/>
        <w:ind w:right="0"/>
        <w:jc w:val="left"/>
        <w:rPr>
          <w:b/>
          <w:sz w:val="22"/>
          <w:szCs w:val="22"/>
        </w:rPr>
      </w:pPr>
    </w:p>
    <w:p w14:paraId="3900F598" w14:textId="77777777" w:rsidR="00DC747A" w:rsidRDefault="00DC747A">
      <w:pPr>
        <w:spacing w:after="0"/>
        <w:ind w:right="0"/>
        <w:jc w:val="left"/>
        <w:rPr>
          <w:sz w:val="22"/>
          <w:szCs w:val="22"/>
        </w:rPr>
      </w:pPr>
    </w:p>
    <w:p w14:paraId="74DAAD12" w14:textId="478C2692" w:rsidR="00DC747A" w:rsidDel="007D71C1" w:rsidRDefault="00DC747A">
      <w:pPr>
        <w:spacing w:after="0"/>
        <w:ind w:right="0"/>
        <w:jc w:val="left"/>
        <w:rPr>
          <w:del w:id="364" w:author="Iman Mohamed Atef Helal" w:date="2023-10-31T17:56:00Z"/>
          <w:b/>
          <w:sz w:val="22"/>
          <w:szCs w:val="22"/>
        </w:rPr>
      </w:pPr>
    </w:p>
    <w:p w14:paraId="042E781D" w14:textId="29B3A657" w:rsidR="00DC747A" w:rsidDel="007D71C1" w:rsidRDefault="00DC747A">
      <w:pPr>
        <w:spacing w:after="0"/>
        <w:ind w:right="0"/>
        <w:jc w:val="left"/>
        <w:rPr>
          <w:del w:id="365" w:author="Iman Mohamed Atef Helal" w:date="2023-10-31T17:56:00Z"/>
          <w:b/>
          <w:sz w:val="22"/>
          <w:szCs w:val="22"/>
        </w:rPr>
      </w:pPr>
    </w:p>
    <w:p w14:paraId="05C2ABA8" w14:textId="78BA32DB" w:rsidR="00DC747A" w:rsidDel="007D71C1" w:rsidRDefault="00DC747A">
      <w:pPr>
        <w:spacing w:after="0"/>
        <w:ind w:right="0"/>
        <w:jc w:val="left"/>
        <w:rPr>
          <w:del w:id="366" w:author="Iman Mohamed Atef Helal" w:date="2023-10-31T17:56:00Z"/>
          <w:b/>
          <w:sz w:val="22"/>
          <w:szCs w:val="22"/>
        </w:rPr>
      </w:pPr>
    </w:p>
    <w:p w14:paraId="18400B93" w14:textId="71536D20" w:rsidR="00DC747A" w:rsidDel="007D71C1" w:rsidRDefault="00DC747A">
      <w:pPr>
        <w:spacing w:after="0"/>
        <w:ind w:right="0"/>
        <w:jc w:val="left"/>
        <w:rPr>
          <w:del w:id="367" w:author="Iman Mohamed Atef Helal" w:date="2023-10-31T17:56:00Z"/>
          <w:b/>
          <w:sz w:val="22"/>
          <w:szCs w:val="22"/>
        </w:rPr>
      </w:pPr>
    </w:p>
    <w:p w14:paraId="6C08BB13" w14:textId="15396942" w:rsidR="00DC747A" w:rsidDel="007D71C1" w:rsidRDefault="00DC747A">
      <w:pPr>
        <w:spacing w:after="0"/>
        <w:ind w:right="0"/>
        <w:jc w:val="left"/>
        <w:rPr>
          <w:del w:id="368" w:author="Iman Mohamed Atef Helal" w:date="2023-10-31T17:56:00Z"/>
          <w:b/>
          <w:sz w:val="22"/>
          <w:szCs w:val="22"/>
        </w:rPr>
      </w:pPr>
    </w:p>
    <w:p w14:paraId="25FDBC58" w14:textId="550ED90C" w:rsidR="00DC747A" w:rsidDel="007D71C1" w:rsidRDefault="00DC747A">
      <w:pPr>
        <w:spacing w:after="0"/>
        <w:ind w:right="0"/>
        <w:jc w:val="left"/>
        <w:rPr>
          <w:del w:id="369" w:author="Iman Mohamed Atef Helal" w:date="2023-10-31T17:56:00Z"/>
          <w:b/>
          <w:sz w:val="22"/>
          <w:szCs w:val="22"/>
        </w:rPr>
      </w:pPr>
    </w:p>
    <w:p w14:paraId="122F39F0" w14:textId="46AE5F0A" w:rsidR="00DC747A" w:rsidDel="007D71C1" w:rsidRDefault="00DC747A">
      <w:pPr>
        <w:spacing w:after="0"/>
        <w:ind w:right="0"/>
        <w:jc w:val="left"/>
        <w:rPr>
          <w:del w:id="370" w:author="Iman Mohamed Atef Helal" w:date="2023-10-31T17:56:00Z"/>
          <w:b/>
          <w:sz w:val="22"/>
          <w:szCs w:val="22"/>
        </w:rPr>
      </w:pPr>
    </w:p>
    <w:p w14:paraId="38CE67FB" w14:textId="77777777" w:rsidR="00DC747A" w:rsidRDefault="00000000">
      <w:pPr>
        <w:spacing w:after="0"/>
        <w:ind w:right="0"/>
        <w:jc w:val="left"/>
        <w:rPr>
          <w:sz w:val="22"/>
          <w:szCs w:val="22"/>
        </w:rPr>
      </w:pPr>
      <w:r>
        <w:rPr>
          <w:b/>
          <w:sz w:val="22"/>
          <w:szCs w:val="22"/>
        </w:rPr>
        <w:t xml:space="preserve">9: </w:t>
      </w:r>
      <w:commentRangeStart w:id="371"/>
      <w:r>
        <w:rPr>
          <w:b/>
          <w:sz w:val="22"/>
          <w:szCs w:val="22"/>
        </w:rPr>
        <w:t>Teacher Creates Enrollment Codes</w:t>
      </w:r>
      <w:commentRangeEnd w:id="371"/>
      <w:r w:rsidR="007D71C1">
        <w:rPr>
          <w:rStyle w:val="CommentReference"/>
        </w:rPr>
        <w:commentReference w:id="371"/>
      </w:r>
      <w:r>
        <w:rPr>
          <w:b/>
          <w:sz w:val="22"/>
          <w:szCs w:val="22"/>
        </w:rPr>
        <w:t>:</w:t>
      </w:r>
    </w:p>
    <w:p w14:paraId="6177E013" w14:textId="77777777" w:rsidR="00DC747A" w:rsidRDefault="00DC747A">
      <w:pPr>
        <w:spacing w:after="0"/>
        <w:ind w:right="0"/>
        <w:jc w:val="left"/>
        <w:rPr>
          <w:sz w:val="22"/>
          <w:szCs w:val="22"/>
        </w:rPr>
      </w:pPr>
    </w:p>
    <w:p w14:paraId="4EDC1537" w14:textId="77777777" w:rsidR="00DC747A" w:rsidRDefault="00000000">
      <w:pPr>
        <w:spacing w:after="0"/>
        <w:jc w:val="center"/>
        <w:rPr>
          <w:sz w:val="22"/>
          <w:szCs w:val="22"/>
        </w:rPr>
      </w:pPr>
      <w:r>
        <w:rPr>
          <w:i/>
          <w:sz w:val="22"/>
          <w:szCs w:val="22"/>
        </w:rPr>
        <w:t>Table9: Use Case Description 9</w:t>
      </w:r>
    </w:p>
    <w:tbl>
      <w:tblPr>
        <w:tblStyle w:val="a8"/>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168E6028"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B06D" w14:textId="77777777" w:rsidR="00DC747A" w:rsidRDefault="00000000">
            <w:pPr>
              <w:spacing w:after="0"/>
              <w:ind w:left="0" w:right="0"/>
              <w:jc w:val="left"/>
              <w:rPr>
                <w:sz w:val="22"/>
                <w:szCs w:val="22"/>
              </w:rPr>
            </w:pPr>
            <w:r>
              <w:rPr>
                <w:sz w:val="22"/>
                <w:szCs w:val="22"/>
              </w:rPr>
              <w:lastRenderedPageBreak/>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234B3073" w14:textId="77777777" w:rsidR="00DC747A" w:rsidRDefault="00000000">
            <w:pPr>
              <w:spacing w:after="0"/>
              <w:ind w:left="180" w:right="0"/>
              <w:jc w:val="left"/>
              <w:rPr>
                <w:sz w:val="22"/>
                <w:szCs w:val="22"/>
              </w:rPr>
            </w:pPr>
            <w:r>
              <w:rPr>
                <w:sz w:val="22"/>
                <w:szCs w:val="22"/>
              </w:rPr>
              <w:t>Case 9</w:t>
            </w:r>
          </w:p>
        </w:tc>
      </w:tr>
      <w:tr w:rsidR="00DC747A" w14:paraId="3786A261"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B90BB"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29BC4A99" w14:textId="77777777" w:rsidR="00DC747A" w:rsidRDefault="00000000">
            <w:pPr>
              <w:spacing w:after="0"/>
              <w:ind w:left="180" w:right="0"/>
              <w:jc w:val="left"/>
              <w:rPr>
                <w:sz w:val="22"/>
                <w:szCs w:val="22"/>
              </w:rPr>
            </w:pPr>
            <w:r>
              <w:rPr>
                <w:sz w:val="22"/>
                <w:szCs w:val="22"/>
              </w:rPr>
              <w:t>Enrollment Code Creation</w:t>
            </w:r>
          </w:p>
        </w:tc>
      </w:tr>
      <w:tr w:rsidR="00DC747A" w14:paraId="1E2977A7"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103210"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F5D6CF2" w14:textId="77777777" w:rsidR="00DC747A" w:rsidRDefault="00000000">
            <w:pPr>
              <w:spacing w:after="0"/>
              <w:ind w:left="180" w:right="0"/>
              <w:jc w:val="left"/>
              <w:rPr>
                <w:sz w:val="22"/>
                <w:szCs w:val="22"/>
              </w:rPr>
            </w:pPr>
            <w:r>
              <w:rPr>
                <w:sz w:val="22"/>
                <w:szCs w:val="22"/>
              </w:rPr>
              <w:t>Teacher</w:t>
            </w:r>
          </w:p>
        </w:tc>
      </w:tr>
      <w:tr w:rsidR="00DC747A" w14:paraId="651EC546"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DFFF2F"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74D8CC9" w14:textId="77777777" w:rsidR="00DC747A" w:rsidRDefault="00000000">
            <w:pPr>
              <w:spacing w:after="0"/>
              <w:ind w:left="180" w:right="0"/>
              <w:jc w:val="left"/>
              <w:rPr>
                <w:sz w:val="22"/>
                <w:szCs w:val="22"/>
              </w:rPr>
            </w:pPr>
            <w:r>
              <w:rPr>
                <w:sz w:val="22"/>
                <w:szCs w:val="22"/>
              </w:rPr>
              <w:t>Teacher is logged into their account and accesses the course management section.</w:t>
            </w:r>
          </w:p>
        </w:tc>
      </w:tr>
      <w:tr w:rsidR="00DC747A" w14:paraId="796619B8"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82E87E"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11E105B" w14:textId="77777777" w:rsidR="00DC747A" w:rsidRDefault="00000000">
            <w:pPr>
              <w:spacing w:after="0"/>
              <w:ind w:left="180" w:right="0"/>
              <w:jc w:val="left"/>
              <w:rPr>
                <w:sz w:val="22"/>
                <w:szCs w:val="22"/>
              </w:rPr>
            </w:pPr>
            <w:r>
              <w:rPr>
                <w:sz w:val="22"/>
                <w:szCs w:val="22"/>
              </w:rPr>
              <w:t>Enrollment code is generated and can be shared with potential students.</w:t>
            </w:r>
          </w:p>
        </w:tc>
      </w:tr>
      <w:tr w:rsidR="00DC747A" w14:paraId="1B0D2481"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59D8E"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5AA43C0" w14:textId="77777777" w:rsidR="00DC747A" w:rsidRDefault="00000000">
            <w:pPr>
              <w:spacing w:after="0"/>
              <w:ind w:left="18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FF5FD8E" w14:textId="77777777" w:rsidR="00DC747A" w:rsidRDefault="00000000">
            <w:pPr>
              <w:spacing w:after="0"/>
              <w:ind w:left="180" w:right="0"/>
              <w:jc w:val="left"/>
              <w:rPr>
                <w:sz w:val="22"/>
                <w:szCs w:val="22"/>
              </w:rPr>
            </w:pPr>
            <w:r>
              <w:rPr>
                <w:sz w:val="22"/>
                <w:szCs w:val="22"/>
              </w:rPr>
              <w:t xml:space="preserve">System Actions </w:t>
            </w:r>
          </w:p>
        </w:tc>
      </w:tr>
      <w:tr w:rsidR="00DC747A" w14:paraId="373CC14D"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3E1C56"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3D20748" w14:textId="77777777" w:rsidR="00DC747A" w:rsidRDefault="00DC747A">
            <w:pPr>
              <w:spacing w:after="0"/>
              <w:ind w:left="18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2B6E082F" w14:textId="77777777" w:rsidR="00DC747A" w:rsidRDefault="00000000">
            <w:pPr>
              <w:spacing w:after="0"/>
              <w:ind w:left="180" w:right="0"/>
              <w:jc w:val="left"/>
              <w:rPr>
                <w:sz w:val="22"/>
                <w:szCs w:val="22"/>
              </w:rPr>
            </w:pPr>
            <w:r>
              <w:rPr>
                <w:sz w:val="22"/>
                <w:szCs w:val="22"/>
              </w:rPr>
              <w:t>The system generates an enrollment code for the course.</w:t>
            </w:r>
          </w:p>
        </w:tc>
      </w:tr>
      <w:tr w:rsidR="00DC747A" w14:paraId="2E47598B"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D072BA"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7CE158C" w14:textId="77777777" w:rsidR="00DC747A" w:rsidRDefault="00000000">
            <w:pPr>
              <w:spacing w:after="0"/>
              <w:ind w:left="180" w:right="0"/>
              <w:jc w:val="left"/>
              <w:rPr>
                <w:sz w:val="22"/>
                <w:szCs w:val="22"/>
              </w:rPr>
            </w:pPr>
            <w:r>
              <w:rPr>
                <w:sz w:val="22"/>
                <w:szCs w:val="22"/>
              </w:rPr>
              <w:t>Teacher shares the enrollment code with potential students through email, messages, or the platform.</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81D7CBE" w14:textId="77777777" w:rsidR="00DC747A" w:rsidRDefault="00DC747A">
            <w:pPr>
              <w:spacing w:after="0"/>
              <w:ind w:left="180" w:right="0"/>
              <w:jc w:val="left"/>
              <w:rPr>
                <w:sz w:val="22"/>
                <w:szCs w:val="22"/>
              </w:rPr>
            </w:pPr>
          </w:p>
        </w:tc>
      </w:tr>
      <w:tr w:rsidR="00DC747A" w14:paraId="21AB7F86"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42FF25"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F42D328" w14:textId="77777777" w:rsidR="00DC747A" w:rsidRDefault="00000000">
            <w:pPr>
              <w:spacing w:after="0"/>
              <w:ind w:left="180" w:right="0"/>
              <w:jc w:val="left"/>
              <w:rPr>
                <w:sz w:val="22"/>
                <w:szCs w:val="22"/>
              </w:rPr>
            </w:pPr>
            <w:r>
              <w:rPr>
                <w:sz w:val="22"/>
                <w:szCs w:val="22"/>
              </w:rPr>
              <w:t>None</w:t>
            </w:r>
          </w:p>
        </w:tc>
      </w:tr>
    </w:tbl>
    <w:p w14:paraId="4B4807ED" w14:textId="77777777" w:rsidR="00DC747A" w:rsidRDefault="00DC747A">
      <w:pPr>
        <w:spacing w:after="0"/>
        <w:ind w:right="0"/>
        <w:jc w:val="left"/>
        <w:rPr>
          <w:sz w:val="22"/>
          <w:szCs w:val="22"/>
        </w:rPr>
      </w:pPr>
    </w:p>
    <w:p w14:paraId="2564FD8B" w14:textId="77777777" w:rsidR="00DC747A" w:rsidRDefault="00DC747A">
      <w:pPr>
        <w:spacing w:after="0"/>
        <w:ind w:right="0"/>
        <w:jc w:val="left"/>
        <w:rPr>
          <w:sz w:val="22"/>
          <w:szCs w:val="22"/>
        </w:rPr>
      </w:pPr>
    </w:p>
    <w:p w14:paraId="2E5F8D4C" w14:textId="77777777" w:rsidR="00DC747A" w:rsidRDefault="00DC747A">
      <w:pPr>
        <w:spacing w:after="0"/>
        <w:ind w:right="0"/>
        <w:jc w:val="left"/>
        <w:rPr>
          <w:b/>
          <w:sz w:val="22"/>
          <w:szCs w:val="22"/>
        </w:rPr>
      </w:pPr>
    </w:p>
    <w:p w14:paraId="22BC613F" w14:textId="77777777" w:rsidR="00DC747A" w:rsidRDefault="00DC747A">
      <w:pPr>
        <w:spacing w:after="0"/>
        <w:ind w:right="0"/>
        <w:jc w:val="left"/>
        <w:rPr>
          <w:b/>
          <w:sz w:val="22"/>
          <w:szCs w:val="22"/>
        </w:rPr>
      </w:pPr>
    </w:p>
    <w:p w14:paraId="2FEB700D" w14:textId="77777777" w:rsidR="00DC747A" w:rsidRDefault="00DC747A">
      <w:pPr>
        <w:spacing w:after="0"/>
        <w:ind w:right="0"/>
        <w:jc w:val="left"/>
        <w:rPr>
          <w:sz w:val="22"/>
          <w:szCs w:val="22"/>
        </w:rPr>
      </w:pPr>
    </w:p>
    <w:p w14:paraId="7636651B" w14:textId="77777777" w:rsidR="00DC747A" w:rsidRDefault="00DC747A">
      <w:pPr>
        <w:spacing w:after="0"/>
        <w:ind w:right="0"/>
        <w:jc w:val="left"/>
        <w:rPr>
          <w:b/>
          <w:sz w:val="22"/>
          <w:szCs w:val="22"/>
        </w:rPr>
      </w:pPr>
    </w:p>
    <w:p w14:paraId="1FD1BA77" w14:textId="77777777" w:rsidR="00DC747A" w:rsidRDefault="00DC747A">
      <w:pPr>
        <w:spacing w:after="0"/>
        <w:ind w:right="0"/>
        <w:jc w:val="left"/>
        <w:rPr>
          <w:sz w:val="22"/>
          <w:szCs w:val="22"/>
        </w:rPr>
      </w:pPr>
    </w:p>
    <w:p w14:paraId="4BEB323C" w14:textId="77777777" w:rsidR="00DC747A" w:rsidRDefault="00DC747A">
      <w:pPr>
        <w:spacing w:after="0"/>
        <w:ind w:right="0"/>
        <w:jc w:val="left"/>
        <w:rPr>
          <w:sz w:val="22"/>
          <w:szCs w:val="22"/>
        </w:rPr>
      </w:pPr>
    </w:p>
    <w:p w14:paraId="18F2FAD2" w14:textId="77777777" w:rsidR="00DC747A" w:rsidRDefault="00DC747A">
      <w:pPr>
        <w:spacing w:after="0"/>
        <w:ind w:right="0"/>
        <w:jc w:val="left"/>
        <w:rPr>
          <w:sz w:val="22"/>
          <w:szCs w:val="22"/>
        </w:rPr>
      </w:pPr>
    </w:p>
    <w:p w14:paraId="3C8D07A8" w14:textId="77777777" w:rsidR="00DC747A" w:rsidRDefault="00DC747A">
      <w:pPr>
        <w:spacing w:after="0"/>
        <w:ind w:right="0"/>
        <w:jc w:val="left"/>
        <w:rPr>
          <w:b/>
          <w:sz w:val="22"/>
          <w:szCs w:val="22"/>
        </w:rPr>
      </w:pPr>
    </w:p>
    <w:p w14:paraId="096B88CF" w14:textId="77777777" w:rsidR="00DC747A" w:rsidRDefault="00000000">
      <w:pPr>
        <w:spacing w:after="0"/>
        <w:ind w:right="0"/>
        <w:jc w:val="left"/>
        <w:rPr>
          <w:b/>
          <w:sz w:val="22"/>
          <w:szCs w:val="22"/>
        </w:rPr>
      </w:pPr>
      <w:r>
        <w:rPr>
          <w:b/>
          <w:sz w:val="22"/>
          <w:szCs w:val="22"/>
        </w:rPr>
        <w:t xml:space="preserve">10: Student Self-Enrolls with Codes </w:t>
      </w:r>
    </w:p>
    <w:p w14:paraId="7D6C1954" w14:textId="77777777" w:rsidR="00DC747A" w:rsidRDefault="00DC747A">
      <w:pPr>
        <w:spacing w:after="0"/>
        <w:ind w:right="0"/>
        <w:jc w:val="left"/>
        <w:rPr>
          <w:b/>
          <w:sz w:val="22"/>
          <w:szCs w:val="22"/>
        </w:rPr>
      </w:pPr>
    </w:p>
    <w:p w14:paraId="3714AB32" w14:textId="77777777" w:rsidR="00DC747A" w:rsidRDefault="00000000">
      <w:pPr>
        <w:spacing w:after="0"/>
        <w:jc w:val="center"/>
        <w:rPr>
          <w:sz w:val="22"/>
          <w:szCs w:val="22"/>
        </w:rPr>
      </w:pPr>
      <w:r>
        <w:rPr>
          <w:i/>
          <w:sz w:val="22"/>
          <w:szCs w:val="22"/>
        </w:rPr>
        <w:t>Table10: Use Case Description 10</w:t>
      </w:r>
    </w:p>
    <w:tbl>
      <w:tblPr>
        <w:tblStyle w:val="a9"/>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214E24C7"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8646C" w14:textId="77777777" w:rsidR="00DC747A" w:rsidRDefault="00000000">
            <w:pPr>
              <w:spacing w:after="0"/>
              <w:ind w:left="90" w:right="0"/>
              <w:jc w:val="left"/>
              <w:rPr>
                <w:sz w:val="22"/>
                <w:szCs w:val="22"/>
              </w:rPr>
            </w:pPr>
            <w:r>
              <w:rPr>
                <w:sz w:val="22"/>
                <w:szCs w:val="22"/>
              </w:rPr>
              <w:lastRenderedPageBreak/>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0A31531D" w14:textId="77777777" w:rsidR="00DC747A" w:rsidRDefault="00000000">
            <w:pPr>
              <w:spacing w:after="0"/>
              <w:ind w:left="0" w:right="0"/>
              <w:jc w:val="left"/>
              <w:rPr>
                <w:sz w:val="22"/>
                <w:szCs w:val="22"/>
              </w:rPr>
            </w:pPr>
            <w:r>
              <w:rPr>
                <w:sz w:val="22"/>
                <w:szCs w:val="22"/>
              </w:rPr>
              <w:t>Case 10</w:t>
            </w:r>
          </w:p>
        </w:tc>
      </w:tr>
      <w:tr w:rsidR="00DC747A" w14:paraId="51640C22"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5A455" w14:textId="77777777" w:rsidR="00DC747A" w:rsidRDefault="00000000">
            <w:pPr>
              <w:spacing w:after="0"/>
              <w:ind w:left="9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7DDE3A00" w14:textId="77777777" w:rsidR="00DC747A" w:rsidRDefault="00000000">
            <w:pPr>
              <w:spacing w:after="0"/>
              <w:ind w:left="0" w:right="0"/>
              <w:jc w:val="left"/>
              <w:rPr>
                <w:sz w:val="22"/>
                <w:szCs w:val="22"/>
              </w:rPr>
            </w:pPr>
            <w:r>
              <w:rPr>
                <w:sz w:val="22"/>
                <w:szCs w:val="22"/>
              </w:rPr>
              <w:t>Self-Enrollment with Code</w:t>
            </w:r>
          </w:p>
        </w:tc>
      </w:tr>
      <w:tr w:rsidR="00DC747A" w14:paraId="5D9DA9F9"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325131" w14:textId="77777777" w:rsidR="00DC747A" w:rsidRDefault="00000000">
            <w:pPr>
              <w:spacing w:after="0"/>
              <w:ind w:left="9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3617A4C" w14:textId="77777777" w:rsidR="00DC747A" w:rsidRDefault="00000000">
            <w:pPr>
              <w:spacing w:after="0"/>
              <w:ind w:left="0" w:right="0"/>
              <w:jc w:val="left"/>
              <w:rPr>
                <w:sz w:val="22"/>
                <w:szCs w:val="22"/>
              </w:rPr>
            </w:pPr>
            <w:r>
              <w:rPr>
                <w:sz w:val="22"/>
                <w:szCs w:val="22"/>
              </w:rPr>
              <w:t>Student</w:t>
            </w:r>
          </w:p>
        </w:tc>
      </w:tr>
      <w:tr w:rsidR="00DC747A" w14:paraId="71A2C89F"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E92AC" w14:textId="77777777" w:rsidR="00DC747A" w:rsidRDefault="00000000">
            <w:pPr>
              <w:spacing w:after="0"/>
              <w:ind w:left="9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C9D8276" w14:textId="77777777" w:rsidR="00DC747A" w:rsidRDefault="00000000">
            <w:pPr>
              <w:spacing w:after="0"/>
              <w:ind w:left="0" w:right="0"/>
              <w:jc w:val="left"/>
              <w:rPr>
                <w:sz w:val="22"/>
                <w:szCs w:val="22"/>
              </w:rPr>
            </w:pPr>
            <w:r>
              <w:rPr>
                <w:sz w:val="22"/>
                <w:szCs w:val="22"/>
              </w:rPr>
              <w:t>Students are logged into their account.</w:t>
            </w:r>
          </w:p>
        </w:tc>
      </w:tr>
      <w:tr w:rsidR="00DC747A" w14:paraId="0EC3E4CF"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7815D" w14:textId="77777777" w:rsidR="00DC747A" w:rsidRDefault="00000000">
            <w:pPr>
              <w:spacing w:after="0"/>
              <w:ind w:left="9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E2A7B2B" w14:textId="77777777" w:rsidR="00DC747A" w:rsidRDefault="00000000">
            <w:pPr>
              <w:spacing w:after="0"/>
              <w:ind w:left="0" w:right="0"/>
              <w:jc w:val="left"/>
              <w:rPr>
                <w:sz w:val="22"/>
                <w:szCs w:val="22"/>
              </w:rPr>
            </w:pPr>
            <w:r>
              <w:rPr>
                <w:sz w:val="22"/>
                <w:szCs w:val="22"/>
              </w:rPr>
              <w:t>Students are successfully enrolled in the course.</w:t>
            </w:r>
          </w:p>
        </w:tc>
      </w:tr>
      <w:tr w:rsidR="00DC747A" w14:paraId="26462165"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2D97EB" w14:textId="77777777" w:rsidR="00DC747A" w:rsidRDefault="00000000">
            <w:pPr>
              <w:spacing w:after="0"/>
              <w:ind w:left="9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C29C71F" w14:textId="77777777" w:rsidR="00DC747A" w:rsidRDefault="00000000">
            <w:pPr>
              <w:spacing w:after="0"/>
              <w:ind w:left="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9C8C54D" w14:textId="77777777" w:rsidR="00DC747A" w:rsidRDefault="00000000">
            <w:pPr>
              <w:spacing w:after="0"/>
              <w:ind w:left="0" w:right="0"/>
              <w:jc w:val="left"/>
              <w:rPr>
                <w:sz w:val="22"/>
                <w:szCs w:val="22"/>
              </w:rPr>
            </w:pPr>
            <w:r>
              <w:rPr>
                <w:sz w:val="22"/>
                <w:szCs w:val="22"/>
              </w:rPr>
              <w:t xml:space="preserve">System Actions </w:t>
            </w:r>
          </w:p>
        </w:tc>
      </w:tr>
      <w:tr w:rsidR="00DC747A" w14:paraId="7563CD3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BF46F"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D5D30E0" w14:textId="77777777" w:rsidR="00DC747A" w:rsidRDefault="00000000">
            <w:pPr>
              <w:spacing w:after="0"/>
              <w:ind w:left="0" w:right="0"/>
              <w:jc w:val="left"/>
              <w:rPr>
                <w:sz w:val="22"/>
                <w:szCs w:val="22"/>
              </w:rPr>
            </w:pPr>
            <w:r>
              <w:rPr>
                <w:sz w:val="22"/>
                <w:szCs w:val="22"/>
              </w:rPr>
              <w:t>Students enter the enrollment code provided by the teacher.</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B28C03D" w14:textId="77777777" w:rsidR="00DC747A" w:rsidRDefault="00DC747A">
            <w:pPr>
              <w:spacing w:after="0"/>
              <w:ind w:left="0" w:right="0"/>
              <w:jc w:val="left"/>
              <w:rPr>
                <w:sz w:val="22"/>
                <w:szCs w:val="22"/>
              </w:rPr>
            </w:pPr>
          </w:p>
        </w:tc>
      </w:tr>
      <w:tr w:rsidR="00DC747A" w14:paraId="08059E80"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C45D6C"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840B2C1" w14:textId="77777777" w:rsidR="00DC747A" w:rsidRDefault="00DC747A">
            <w:pPr>
              <w:spacing w:after="0"/>
              <w:ind w:left="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5166AA2" w14:textId="77777777" w:rsidR="00DC747A" w:rsidRDefault="00000000">
            <w:pPr>
              <w:spacing w:after="0"/>
              <w:ind w:left="0" w:right="0"/>
              <w:jc w:val="left"/>
              <w:rPr>
                <w:sz w:val="22"/>
                <w:szCs w:val="22"/>
              </w:rPr>
            </w:pPr>
            <w:r>
              <w:rPr>
                <w:sz w:val="22"/>
                <w:szCs w:val="22"/>
              </w:rPr>
              <w:t>System verifies the code's validity and enrolls the student to the course.</w:t>
            </w:r>
          </w:p>
        </w:tc>
      </w:tr>
      <w:tr w:rsidR="00DC747A" w14:paraId="109525B5"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9E3937" w14:textId="77777777" w:rsidR="00DC747A" w:rsidRDefault="00000000">
            <w:pPr>
              <w:spacing w:after="0"/>
              <w:ind w:left="9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305CCF9" w14:textId="77777777" w:rsidR="00DC747A" w:rsidRDefault="00000000">
            <w:pPr>
              <w:spacing w:after="0"/>
              <w:ind w:left="0" w:right="0"/>
              <w:jc w:val="left"/>
              <w:rPr>
                <w:sz w:val="22"/>
                <w:szCs w:val="22"/>
              </w:rPr>
            </w:pPr>
            <w:r>
              <w:rPr>
                <w:sz w:val="22"/>
                <w:szCs w:val="22"/>
              </w:rPr>
              <w:t>Invalid or expired enrollment code.</w:t>
            </w:r>
          </w:p>
        </w:tc>
      </w:tr>
    </w:tbl>
    <w:p w14:paraId="44D43B8A" w14:textId="77777777" w:rsidR="00DC747A" w:rsidRDefault="00DC747A">
      <w:pPr>
        <w:spacing w:after="0"/>
        <w:ind w:right="0"/>
        <w:jc w:val="left"/>
        <w:rPr>
          <w:sz w:val="22"/>
          <w:szCs w:val="22"/>
        </w:rPr>
      </w:pPr>
    </w:p>
    <w:p w14:paraId="1CFD031D" w14:textId="77777777" w:rsidR="00DC747A" w:rsidRDefault="00DC747A">
      <w:pPr>
        <w:spacing w:after="0"/>
        <w:ind w:right="0"/>
        <w:jc w:val="left"/>
        <w:rPr>
          <w:sz w:val="22"/>
          <w:szCs w:val="22"/>
        </w:rPr>
      </w:pPr>
    </w:p>
    <w:p w14:paraId="316D2B2E" w14:textId="77777777" w:rsidR="00DC747A" w:rsidRDefault="00DC747A">
      <w:pPr>
        <w:spacing w:after="0"/>
        <w:ind w:right="0"/>
        <w:jc w:val="left"/>
        <w:rPr>
          <w:b/>
          <w:sz w:val="22"/>
          <w:szCs w:val="22"/>
        </w:rPr>
      </w:pPr>
    </w:p>
    <w:p w14:paraId="441E4DAA" w14:textId="77777777" w:rsidR="00DC747A" w:rsidRDefault="00DC747A">
      <w:pPr>
        <w:spacing w:after="0"/>
        <w:ind w:right="0"/>
        <w:jc w:val="left"/>
        <w:rPr>
          <w:b/>
          <w:sz w:val="22"/>
          <w:szCs w:val="22"/>
        </w:rPr>
      </w:pPr>
    </w:p>
    <w:p w14:paraId="5996574F" w14:textId="77777777" w:rsidR="00DC747A" w:rsidRDefault="00DC747A">
      <w:pPr>
        <w:spacing w:after="0"/>
        <w:ind w:right="0"/>
        <w:jc w:val="left"/>
        <w:rPr>
          <w:sz w:val="22"/>
          <w:szCs w:val="22"/>
        </w:rPr>
      </w:pPr>
    </w:p>
    <w:p w14:paraId="77A068C2" w14:textId="77777777" w:rsidR="00DC747A" w:rsidRDefault="00DC747A">
      <w:pPr>
        <w:spacing w:after="0"/>
        <w:ind w:right="0"/>
        <w:jc w:val="left"/>
        <w:rPr>
          <w:b/>
          <w:sz w:val="22"/>
          <w:szCs w:val="22"/>
        </w:rPr>
      </w:pPr>
    </w:p>
    <w:p w14:paraId="5FDFCC5E" w14:textId="77777777" w:rsidR="00DC747A" w:rsidRDefault="00DC747A">
      <w:pPr>
        <w:spacing w:after="0"/>
        <w:ind w:right="0"/>
        <w:jc w:val="left"/>
        <w:rPr>
          <w:b/>
          <w:sz w:val="22"/>
          <w:szCs w:val="22"/>
        </w:rPr>
      </w:pPr>
    </w:p>
    <w:p w14:paraId="27B00F96" w14:textId="77777777" w:rsidR="00DC747A" w:rsidRDefault="00DC747A">
      <w:pPr>
        <w:spacing w:after="0"/>
        <w:ind w:right="0"/>
        <w:jc w:val="left"/>
        <w:rPr>
          <w:b/>
          <w:sz w:val="22"/>
          <w:szCs w:val="22"/>
        </w:rPr>
      </w:pPr>
    </w:p>
    <w:p w14:paraId="2852B460" w14:textId="77777777" w:rsidR="00DC747A" w:rsidRDefault="00DC747A">
      <w:pPr>
        <w:spacing w:after="0"/>
        <w:ind w:right="0"/>
        <w:jc w:val="left"/>
        <w:rPr>
          <w:b/>
          <w:sz w:val="22"/>
          <w:szCs w:val="22"/>
        </w:rPr>
      </w:pPr>
    </w:p>
    <w:p w14:paraId="07DE9A46" w14:textId="77777777" w:rsidR="00DC747A" w:rsidRDefault="00DC747A">
      <w:pPr>
        <w:spacing w:after="0"/>
        <w:ind w:right="0"/>
        <w:jc w:val="left"/>
        <w:rPr>
          <w:b/>
          <w:sz w:val="22"/>
          <w:szCs w:val="22"/>
        </w:rPr>
      </w:pPr>
    </w:p>
    <w:p w14:paraId="01D12947" w14:textId="77777777" w:rsidR="00DC747A" w:rsidRDefault="00DC747A">
      <w:pPr>
        <w:spacing w:after="0"/>
        <w:ind w:right="0"/>
        <w:jc w:val="left"/>
        <w:rPr>
          <w:b/>
          <w:sz w:val="22"/>
          <w:szCs w:val="22"/>
        </w:rPr>
      </w:pPr>
    </w:p>
    <w:p w14:paraId="502944F6" w14:textId="77777777" w:rsidR="00DC747A" w:rsidRDefault="00DC747A">
      <w:pPr>
        <w:spacing w:after="0"/>
        <w:ind w:right="0"/>
        <w:jc w:val="left"/>
        <w:rPr>
          <w:b/>
          <w:sz w:val="22"/>
          <w:szCs w:val="22"/>
        </w:rPr>
      </w:pPr>
    </w:p>
    <w:p w14:paraId="5A4765BD" w14:textId="77777777" w:rsidR="00DC747A" w:rsidRDefault="00DC747A">
      <w:pPr>
        <w:spacing w:after="0"/>
        <w:ind w:right="0"/>
        <w:jc w:val="left"/>
        <w:rPr>
          <w:b/>
          <w:sz w:val="22"/>
          <w:szCs w:val="22"/>
        </w:rPr>
      </w:pPr>
    </w:p>
    <w:p w14:paraId="0016E260" w14:textId="77777777" w:rsidR="00DC747A" w:rsidRDefault="00000000">
      <w:pPr>
        <w:spacing w:after="0"/>
        <w:ind w:right="0"/>
        <w:jc w:val="left"/>
        <w:rPr>
          <w:b/>
          <w:sz w:val="22"/>
          <w:szCs w:val="22"/>
        </w:rPr>
      </w:pPr>
      <w:r>
        <w:rPr>
          <w:b/>
          <w:sz w:val="22"/>
          <w:szCs w:val="22"/>
        </w:rPr>
        <w:t xml:space="preserve">11: Teacher Creates Courses: </w:t>
      </w:r>
    </w:p>
    <w:p w14:paraId="08F720C5" w14:textId="77777777" w:rsidR="00DC747A" w:rsidRDefault="00DC747A">
      <w:pPr>
        <w:spacing w:after="0"/>
        <w:ind w:right="0"/>
        <w:jc w:val="left"/>
        <w:rPr>
          <w:b/>
          <w:sz w:val="22"/>
          <w:szCs w:val="22"/>
        </w:rPr>
      </w:pPr>
    </w:p>
    <w:p w14:paraId="0BB0D946" w14:textId="77777777" w:rsidR="00DC747A" w:rsidRDefault="00000000">
      <w:pPr>
        <w:spacing w:after="0"/>
        <w:jc w:val="center"/>
        <w:rPr>
          <w:sz w:val="22"/>
          <w:szCs w:val="22"/>
        </w:rPr>
      </w:pPr>
      <w:r>
        <w:rPr>
          <w:i/>
          <w:sz w:val="22"/>
          <w:szCs w:val="22"/>
        </w:rPr>
        <w:lastRenderedPageBreak/>
        <w:t>Table11: Use Case Description 11</w:t>
      </w:r>
    </w:p>
    <w:tbl>
      <w:tblPr>
        <w:tblStyle w:val="aa"/>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2DC8E400"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BF9F0" w14:textId="77777777" w:rsidR="00DC747A" w:rsidRDefault="00000000">
            <w:pPr>
              <w:spacing w:after="0"/>
              <w:ind w:left="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0700339E" w14:textId="77777777" w:rsidR="00DC747A" w:rsidRDefault="00000000">
            <w:pPr>
              <w:spacing w:after="0"/>
              <w:ind w:left="90" w:right="0"/>
              <w:jc w:val="left"/>
              <w:rPr>
                <w:sz w:val="22"/>
                <w:szCs w:val="22"/>
              </w:rPr>
            </w:pPr>
            <w:r>
              <w:rPr>
                <w:sz w:val="22"/>
                <w:szCs w:val="22"/>
              </w:rPr>
              <w:t>Case 11</w:t>
            </w:r>
          </w:p>
        </w:tc>
      </w:tr>
      <w:tr w:rsidR="00DC747A" w14:paraId="4332D484"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F8CBE"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12713E4" w14:textId="77777777" w:rsidR="00DC747A" w:rsidRDefault="00000000">
            <w:pPr>
              <w:spacing w:after="0"/>
              <w:ind w:left="90" w:right="0"/>
              <w:jc w:val="left"/>
              <w:rPr>
                <w:sz w:val="22"/>
                <w:szCs w:val="22"/>
              </w:rPr>
            </w:pPr>
            <w:r>
              <w:rPr>
                <w:sz w:val="22"/>
                <w:szCs w:val="22"/>
              </w:rPr>
              <w:t>Course Creation</w:t>
            </w:r>
          </w:p>
        </w:tc>
      </w:tr>
      <w:tr w:rsidR="00DC747A" w14:paraId="351D9F49"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0F98C2"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16404EC" w14:textId="77777777" w:rsidR="00DC747A" w:rsidRDefault="00000000">
            <w:pPr>
              <w:spacing w:after="0"/>
              <w:ind w:left="90" w:right="0"/>
              <w:jc w:val="left"/>
              <w:rPr>
                <w:sz w:val="22"/>
                <w:szCs w:val="22"/>
              </w:rPr>
            </w:pPr>
            <w:r>
              <w:rPr>
                <w:sz w:val="22"/>
                <w:szCs w:val="22"/>
              </w:rPr>
              <w:t>Teacher</w:t>
            </w:r>
          </w:p>
        </w:tc>
      </w:tr>
      <w:tr w:rsidR="00DC747A" w14:paraId="3F120C38"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748D48"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E5CF439" w14:textId="77777777" w:rsidR="00DC747A" w:rsidRDefault="00000000">
            <w:pPr>
              <w:spacing w:after="0"/>
              <w:ind w:left="90" w:right="0"/>
              <w:jc w:val="left"/>
              <w:rPr>
                <w:sz w:val="22"/>
                <w:szCs w:val="22"/>
              </w:rPr>
            </w:pPr>
            <w:r>
              <w:rPr>
                <w:sz w:val="22"/>
                <w:szCs w:val="22"/>
              </w:rPr>
              <w:t>Teacher is logged into their account.</w:t>
            </w:r>
          </w:p>
        </w:tc>
      </w:tr>
      <w:tr w:rsidR="00DC747A" w14:paraId="65342045"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6B8E32"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33AE370" w14:textId="77777777" w:rsidR="00DC747A" w:rsidRDefault="00000000">
            <w:pPr>
              <w:spacing w:after="0"/>
              <w:ind w:left="90" w:right="0"/>
              <w:jc w:val="left"/>
              <w:rPr>
                <w:sz w:val="22"/>
                <w:szCs w:val="22"/>
              </w:rPr>
            </w:pPr>
            <w:r>
              <w:rPr>
                <w:sz w:val="22"/>
                <w:szCs w:val="22"/>
              </w:rPr>
              <w:t>The course is created and made available to enrolled students.</w:t>
            </w:r>
          </w:p>
        </w:tc>
      </w:tr>
      <w:tr w:rsidR="00DC747A" w14:paraId="270E2E20"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C6D614"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60F7D08" w14:textId="77777777" w:rsidR="00DC747A" w:rsidRDefault="00000000">
            <w:pPr>
              <w:spacing w:after="0"/>
              <w:ind w:left="9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0B3C657D" w14:textId="77777777" w:rsidR="00DC747A" w:rsidRDefault="00000000">
            <w:pPr>
              <w:spacing w:after="0"/>
              <w:ind w:left="90" w:right="0"/>
              <w:jc w:val="left"/>
              <w:rPr>
                <w:sz w:val="22"/>
                <w:szCs w:val="22"/>
              </w:rPr>
            </w:pPr>
            <w:commentRangeStart w:id="372"/>
            <w:r>
              <w:rPr>
                <w:sz w:val="22"/>
                <w:szCs w:val="22"/>
              </w:rPr>
              <w:t xml:space="preserve">System Actions </w:t>
            </w:r>
            <w:commentRangeEnd w:id="372"/>
            <w:r w:rsidR="007D71C1">
              <w:rPr>
                <w:rStyle w:val="CommentReference"/>
              </w:rPr>
              <w:commentReference w:id="372"/>
            </w:r>
          </w:p>
        </w:tc>
      </w:tr>
      <w:tr w:rsidR="00DC747A" w14:paraId="52F08448"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C4090"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7F15C454" w14:textId="77777777" w:rsidR="00DC747A" w:rsidRDefault="00000000">
            <w:pPr>
              <w:spacing w:after="0"/>
              <w:ind w:left="90" w:right="0"/>
              <w:jc w:val="left"/>
              <w:rPr>
                <w:sz w:val="22"/>
                <w:szCs w:val="22"/>
              </w:rPr>
            </w:pPr>
            <w:r>
              <w:rPr>
                <w:sz w:val="22"/>
                <w:szCs w:val="22"/>
              </w:rPr>
              <w:t>Teacher accesses the course creation section.</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0119B990" w14:textId="77777777" w:rsidR="00DC747A" w:rsidRDefault="00DC747A">
            <w:pPr>
              <w:spacing w:after="0"/>
              <w:ind w:left="90" w:right="0"/>
              <w:jc w:val="left"/>
              <w:rPr>
                <w:sz w:val="22"/>
                <w:szCs w:val="22"/>
              </w:rPr>
            </w:pPr>
          </w:p>
        </w:tc>
      </w:tr>
      <w:tr w:rsidR="00DC747A" w14:paraId="060E9F87"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0F961F"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0FF1202" w14:textId="77777777" w:rsidR="00DC747A" w:rsidRDefault="00000000">
            <w:pPr>
              <w:spacing w:after="0"/>
              <w:ind w:left="90" w:right="0"/>
              <w:jc w:val="left"/>
              <w:rPr>
                <w:sz w:val="22"/>
                <w:szCs w:val="22"/>
              </w:rPr>
            </w:pPr>
            <w:r>
              <w:rPr>
                <w:sz w:val="22"/>
                <w:szCs w:val="22"/>
              </w:rPr>
              <w:t>Teacher provides course details, including title, description, and course materials.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4629C2F" w14:textId="77777777" w:rsidR="00DC747A" w:rsidRDefault="00DC747A">
            <w:pPr>
              <w:spacing w:after="0"/>
              <w:ind w:left="90" w:right="0"/>
              <w:jc w:val="left"/>
              <w:rPr>
                <w:sz w:val="22"/>
                <w:szCs w:val="22"/>
              </w:rPr>
            </w:pPr>
          </w:p>
        </w:tc>
      </w:tr>
      <w:tr w:rsidR="00DC747A" w14:paraId="03E930D8" w14:textId="77777777">
        <w:trPr>
          <w:trHeight w:val="821"/>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0AB99C"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87F7F06" w14:textId="77777777" w:rsidR="00DC747A" w:rsidRDefault="00000000">
            <w:pPr>
              <w:spacing w:after="0"/>
              <w:ind w:left="90" w:right="0"/>
              <w:jc w:val="left"/>
              <w:rPr>
                <w:sz w:val="22"/>
                <w:szCs w:val="22"/>
              </w:rPr>
            </w:pPr>
            <w:r>
              <w:rPr>
                <w:sz w:val="22"/>
                <w:szCs w:val="22"/>
              </w:rPr>
              <w:t>Teacher customizes the course structure and settings.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1E38CBA5" w14:textId="77777777" w:rsidR="00DC747A" w:rsidRDefault="00DC747A">
            <w:pPr>
              <w:spacing w:after="0"/>
              <w:ind w:left="90" w:right="0"/>
              <w:jc w:val="left"/>
              <w:rPr>
                <w:sz w:val="22"/>
                <w:szCs w:val="22"/>
              </w:rPr>
            </w:pPr>
          </w:p>
        </w:tc>
      </w:tr>
      <w:tr w:rsidR="00DC747A" w14:paraId="748241D2"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036EEA"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2C2D370" w14:textId="77777777" w:rsidR="00DC747A" w:rsidRDefault="00DC747A">
            <w:pPr>
              <w:spacing w:after="0"/>
              <w:ind w:left="9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7362DA6" w14:textId="77777777" w:rsidR="00DC747A" w:rsidRDefault="00000000">
            <w:pPr>
              <w:spacing w:after="0"/>
              <w:ind w:left="90" w:right="0"/>
              <w:jc w:val="left"/>
              <w:rPr>
                <w:sz w:val="22"/>
                <w:szCs w:val="22"/>
              </w:rPr>
            </w:pPr>
            <w:r>
              <w:rPr>
                <w:sz w:val="22"/>
                <w:szCs w:val="22"/>
              </w:rPr>
              <w:t>System creates the course.</w:t>
            </w:r>
          </w:p>
        </w:tc>
      </w:tr>
      <w:tr w:rsidR="00DC747A" w14:paraId="2272654D"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2413B1"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71457A0" w14:textId="77777777" w:rsidR="00DC747A" w:rsidRDefault="00000000">
            <w:pPr>
              <w:spacing w:after="0"/>
              <w:ind w:left="90" w:right="0"/>
              <w:jc w:val="left"/>
              <w:rPr>
                <w:sz w:val="22"/>
                <w:szCs w:val="22"/>
              </w:rPr>
            </w:pPr>
            <w:commentRangeStart w:id="373"/>
            <w:r>
              <w:rPr>
                <w:sz w:val="22"/>
                <w:szCs w:val="22"/>
              </w:rPr>
              <w:t xml:space="preserve">None </w:t>
            </w:r>
            <w:commentRangeEnd w:id="373"/>
            <w:r w:rsidR="007D71C1">
              <w:rPr>
                <w:rStyle w:val="CommentReference"/>
              </w:rPr>
              <w:commentReference w:id="373"/>
            </w:r>
          </w:p>
        </w:tc>
      </w:tr>
    </w:tbl>
    <w:p w14:paraId="19A4FC17" w14:textId="77777777" w:rsidR="00DC747A" w:rsidRDefault="00DC747A">
      <w:pPr>
        <w:spacing w:after="0"/>
        <w:ind w:right="0"/>
        <w:jc w:val="left"/>
        <w:rPr>
          <w:sz w:val="22"/>
          <w:szCs w:val="22"/>
        </w:rPr>
      </w:pPr>
    </w:p>
    <w:p w14:paraId="6967ABE9" w14:textId="77777777" w:rsidR="00DC747A" w:rsidRDefault="00DC747A">
      <w:pPr>
        <w:spacing w:after="0"/>
        <w:ind w:right="0"/>
        <w:jc w:val="left"/>
        <w:rPr>
          <w:b/>
          <w:sz w:val="22"/>
          <w:szCs w:val="22"/>
        </w:rPr>
      </w:pPr>
    </w:p>
    <w:p w14:paraId="493AF444" w14:textId="77777777" w:rsidR="00DC747A" w:rsidRDefault="00DC747A">
      <w:pPr>
        <w:spacing w:after="0"/>
        <w:ind w:right="0"/>
        <w:jc w:val="left"/>
        <w:rPr>
          <w:sz w:val="22"/>
          <w:szCs w:val="22"/>
        </w:rPr>
      </w:pPr>
    </w:p>
    <w:p w14:paraId="75B9C0BF" w14:textId="77777777" w:rsidR="00DC747A" w:rsidRDefault="00DC747A">
      <w:pPr>
        <w:spacing w:after="240"/>
        <w:ind w:right="0"/>
        <w:jc w:val="left"/>
        <w:rPr>
          <w:b/>
          <w:sz w:val="22"/>
          <w:szCs w:val="22"/>
        </w:rPr>
      </w:pPr>
    </w:p>
    <w:p w14:paraId="72245CBD" w14:textId="77777777" w:rsidR="00DC747A" w:rsidRDefault="00DC747A">
      <w:pPr>
        <w:spacing w:after="240"/>
        <w:ind w:right="0"/>
        <w:jc w:val="left"/>
        <w:rPr>
          <w:b/>
          <w:sz w:val="22"/>
          <w:szCs w:val="22"/>
        </w:rPr>
      </w:pPr>
    </w:p>
    <w:p w14:paraId="7806BA83" w14:textId="77777777" w:rsidR="00DC747A" w:rsidRDefault="00DC747A">
      <w:pPr>
        <w:spacing w:after="240"/>
        <w:ind w:right="0"/>
        <w:jc w:val="left"/>
        <w:rPr>
          <w:b/>
          <w:sz w:val="22"/>
          <w:szCs w:val="22"/>
        </w:rPr>
      </w:pPr>
    </w:p>
    <w:p w14:paraId="352E3D89" w14:textId="77777777" w:rsidR="00DC747A" w:rsidRDefault="00000000">
      <w:pPr>
        <w:spacing w:after="240"/>
        <w:ind w:right="0"/>
        <w:jc w:val="left"/>
        <w:rPr>
          <w:b/>
          <w:sz w:val="22"/>
          <w:szCs w:val="22"/>
        </w:rPr>
      </w:pPr>
      <w:r>
        <w:rPr>
          <w:b/>
          <w:sz w:val="22"/>
          <w:szCs w:val="22"/>
        </w:rPr>
        <w:t>12: Teacher Adds/Reuses Material</w:t>
      </w:r>
      <w:r>
        <w:rPr>
          <w:sz w:val="22"/>
          <w:szCs w:val="22"/>
        </w:rPr>
        <w:t xml:space="preserve">: </w:t>
      </w:r>
    </w:p>
    <w:p w14:paraId="49FB73AE" w14:textId="77777777" w:rsidR="00DC747A" w:rsidRDefault="00000000">
      <w:pPr>
        <w:spacing w:after="0"/>
        <w:jc w:val="center"/>
        <w:rPr>
          <w:sz w:val="22"/>
          <w:szCs w:val="22"/>
        </w:rPr>
      </w:pPr>
      <w:r>
        <w:rPr>
          <w:i/>
          <w:sz w:val="22"/>
          <w:szCs w:val="22"/>
        </w:rPr>
        <w:lastRenderedPageBreak/>
        <w:t>Table12: Use Case Description 12</w:t>
      </w:r>
    </w:p>
    <w:tbl>
      <w:tblPr>
        <w:tblStyle w:val="ab"/>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69BCF299"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1BBEB" w14:textId="77777777" w:rsidR="00DC747A" w:rsidRDefault="00000000">
            <w:pPr>
              <w:spacing w:after="0"/>
              <w:ind w:left="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47E2FAD1" w14:textId="77777777" w:rsidR="00DC747A" w:rsidRDefault="00000000">
            <w:pPr>
              <w:spacing w:after="0"/>
              <w:ind w:left="0" w:right="0"/>
              <w:jc w:val="left"/>
              <w:rPr>
                <w:sz w:val="22"/>
                <w:szCs w:val="22"/>
              </w:rPr>
            </w:pPr>
            <w:r>
              <w:rPr>
                <w:sz w:val="22"/>
                <w:szCs w:val="22"/>
              </w:rPr>
              <w:t>Case 12</w:t>
            </w:r>
          </w:p>
        </w:tc>
      </w:tr>
      <w:tr w:rsidR="00DC747A" w14:paraId="7A40A236"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3CD26"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5CD1DE0E" w14:textId="77777777" w:rsidR="00DC747A" w:rsidRDefault="00000000">
            <w:pPr>
              <w:spacing w:after="0"/>
              <w:ind w:left="0" w:right="0"/>
              <w:jc w:val="left"/>
              <w:rPr>
                <w:sz w:val="22"/>
                <w:szCs w:val="22"/>
              </w:rPr>
            </w:pPr>
            <w:r>
              <w:rPr>
                <w:sz w:val="22"/>
                <w:szCs w:val="22"/>
              </w:rPr>
              <w:t>Material Management</w:t>
            </w:r>
          </w:p>
        </w:tc>
      </w:tr>
      <w:tr w:rsidR="00DC747A" w14:paraId="713CF91C"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9BFDBC"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761E28D" w14:textId="77777777" w:rsidR="00DC747A" w:rsidRDefault="00000000">
            <w:pPr>
              <w:spacing w:after="0"/>
              <w:ind w:left="0" w:right="0"/>
              <w:jc w:val="left"/>
              <w:rPr>
                <w:sz w:val="22"/>
                <w:szCs w:val="22"/>
              </w:rPr>
            </w:pPr>
            <w:r>
              <w:rPr>
                <w:sz w:val="22"/>
                <w:szCs w:val="22"/>
              </w:rPr>
              <w:t>Teacher</w:t>
            </w:r>
          </w:p>
        </w:tc>
      </w:tr>
      <w:tr w:rsidR="00DC747A" w14:paraId="12D52928"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2DA8B9"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1AE9D4C" w14:textId="77777777" w:rsidR="00DC747A" w:rsidRDefault="00000000">
            <w:pPr>
              <w:spacing w:after="0"/>
              <w:ind w:left="0" w:right="0"/>
              <w:jc w:val="left"/>
              <w:rPr>
                <w:sz w:val="22"/>
                <w:szCs w:val="22"/>
              </w:rPr>
            </w:pPr>
            <w:r>
              <w:rPr>
                <w:sz w:val="22"/>
                <w:szCs w:val="22"/>
              </w:rPr>
              <w:t>Teacher is logged into their account and accesses the course materials section.</w:t>
            </w:r>
          </w:p>
        </w:tc>
      </w:tr>
      <w:tr w:rsidR="00DC747A" w14:paraId="3E9BF491"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88E05"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58D08EA" w14:textId="77777777" w:rsidR="00DC747A" w:rsidRDefault="00000000">
            <w:pPr>
              <w:spacing w:after="0"/>
              <w:ind w:left="0" w:right="0"/>
              <w:jc w:val="left"/>
              <w:rPr>
                <w:sz w:val="22"/>
                <w:szCs w:val="22"/>
              </w:rPr>
            </w:pPr>
            <w:r>
              <w:rPr>
                <w:sz w:val="22"/>
                <w:szCs w:val="22"/>
              </w:rPr>
              <w:t>Course materials are added or reused for the course.</w:t>
            </w:r>
          </w:p>
        </w:tc>
      </w:tr>
      <w:tr w:rsidR="00DC747A" w14:paraId="3907B2F9"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22663"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6D8750EB" w14:textId="77777777" w:rsidR="00DC747A" w:rsidRDefault="00000000">
            <w:pPr>
              <w:spacing w:after="0"/>
              <w:ind w:left="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B3846F9" w14:textId="77777777" w:rsidR="00DC747A" w:rsidRDefault="00000000">
            <w:pPr>
              <w:spacing w:after="0"/>
              <w:ind w:left="0" w:right="0"/>
              <w:jc w:val="left"/>
              <w:rPr>
                <w:sz w:val="22"/>
                <w:szCs w:val="22"/>
              </w:rPr>
            </w:pPr>
            <w:commentRangeStart w:id="374"/>
            <w:r>
              <w:rPr>
                <w:sz w:val="22"/>
                <w:szCs w:val="22"/>
              </w:rPr>
              <w:t xml:space="preserve">System Actions </w:t>
            </w:r>
            <w:commentRangeEnd w:id="374"/>
            <w:r w:rsidR="007D71C1">
              <w:rPr>
                <w:rStyle w:val="CommentReference"/>
              </w:rPr>
              <w:commentReference w:id="374"/>
            </w:r>
          </w:p>
        </w:tc>
      </w:tr>
      <w:tr w:rsidR="00DC747A" w14:paraId="484BC80D"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69BF50"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EDD5D7E" w14:textId="77777777" w:rsidR="00DC747A" w:rsidRDefault="00000000">
            <w:pPr>
              <w:spacing w:after="0"/>
              <w:ind w:left="0" w:right="0"/>
              <w:jc w:val="left"/>
              <w:rPr>
                <w:sz w:val="22"/>
                <w:szCs w:val="22"/>
              </w:rPr>
            </w:pPr>
            <w:r>
              <w:rPr>
                <w:sz w:val="22"/>
                <w:szCs w:val="22"/>
              </w:rPr>
              <w:t>Teacher uploads course materials (readings, videos, assignments) or reuses previously uploaded materials.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D58874E" w14:textId="77777777" w:rsidR="00DC747A" w:rsidRDefault="00DC747A">
            <w:pPr>
              <w:spacing w:after="0"/>
              <w:ind w:left="0" w:right="0"/>
              <w:jc w:val="left"/>
              <w:rPr>
                <w:sz w:val="22"/>
                <w:szCs w:val="22"/>
              </w:rPr>
            </w:pPr>
          </w:p>
        </w:tc>
      </w:tr>
      <w:tr w:rsidR="00DC747A" w14:paraId="783EDAF0"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46795C"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0AA81B6" w14:textId="77777777" w:rsidR="00DC747A" w:rsidRDefault="00000000">
            <w:pPr>
              <w:spacing w:after="0"/>
              <w:ind w:left="0" w:right="0"/>
              <w:jc w:val="left"/>
              <w:rPr>
                <w:sz w:val="22"/>
                <w:szCs w:val="22"/>
              </w:rPr>
            </w:pPr>
            <w:commentRangeStart w:id="375"/>
            <w:r>
              <w:rPr>
                <w:sz w:val="22"/>
                <w:szCs w:val="22"/>
              </w:rPr>
              <w:t xml:space="preserve">None </w:t>
            </w:r>
            <w:commentRangeEnd w:id="375"/>
            <w:r w:rsidR="007D71C1">
              <w:rPr>
                <w:rStyle w:val="CommentReference"/>
              </w:rPr>
              <w:commentReference w:id="375"/>
            </w:r>
          </w:p>
        </w:tc>
      </w:tr>
    </w:tbl>
    <w:p w14:paraId="1E620F64" w14:textId="77777777" w:rsidR="00DC747A" w:rsidRDefault="00DC747A">
      <w:pPr>
        <w:spacing w:after="0"/>
        <w:ind w:right="0"/>
        <w:jc w:val="left"/>
        <w:rPr>
          <w:b/>
          <w:sz w:val="22"/>
          <w:szCs w:val="22"/>
        </w:rPr>
      </w:pPr>
    </w:p>
    <w:p w14:paraId="32F53FE1" w14:textId="77777777" w:rsidR="00DC747A" w:rsidRDefault="00DC747A">
      <w:pPr>
        <w:spacing w:after="240"/>
        <w:ind w:right="0"/>
        <w:jc w:val="left"/>
        <w:rPr>
          <w:b/>
          <w:sz w:val="22"/>
          <w:szCs w:val="22"/>
        </w:rPr>
      </w:pPr>
    </w:p>
    <w:p w14:paraId="05A05855" w14:textId="77777777" w:rsidR="00DC747A" w:rsidRDefault="00DC747A">
      <w:pPr>
        <w:spacing w:after="240"/>
        <w:ind w:right="0"/>
        <w:jc w:val="left"/>
        <w:rPr>
          <w:b/>
          <w:sz w:val="22"/>
          <w:szCs w:val="22"/>
        </w:rPr>
      </w:pPr>
    </w:p>
    <w:p w14:paraId="73697431" w14:textId="77777777" w:rsidR="00DC747A" w:rsidRDefault="00DC747A">
      <w:pPr>
        <w:spacing w:after="240"/>
        <w:ind w:right="0"/>
        <w:jc w:val="left"/>
        <w:rPr>
          <w:b/>
          <w:sz w:val="22"/>
          <w:szCs w:val="22"/>
        </w:rPr>
      </w:pPr>
    </w:p>
    <w:p w14:paraId="2F9B684C" w14:textId="77777777" w:rsidR="00DC747A" w:rsidRDefault="00DC747A">
      <w:pPr>
        <w:spacing w:after="240"/>
        <w:ind w:right="0"/>
        <w:jc w:val="left"/>
        <w:rPr>
          <w:b/>
          <w:sz w:val="22"/>
          <w:szCs w:val="22"/>
        </w:rPr>
      </w:pPr>
    </w:p>
    <w:p w14:paraId="77FD060B" w14:textId="77777777" w:rsidR="00DC747A" w:rsidRDefault="00DC747A">
      <w:pPr>
        <w:spacing w:after="240"/>
        <w:ind w:right="0"/>
        <w:jc w:val="left"/>
        <w:rPr>
          <w:b/>
          <w:sz w:val="22"/>
          <w:szCs w:val="22"/>
        </w:rPr>
      </w:pPr>
    </w:p>
    <w:p w14:paraId="40DDDD6A" w14:textId="77777777" w:rsidR="00DC747A" w:rsidRDefault="00DC747A">
      <w:pPr>
        <w:spacing w:after="240"/>
        <w:ind w:right="0"/>
        <w:jc w:val="left"/>
        <w:rPr>
          <w:b/>
          <w:sz w:val="22"/>
          <w:szCs w:val="22"/>
        </w:rPr>
      </w:pPr>
    </w:p>
    <w:p w14:paraId="1A840A72" w14:textId="161F4F32" w:rsidR="00DC747A" w:rsidDel="007D71C1" w:rsidRDefault="00DC747A">
      <w:pPr>
        <w:spacing w:after="240"/>
        <w:ind w:right="0"/>
        <w:jc w:val="left"/>
        <w:rPr>
          <w:del w:id="376" w:author="Iman Mohamed Atef Helal" w:date="2023-10-31T18:02:00Z"/>
          <w:b/>
          <w:sz w:val="22"/>
          <w:szCs w:val="22"/>
        </w:rPr>
      </w:pPr>
    </w:p>
    <w:p w14:paraId="56917035" w14:textId="1C038A0A" w:rsidR="00DC747A" w:rsidDel="007D71C1" w:rsidRDefault="00DC747A">
      <w:pPr>
        <w:spacing w:after="240"/>
        <w:ind w:right="0"/>
        <w:jc w:val="left"/>
        <w:rPr>
          <w:del w:id="377" w:author="Iman Mohamed Atef Helal" w:date="2023-10-31T18:02:00Z"/>
          <w:b/>
          <w:sz w:val="22"/>
          <w:szCs w:val="22"/>
        </w:rPr>
      </w:pPr>
    </w:p>
    <w:p w14:paraId="248A9552" w14:textId="16D40526" w:rsidR="00DC747A" w:rsidDel="007D71C1" w:rsidRDefault="00DC747A">
      <w:pPr>
        <w:spacing w:after="240"/>
        <w:ind w:right="0"/>
        <w:jc w:val="left"/>
        <w:rPr>
          <w:del w:id="378" w:author="Iman Mohamed Atef Helal" w:date="2023-10-31T18:02:00Z"/>
          <w:b/>
          <w:sz w:val="22"/>
          <w:szCs w:val="22"/>
        </w:rPr>
      </w:pPr>
    </w:p>
    <w:p w14:paraId="738F2C20" w14:textId="5EC5B063" w:rsidR="00DC747A" w:rsidDel="007D71C1" w:rsidRDefault="00000000">
      <w:pPr>
        <w:spacing w:after="240"/>
        <w:ind w:right="0"/>
        <w:jc w:val="left"/>
        <w:rPr>
          <w:del w:id="379" w:author="Iman Mohamed Atef Helal" w:date="2023-10-31T18:02:00Z"/>
          <w:b/>
          <w:sz w:val="22"/>
          <w:szCs w:val="22"/>
        </w:rPr>
      </w:pPr>
      <w:del w:id="380" w:author="Iman Mohamed Atef Helal" w:date="2023-10-31T18:02:00Z">
        <w:r w:rsidDel="007D71C1">
          <w:br w:type="page"/>
        </w:r>
      </w:del>
    </w:p>
    <w:p w14:paraId="569CB073" w14:textId="77777777" w:rsidR="00DC747A" w:rsidRDefault="00000000" w:rsidP="007D71C1">
      <w:pPr>
        <w:spacing w:after="240"/>
        <w:ind w:right="0"/>
        <w:jc w:val="left"/>
        <w:rPr>
          <w:sz w:val="22"/>
          <w:szCs w:val="22"/>
        </w:rPr>
      </w:pPr>
      <w:r>
        <w:rPr>
          <w:b/>
          <w:sz w:val="22"/>
          <w:szCs w:val="22"/>
        </w:rPr>
        <w:t xml:space="preserve">13: Teacher Adds Quiz: </w:t>
      </w:r>
    </w:p>
    <w:p w14:paraId="542A0A1C" w14:textId="77777777" w:rsidR="00DC747A" w:rsidRDefault="00000000">
      <w:pPr>
        <w:spacing w:after="0"/>
        <w:jc w:val="center"/>
        <w:rPr>
          <w:sz w:val="22"/>
          <w:szCs w:val="22"/>
        </w:rPr>
      </w:pPr>
      <w:r>
        <w:rPr>
          <w:i/>
          <w:sz w:val="22"/>
          <w:szCs w:val="22"/>
        </w:rPr>
        <w:t>Table13: Use Case Description 13</w:t>
      </w:r>
    </w:p>
    <w:tbl>
      <w:tblPr>
        <w:tblStyle w:val="ac"/>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1E7F93EE"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2C84F" w14:textId="77777777" w:rsidR="00DC747A" w:rsidRDefault="00000000">
            <w:pPr>
              <w:spacing w:after="0"/>
              <w:ind w:left="0" w:right="0"/>
              <w:jc w:val="left"/>
              <w:rPr>
                <w:sz w:val="22"/>
                <w:szCs w:val="22"/>
              </w:rPr>
            </w:pPr>
            <w:r>
              <w:rPr>
                <w:sz w:val="22"/>
                <w:szCs w:val="22"/>
              </w:rPr>
              <w:lastRenderedPageBreak/>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05B6D5F" w14:textId="77777777" w:rsidR="00DC747A" w:rsidRDefault="00000000">
            <w:pPr>
              <w:spacing w:after="0"/>
              <w:ind w:left="90" w:right="0"/>
              <w:jc w:val="left"/>
              <w:rPr>
                <w:sz w:val="22"/>
                <w:szCs w:val="22"/>
              </w:rPr>
            </w:pPr>
            <w:r>
              <w:rPr>
                <w:sz w:val="22"/>
                <w:szCs w:val="22"/>
              </w:rPr>
              <w:t>Case 13</w:t>
            </w:r>
          </w:p>
        </w:tc>
      </w:tr>
      <w:tr w:rsidR="00DC747A" w14:paraId="37BD4E25"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AD0B4"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7A05488D" w14:textId="77777777" w:rsidR="00DC747A" w:rsidRDefault="00000000">
            <w:pPr>
              <w:spacing w:after="0"/>
              <w:ind w:left="90" w:right="0"/>
              <w:jc w:val="left"/>
              <w:rPr>
                <w:sz w:val="22"/>
                <w:szCs w:val="22"/>
              </w:rPr>
            </w:pPr>
            <w:r>
              <w:rPr>
                <w:sz w:val="22"/>
                <w:szCs w:val="22"/>
              </w:rPr>
              <w:t>Quiz Creation</w:t>
            </w:r>
          </w:p>
        </w:tc>
      </w:tr>
      <w:tr w:rsidR="00DC747A" w14:paraId="1B686370"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6BC445"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5557B4F" w14:textId="77777777" w:rsidR="00DC747A" w:rsidRDefault="00000000">
            <w:pPr>
              <w:spacing w:after="0"/>
              <w:ind w:left="90" w:right="0"/>
              <w:jc w:val="left"/>
              <w:rPr>
                <w:sz w:val="22"/>
                <w:szCs w:val="22"/>
              </w:rPr>
            </w:pPr>
            <w:r>
              <w:rPr>
                <w:sz w:val="22"/>
                <w:szCs w:val="22"/>
              </w:rPr>
              <w:t>Teacher</w:t>
            </w:r>
          </w:p>
        </w:tc>
      </w:tr>
      <w:tr w:rsidR="00DC747A" w14:paraId="4C1933D7"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BB7C15"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993F48A" w14:textId="77777777" w:rsidR="00DC747A" w:rsidRDefault="00000000">
            <w:pPr>
              <w:spacing w:after="0"/>
              <w:ind w:left="90" w:right="0"/>
              <w:jc w:val="left"/>
              <w:rPr>
                <w:sz w:val="22"/>
                <w:szCs w:val="22"/>
              </w:rPr>
            </w:pPr>
            <w:r>
              <w:rPr>
                <w:sz w:val="22"/>
                <w:szCs w:val="22"/>
              </w:rPr>
              <w:t>Teacher is logged into their account and accesses the course where they want to create a quiz.</w:t>
            </w:r>
          </w:p>
        </w:tc>
      </w:tr>
      <w:tr w:rsidR="00DC747A" w14:paraId="418D84E7"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E6938C"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1B756E7" w14:textId="77777777" w:rsidR="00DC747A" w:rsidRDefault="00000000">
            <w:pPr>
              <w:spacing w:after="0"/>
              <w:ind w:left="90" w:right="0"/>
              <w:jc w:val="left"/>
              <w:rPr>
                <w:sz w:val="22"/>
                <w:szCs w:val="22"/>
              </w:rPr>
            </w:pPr>
            <w:r>
              <w:rPr>
                <w:sz w:val="22"/>
                <w:szCs w:val="22"/>
              </w:rPr>
              <w:t>The quiz is published for students in the course.</w:t>
            </w:r>
          </w:p>
        </w:tc>
      </w:tr>
      <w:tr w:rsidR="00DC747A" w14:paraId="10C51B72"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07977" w14:textId="77777777" w:rsidR="00DC747A" w:rsidRDefault="00000000">
            <w:pPr>
              <w:spacing w:after="0"/>
              <w:ind w:left="0" w:right="0"/>
              <w:jc w:val="left"/>
              <w:rPr>
                <w:sz w:val="22"/>
                <w:szCs w:val="22"/>
              </w:rPr>
            </w:pPr>
            <w:r>
              <w:rPr>
                <w:sz w:val="22"/>
                <w:szCs w:val="22"/>
              </w:rPr>
              <w:t xml:space="preserve">Flow of Events </w:t>
            </w:r>
          </w:p>
        </w:tc>
        <w:tc>
          <w:tcPr>
            <w:tcW w:w="238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77B0CB7B" w14:textId="77777777" w:rsidR="00DC747A" w:rsidRDefault="00000000">
            <w:pPr>
              <w:spacing w:after="0"/>
              <w:ind w:left="90" w:right="0"/>
              <w:jc w:val="left"/>
              <w:rPr>
                <w:sz w:val="22"/>
                <w:szCs w:val="22"/>
              </w:rPr>
            </w:pPr>
            <w:r>
              <w:rPr>
                <w:sz w:val="22"/>
                <w:szCs w:val="22"/>
              </w:rPr>
              <w:t xml:space="preserve">User Actions </w:t>
            </w:r>
          </w:p>
        </w:tc>
        <w:tc>
          <w:tcPr>
            <w:tcW w:w="4020"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547B1442" w14:textId="77777777" w:rsidR="00DC747A" w:rsidRDefault="00000000">
            <w:pPr>
              <w:spacing w:after="0" w:line="240" w:lineRule="auto"/>
              <w:ind w:left="90" w:right="0"/>
              <w:jc w:val="left"/>
              <w:rPr>
                <w:sz w:val="22"/>
                <w:szCs w:val="22"/>
              </w:rPr>
            </w:pPr>
            <w:r>
              <w:rPr>
                <w:sz w:val="22"/>
                <w:szCs w:val="22"/>
              </w:rPr>
              <w:t xml:space="preserve">System Actions </w:t>
            </w:r>
          </w:p>
        </w:tc>
      </w:tr>
      <w:tr w:rsidR="00DC747A" w14:paraId="2A68796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A945E" w14:textId="77777777" w:rsidR="00DC747A" w:rsidRDefault="00DC747A">
            <w:pPr>
              <w:spacing w:after="0" w:line="240" w:lineRule="auto"/>
              <w:ind w:right="0"/>
              <w:jc w:val="left"/>
              <w:rPr>
                <w:sz w:val="22"/>
                <w:szCs w:val="22"/>
              </w:rPr>
            </w:pPr>
          </w:p>
        </w:tc>
        <w:tc>
          <w:tcPr>
            <w:tcW w:w="238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4DABD94" w14:textId="77777777" w:rsidR="00DC747A" w:rsidRDefault="00DC747A">
            <w:pPr>
              <w:spacing w:after="0" w:line="240" w:lineRule="auto"/>
              <w:ind w:right="0"/>
              <w:jc w:val="left"/>
              <w:rPr>
                <w:sz w:val="22"/>
                <w:szCs w:val="22"/>
              </w:rPr>
            </w:pPr>
          </w:p>
        </w:tc>
        <w:tc>
          <w:tcPr>
            <w:tcW w:w="402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A7B21A" w14:textId="77777777" w:rsidR="00DC747A" w:rsidRDefault="00DC747A">
            <w:pPr>
              <w:spacing w:after="0" w:line="240" w:lineRule="auto"/>
              <w:ind w:right="0"/>
              <w:jc w:val="left"/>
              <w:rPr>
                <w:sz w:val="22"/>
                <w:szCs w:val="22"/>
              </w:rPr>
            </w:pPr>
          </w:p>
        </w:tc>
      </w:tr>
      <w:tr w:rsidR="00DC747A" w14:paraId="78A382A0"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5EB64" w14:textId="77777777" w:rsidR="00DC747A" w:rsidRDefault="00DC747A">
            <w:pPr>
              <w:spacing w:after="0" w:line="240" w:lineRule="auto"/>
              <w:ind w:right="0"/>
              <w:jc w:val="left"/>
              <w:rPr>
                <w:sz w:val="22"/>
                <w:szCs w:val="22"/>
              </w:rPr>
            </w:pPr>
          </w:p>
        </w:tc>
        <w:tc>
          <w:tcPr>
            <w:tcW w:w="238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4F240AAF" w14:textId="77777777" w:rsidR="00DC747A" w:rsidRDefault="00000000">
            <w:pPr>
              <w:spacing w:after="0"/>
              <w:ind w:left="90" w:right="0"/>
              <w:jc w:val="left"/>
              <w:rPr>
                <w:sz w:val="22"/>
                <w:szCs w:val="22"/>
              </w:rPr>
            </w:pPr>
            <w:r>
              <w:rPr>
                <w:sz w:val="22"/>
                <w:szCs w:val="22"/>
              </w:rPr>
              <w:t>Teacher creates a new quiz</w:t>
            </w:r>
          </w:p>
        </w:tc>
        <w:tc>
          <w:tcPr>
            <w:tcW w:w="4020"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34BAAD9F" w14:textId="77777777" w:rsidR="00DC747A" w:rsidRDefault="00DC747A">
            <w:pPr>
              <w:spacing w:after="0" w:line="240" w:lineRule="auto"/>
              <w:ind w:left="90" w:right="0"/>
              <w:jc w:val="left"/>
              <w:rPr>
                <w:sz w:val="22"/>
                <w:szCs w:val="22"/>
              </w:rPr>
            </w:pPr>
          </w:p>
        </w:tc>
      </w:tr>
      <w:tr w:rsidR="00DC747A" w14:paraId="0836FBC3"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D73A79" w14:textId="77777777" w:rsidR="00DC747A" w:rsidRDefault="00DC747A">
            <w:pPr>
              <w:spacing w:after="0" w:line="240" w:lineRule="auto"/>
              <w:ind w:right="0"/>
              <w:jc w:val="left"/>
              <w:rPr>
                <w:sz w:val="22"/>
                <w:szCs w:val="22"/>
              </w:rPr>
            </w:pPr>
          </w:p>
        </w:tc>
        <w:tc>
          <w:tcPr>
            <w:tcW w:w="238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2EB01A8" w14:textId="77777777" w:rsidR="00DC747A" w:rsidRDefault="00DC747A">
            <w:pPr>
              <w:spacing w:after="0" w:line="240" w:lineRule="auto"/>
              <w:ind w:right="0"/>
              <w:jc w:val="left"/>
              <w:rPr>
                <w:sz w:val="22"/>
                <w:szCs w:val="22"/>
              </w:rPr>
            </w:pPr>
          </w:p>
        </w:tc>
        <w:tc>
          <w:tcPr>
            <w:tcW w:w="402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CAB71BB" w14:textId="77777777" w:rsidR="00DC747A" w:rsidRDefault="00DC747A">
            <w:pPr>
              <w:spacing w:after="0" w:line="240" w:lineRule="auto"/>
              <w:ind w:right="0"/>
              <w:jc w:val="left"/>
              <w:rPr>
                <w:sz w:val="22"/>
                <w:szCs w:val="22"/>
              </w:rPr>
            </w:pPr>
          </w:p>
        </w:tc>
      </w:tr>
      <w:tr w:rsidR="00DC747A" w14:paraId="2B23D85A"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651FD0" w14:textId="77777777" w:rsidR="00DC747A" w:rsidRDefault="00DC747A">
            <w:pPr>
              <w:spacing w:after="0" w:line="240" w:lineRule="auto"/>
              <w:ind w:right="0"/>
              <w:jc w:val="left"/>
              <w:rPr>
                <w:sz w:val="22"/>
                <w:szCs w:val="22"/>
              </w:rPr>
            </w:pPr>
          </w:p>
        </w:tc>
        <w:tc>
          <w:tcPr>
            <w:tcW w:w="238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02823C58" w14:textId="77777777" w:rsidR="00DC747A" w:rsidRDefault="00DC747A">
            <w:pPr>
              <w:spacing w:after="0" w:line="240" w:lineRule="auto"/>
              <w:ind w:left="90" w:right="0"/>
              <w:jc w:val="left"/>
              <w:rPr>
                <w:sz w:val="22"/>
                <w:szCs w:val="22"/>
              </w:rPr>
            </w:pPr>
          </w:p>
        </w:tc>
        <w:tc>
          <w:tcPr>
            <w:tcW w:w="4020"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59519DE9" w14:textId="77777777" w:rsidR="00DC747A" w:rsidRDefault="00000000">
            <w:pPr>
              <w:spacing w:after="0" w:line="240" w:lineRule="auto"/>
              <w:ind w:left="90" w:right="0"/>
              <w:jc w:val="left"/>
              <w:rPr>
                <w:sz w:val="22"/>
                <w:szCs w:val="22"/>
              </w:rPr>
            </w:pPr>
            <w:r>
              <w:rPr>
                <w:sz w:val="22"/>
                <w:szCs w:val="22"/>
              </w:rPr>
              <w:t xml:space="preserve">The system </w:t>
            </w:r>
            <w:commentRangeStart w:id="381"/>
            <w:r>
              <w:rPr>
                <w:sz w:val="22"/>
                <w:szCs w:val="22"/>
              </w:rPr>
              <w:t xml:space="preserve">notifies </w:t>
            </w:r>
            <w:commentRangeEnd w:id="381"/>
            <w:r w:rsidR="007D71C1">
              <w:rPr>
                <w:rStyle w:val="CommentReference"/>
              </w:rPr>
              <w:commentReference w:id="381"/>
            </w:r>
            <w:r>
              <w:rPr>
                <w:sz w:val="22"/>
                <w:szCs w:val="22"/>
              </w:rPr>
              <w:t>enrolled students about the new quiz.</w:t>
            </w:r>
          </w:p>
        </w:tc>
      </w:tr>
      <w:tr w:rsidR="00DC747A" w14:paraId="035A1FB1" w14:textId="77777777">
        <w:trPr>
          <w:trHeight w:val="435"/>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2FC3F9" w14:textId="77777777" w:rsidR="00DC747A" w:rsidRDefault="00DC747A">
            <w:pPr>
              <w:spacing w:after="0" w:line="240" w:lineRule="auto"/>
              <w:ind w:right="0"/>
              <w:jc w:val="left"/>
              <w:rPr>
                <w:sz w:val="22"/>
                <w:szCs w:val="22"/>
              </w:rPr>
            </w:pPr>
          </w:p>
        </w:tc>
        <w:tc>
          <w:tcPr>
            <w:tcW w:w="238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7DE1AD" w14:textId="77777777" w:rsidR="00DC747A" w:rsidRDefault="00DC747A">
            <w:pPr>
              <w:spacing w:after="0" w:line="240" w:lineRule="auto"/>
              <w:ind w:right="0"/>
              <w:jc w:val="left"/>
              <w:rPr>
                <w:sz w:val="22"/>
                <w:szCs w:val="22"/>
              </w:rPr>
            </w:pPr>
          </w:p>
        </w:tc>
        <w:tc>
          <w:tcPr>
            <w:tcW w:w="402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04788DB" w14:textId="77777777" w:rsidR="00DC747A" w:rsidRDefault="00DC747A">
            <w:pPr>
              <w:spacing w:after="0" w:line="240" w:lineRule="auto"/>
              <w:ind w:right="0"/>
              <w:jc w:val="left"/>
              <w:rPr>
                <w:sz w:val="22"/>
                <w:szCs w:val="22"/>
              </w:rPr>
            </w:pPr>
          </w:p>
        </w:tc>
      </w:tr>
      <w:tr w:rsidR="00DC747A" w14:paraId="165317BD" w14:textId="77777777">
        <w:trPr>
          <w:trHeight w:val="420"/>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7E6C98" w14:textId="77777777" w:rsidR="00DC747A" w:rsidRDefault="00000000">
            <w:pPr>
              <w:spacing w:after="0"/>
              <w:ind w:left="0" w:right="0"/>
              <w:jc w:val="left"/>
              <w:rPr>
                <w:sz w:val="22"/>
                <w:szCs w:val="22"/>
              </w:rPr>
            </w:pPr>
            <w:r>
              <w:rPr>
                <w:sz w:val="22"/>
                <w:szCs w:val="22"/>
              </w:rPr>
              <w:t xml:space="preserve">Exception Scenarios </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418CBE7" w14:textId="77777777" w:rsidR="00DC747A" w:rsidRDefault="00000000">
            <w:pPr>
              <w:spacing w:after="0"/>
              <w:ind w:left="90" w:right="0"/>
              <w:jc w:val="left"/>
              <w:rPr>
                <w:sz w:val="22"/>
                <w:szCs w:val="22"/>
              </w:rPr>
            </w:pPr>
            <w:r>
              <w:rPr>
                <w:sz w:val="22"/>
                <w:szCs w:val="22"/>
              </w:rPr>
              <w:t>None</w:t>
            </w:r>
          </w:p>
        </w:tc>
      </w:tr>
    </w:tbl>
    <w:p w14:paraId="0CC277B1" w14:textId="77777777" w:rsidR="00DC747A" w:rsidRDefault="00DC747A">
      <w:pPr>
        <w:spacing w:after="0"/>
        <w:ind w:right="0"/>
        <w:jc w:val="left"/>
        <w:rPr>
          <w:b/>
          <w:sz w:val="22"/>
          <w:szCs w:val="22"/>
        </w:rPr>
      </w:pPr>
    </w:p>
    <w:p w14:paraId="1B768676" w14:textId="77777777" w:rsidR="00DC747A" w:rsidRDefault="00DC747A">
      <w:pPr>
        <w:spacing w:after="240"/>
        <w:ind w:right="0"/>
        <w:jc w:val="left"/>
        <w:rPr>
          <w:b/>
          <w:sz w:val="22"/>
          <w:szCs w:val="22"/>
        </w:rPr>
      </w:pPr>
    </w:p>
    <w:p w14:paraId="2D112972" w14:textId="77777777" w:rsidR="00DC747A" w:rsidRDefault="00DC747A">
      <w:pPr>
        <w:spacing w:after="240"/>
        <w:ind w:right="0"/>
        <w:jc w:val="left"/>
        <w:rPr>
          <w:b/>
          <w:sz w:val="22"/>
          <w:szCs w:val="22"/>
        </w:rPr>
      </w:pPr>
    </w:p>
    <w:p w14:paraId="066FC652" w14:textId="77777777" w:rsidR="00DC747A" w:rsidRDefault="00DC747A">
      <w:pPr>
        <w:spacing w:after="240"/>
        <w:ind w:right="0"/>
        <w:jc w:val="left"/>
        <w:rPr>
          <w:b/>
          <w:sz w:val="22"/>
          <w:szCs w:val="22"/>
        </w:rPr>
      </w:pPr>
    </w:p>
    <w:p w14:paraId="0917EB58" w14:textId="77777777" w:rsidR="00DC747A" w:rsidRDefault="00DC747A">
      <w:pPr>
        <w:spacing w:after="0"/>
        <w:ind w:right="0"/>
        <w:jc w:val="left"/>
        <w:rPr>
          <w:sz w:val="22"/>
          <w:szCs w:val="22"/>
        </w:rPr>
      </w:pPr>
    </w:p>
    <w:p w14:paraId="75AC413E" w14:textId="77777777" w:rsidR="00DC747A" w:rsidRDefault="00DC747A">
      <w:pPr>
        <w:spacing w:after="0"/>
        <w:ind w:right="0"/>
        <w:jc w:val="left"/>
        <w:rPr>
          <w:sz w:val="22"/>
          <w:szCs w:val="22"/>
        </w:rPr>
      </w:pPr>
    </w:p>
    <w:p w14:paraId="6C4FE327" w14:textId="77777777" w:rsidR="00DC747A" w:rsidRDefault="00DC747A">
      <w:pPr>
        <w:spacing w:after="240"/>
        <w:ind w:right="0"/>
        <w:jc w:val="left"/>
        <w:rPr>
          <w:b/>
          <w:sz w:val="22"/>
          <w:szCs w:val="22"/>
        </w:rPr>
      </w:pPr>
    </w:p>
    <w:p w14:paraId="4FCA4448" w14:textId="77777777" w:rsidR="00DC747A" w:rsidRDefault="00DC747A">
      <w:pPr>
        <w:spacing w:after="240"/>
        <w:ind w:right="0"/>
        <w:jc w:val="left"/>
        <w:rPr>
          <w:b/>
          <w:sz w:val="22"/>
          <w:szCs w:val="22"/>
        </w:rPr>
      </w:pPr>
    </w:p>
    <w:p w14:paraId="1DAA5467" w14:textId="20BA53BA" w:rsidR="00DC747A" w:rsidDel="007D71C1" w:rsidRDefault="00DC747A" w:rsidP="007D71C1">
      <w:pPr>
        <w:spacing w:after="240"/>
        <w:ind w:left="0" w:right="0"/>
        <w:jc w:val="left"/>
        <w:rPr>
          <w:del w:id="382" w:author="Iman Mohamed Atef Helal" w:date="2023-10-31T18:03:00Z"/>
          <w:b/>
          <w:sz w:val="22"/>
          <w:szCs w:val="22"/>
        </w:rPr>
        <w:pPrChange w:id="383" w:author="Iman Mohamed Atef Helal" w:date="2023-10-31T18:03:00Z">
          <w:pPr>
            <w:spacing w:after="240"/>
            <w:ind w:right="0"/>
            <w:jc w:val="left"/>
          </w:pPr>
        </w:pPrChange>
      </w:pPr>
    </w:p>
    <w:p w14:paraId="2A74A985" w14:textId="2DF99EB7" w:rsidR="00DC747A" w:rsidDel="007D71C1" w:rsidRDefault="00DC747A">
      <w:pPr>
        <w:spacing w:after="240"/>
        <w:ind w:right="0"/>
        <w:jc w:val="left"/>
        <w:rPr>
          <w:del w:id="384" w:author="Iman Mohamed Atef Helal" w:date="2023-10-31T18:03:00Z"/>
          <w:b/>
          <w:sz w:val="22"/>
          <w:szCs w:val="22"/>
        </w:rPr>
      </w:pPr>
    </w:p>
    <w:p w14:paraId="58980C56" w14:textId="5B5477F9" w:rsidR="00DC747A" w:rsidDel="007D71C1" w:rsidRDefault="00DC747A">
      <w:pPr>
        <w:spacing w:after="240"/>
        <w:ind w:right="0"/>
        <w:jc w:val="left"/>
        <w:rPr>
          <w:del w:id="385" w:author="Iman Mohamed Atef Helal" w:date="2023-10-31T18:03:00Z"/>
          <w:b/>
          <w:sz w:val="22"/>
          <w:szCs w:val="22"/>
        </w:rPr>
      </w:pPr>
    </w:p>
    <w:p w14:paraId="5C1E21D9" w14:textId="0986BE05" w:rsidR="00DC747A" w:rsidRDefault="00000000">
      <w:pPr>
        <w:spacing w:after="240"/>
        <w:ind w:right="0"/>
        <w:jc w:val="left"/>
        <w:rPr>
          <w:b/>
          <w:sz w:val="22"/>
          <w:szCs w:val="22"/>
        </w:rPr>
      </w:pPr>
      <w:del w:id="386" w:author="Iman Mohamed Atef Helal" w:date="2023-10-31T18:03:00Z">
        <w:r w:rsidDel="007D71C1">
          <w:br w:type="page"/>
        </w:r>
      </w:del>
    </w:p>
    <w:p w14:paraId="0B055D2C" w14:textId="77777777" w:rsidR="00DC747A" w:rsidRDefault="00000000">
      <w:pPr>
        <w:spacing w:after="240"/>
        <w:ind w:right="0"/>
        <w:jc w:val="left"/>
        <w:rPr>
          <w:b/>
          <w:sz w:val="22"/>
          <w:szCs w:val="22"/>
        </w:rPr>
      </w:pPr>
      <w:r>
        <w:rPr>
          <w:b/>
          <w:sz w:val="22"/>
          <w:szCs w:val="22"/>
        </w:rPr>
        <w:t>14: Student Submits Quiz:</w:t>
      </w:r>
      <w:r>
        <w:rPr>
          <w:sz w:val="22"/>
          <w:szCs w:val="22"/>
        </w:rPr>
        <w:t xml:space="preserve"> </w:t>
      </w:r>
    </w:p>
    <w:p w14:paraId="67D42491" w14:textId="77777777" w:rsidR="00DC747A" w:rsidRDefault="00000000">
      <w:pPr>
        <w:spacing w:after="0"/>
        <w:jc w:val="center"/>
        <w:rPr>
          <w:sz w:val="22"/>
          <w:szCs w:val="22"/>
        </w:rPr>
      </w:pPr>
      <w:r>
        <w:rPr>
          <w:i/>
          <w:sz w:val="22"/>
          <w:szCs w:val="22"/>
        </w:rPr>
        <w:t>Table14: Use Case Description 14</w:t>
      </w:r>
    </w:p>
    <w:tbl>
      <w:tblPr>
        <w:tblStyle w:val="ad"/>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37A72D80"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BC8BC" w14:textId="77777777" w:rsidR="00DC747A" w:rsidRDefault="00000000">
            <w:pPr>
              <w:spacing w:after="0"/>
              <w:ind w:left="90" w:right="0"/>
              <w:jc w:val="left"/>
              <w:rPr>
                <w:sz w:val="22"/>
                <w:szCs w:val="22"/>
              </w:rPr>
            </w:pPr>
            <w:r>
              <w:rPr>
                <w:sz w:val="22"/>
                <w:szCs w:val="22"/>
              </w:rPr>
              <w:lastRenderedPageBreak/>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DA0AA04" w14:textId="77777777" w:rsidR="00DC747A" w:rsidRDefault="00000000">
            <w:pPr>
              <w:spacing w:after="0"/>
              <w:ind w:left="90" w:right="0"/>
              <w:jc w:val="left"/>
              <w:rPr>
                <w:sz w:val="22"/>
                <w:szCs w:val="22"/>
              </w:rPr>
            </w:pPr>
            <w:r>
              <w:rPr>
                <w:sz w:val="22"/>
                <w:szCs w:val="22"/>
              </w:rPr>
              <w:t>Case 14</w:t>
            </w:r>
          </w:p>
        </w:tc>
      </w:tr>
      <w:tr w:rsidR="00DC747A" w14:paraId="27E448FB"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895D5F" w14:textId="77777777" w:rsidR="00DC747A" w:rsidRDefault="00000000">
            <w:pPr>
              <w:spacing w:after="0"/>
              <w:ind w:left="9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7CFBF21" w14:textId="77777777" w:rsidR="00DC747A" w:rsidRDefault="00000000">
            <w:pPr>
              <w:spacing w:after="0"/>
              <w:ind w:left="90" w:right="0"/>
              <w:jc w:val="left"/>
              <w:rPr>
                <w:sz w:val="22"/>
                <w:szCs w:val="22"/>
              </w:rPr>
            </w:pPr>
            <w:r>
              <w:rPr>
                <w:sz w:val="22"/>
                <w:szCs w:val="22"/>
              </w:rPr>
              <w:t>Quiz Submission</w:t>
            </w:r>
          </w:p>
        </w:tc>
      </w:tr>
      <w:tr w:rsidR="00DC747A" w14:paraId="69FD1CA7"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07F8D" w14:textId="77777777" w:rsidR="00DC747A" w:rsidRDefault="00000000">
            <w:pPr>
              <w:spacing w:after="0"/>
              <w:ind w:left="9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8BA312C" w14:textId="77777777" w:rsidR="00DC747A" w:rsidRDefault="00000000">
            <w:pPr>
              <w:spacing w:after="0"/>
              <w:ind w:left="90" w:right="0"/>
              <w:jc w:val="left"/>
              <w:rPr>
                <w:sz w:val="22"/>
                <w:szCs w:val="22"/>
              </w:rPr>
            </w:pPr>
            <w:r>
              <w:rPr>
                <w:sz w:val="22"/>
                <w:szCs w:val="22"/>
              </w:rPr>
              <w:t>Student</w:t>
            </w:r>
          </w:p>
        </w:tc>
      </w:tr>
      <w:tr w:rsidR="00DC747A" w14:paraId="0D2E7143"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1314C" w14:textId="77777777" w:rsidR="00DC747A" w:rsidRDefault="00000000">
            <w:pPr>
              <w:spacing w:after="0"/>
              <w:ind w:left="9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60D0967" w14:textId="77777777" w:rsidR="00DC747A" w:rsidRDefault="00000000">
            <w:pPr>
              <w:spacing w:after="0"/>
              <w:ind w:left="90" w:right="0"/>
              <w:jc w:val="left"/>
              <w:rPr>
                <w:sz w:val="22"/>
                <w:szCs w:val="22"/>
              </w:rPr>
            </w:pPr>
            <w:r>
              <w:rPr>
                <w:sz w:val="22"/>
                <w:szCs w:val="22"/>
              </w:rPr>
              <w:t>Students are logged into their account and access the course with a quiz assignment.</w:t>
            </w:r>
          </w:p>
        </w:tc>
      </w:tr>
      <w:tr w:rsidR="00DC747A" w14:paraId="5342546B"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BBDDB2" w14:textId="77777777" w:rsidR="00DC747A" w:rsidRDefault="00000000">
            <w:pPr>
              <w:spacing w:after="0"/>
              <w:ind w:left="9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734E502" w14:textId="77777777" w:rsidR="00DC747A" w:rsidRDefault="00000000">
            <w:pPr>
              <w:spacing w:after="0"/>
              <w:ind w:left="90" w:right="0"/>
              <w:jc w:val="left"/>
              <w:rPr>
                <w:sz w:val="22"/>
                <w:szCs w:val="22"/>
              </w:rPr>
            </w:pPr>
            <w:r>
              <w:rPr>
                <w:sz w:val="22"/>
                <w:szCs w:val="22"/>
              </w:rPr>
              <w:t>Quiz submission is recorded and awaits grading.</w:t>
            </w:r>
          </w:p>
        </w:tc>
      </w:tr>
      <w:tr w:rsidR="00DC747A" w14:paraId="06F5CD95"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AD6CC8" w14:textId="77777777" w:rsidR="00DC747A" w:rsidRDefault="00000000">
            <w:pPr>
              <w:spacing w:after="0"/>
              <w:ind w:left="9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232FB50" w14:textId="77777777" w:rsidR="00DC747A" w:rsidRDefault="00000000">
            <w:pPr>
              <w:spacing w:after="0"/>
              <w:ind w:left="9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8E010EB" w14:textId="77777777" w:rsidR="00DC747A" w:rsidRDefault="00000000">
            <w:pPr>
              <w:spacing w:after="0"/>
              <w:ind w:left="90" w:right="0"/>
              <w:jc w:val="left"/>
              <w:rPr>
                <w:sz w:val="22"/>
                <w:szCs w:val="22"/>
              </w:rPr>
            </w:pPr>
            <w:r>
              <w:rPr>
                <w:sz w:val="22"/>
                <w:szCs w:val="22"/>
              </w:rPr>
              <w:t xml:space="preserve">System Actions </w:t>
            </w:r>
          </w:p>
        </w:tc>
      </w:tr>
      <w:tr w:rsidR="00DC747A" w14:paraId="45D17B1B"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DC882D"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D60DEEC" w14:textId="77777777" w:rsidR="00DC747A" w:rsidRDefault="00000000">
            <w:pPr>
              <w:spacing w:after="0"/>
              <w:ind w:left="90" w:right="0"/>
              <w:jc w:val="left"/>
              <w:rPr>
                <w:sz w:val="22"/>
                <w:szCs w:val="22"/>
              </w:rPr>
            </w:pPr>
            <w:r>
              <w:rPr>
                <w:sz w:val="22"/>
                <w:szCs w:val="22"/>
              </w:rPr>
              <w:t>Students take the quiz, answering questions.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5854BC87" w14:textId="77777777" w:rsidR="00DC747A" w:rsidRDefault="00DC747A">
            <w:pPr>
              <w:spacing w:after="0"/>
              <w:ind w:left="90" w:right="0"/>
              <w:jc w:val="left"/>
              <w:rPr>
                <w:sz w:val="22"/>
                <w:szCs w:val="22"/>
              </w:rPr>
            </w:pPr>
          </w:p>
        </w:tc>
      </w:tr>
      <w:tr w:rsidR="00DC747A" w14:paraId="2B65C85B"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6CA283"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2A33E0D" w14:textId="77777777" w:rsidR="00DC747A" w:rsidRDefault="00000000">
            <w:pPr>
              <w:spacing w:after="0"/>
              <w:ind w:left="90" w:right="0"/>
              <w:jc w:val="left"/>
              <w:rPr>
                <w:sz w:val="22"/>
                <w:szCs w:val="22"/>
              </w:rPr>
            </w:pPr>
            <w:r>
              <w:rPr>
                <w:sz w:val="22"/>
                <w:szCs w:val="22"/>
              </w:rPr>
              <w:t>Student submits the quiz.</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B9056FC" w14:textId="77777777" w:rsidR="00DC747A" w:rsidRDefault="00DC747A">
            <w:pPr>
              <w:spacing w:after="0"/>
              <w:ind w:left="90" w:right="0"/>
              <w:jc w:val="left"/>
              <w:rPr>
                <w:sz w:val="22"/>
                <w:szCs w:val="22"/>
              </w:rPr>
            </w:pPr>
          </w:p>
        </w:tc>
      </w:tr>
      <w:tr w:rsidR="00DC747A" w14:paraId="5C0E6FAB" w14:textId="77777777">
        <w:trPr>
          <w:trHeight w:val="821"/>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C4177B"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FC5D460" w14:textId="77777777" w:rsidR="00DC747A" w:rsidRDefault="00DC747A">
            <w:pPr>
              <w:spacing w:after="0"/>
              <w:ind w:left="9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371491A" w14:textId="77777777" w:rsidR="00DC747A" w:rsidRDefault="00000000">
            <w:pPr>
              <w:spacing w:after="0"/>
              <w:ind w:left="90" w:right="0"/>
              <w:jc w:val="left"/>
              <w:rPr>
                <w:sz w:val="22"/>
                <w:szCs w:val="22"/>
              </w:rPr>
            </w:pPr>
            <w:r>
              <w:rPr>
                <w:sz w:val="22"/>
                <w:szCs w:val="22"/>
              </w:rPr>
              <w:t>The system records the submission and grades it.</w:t>
            </w:r>
          </w:p>
        </w:tc>
      </w:tr>
      <w:tr w:rsidR="00DC747A" w14:paraId="4E1ED235"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DECB76" w14:textId="77777777" w:rsidR="00DC747A" w:rsidRDefault="00000000">
            <w:pPr>
              <w:spacing w:after="0"/>
              <w:ind w:left="9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E304DA0" w14:textId="77777777" w:rsidR="00DC747A" w:rsidRDefault="00000000">
            <w:pPr>
              <w:spacing w:after="0"/>
              <w:ind w:left="90" w:right="0"/>
              <w:jc w:val="left"/>
              <w:rPr>
                <w:sz w:val="22"/>
                <w:szCs w:val="22"/>
              </w:rPr>
            </w:pPr>
            <w:commentRangeStart w:id="387"/>
            <w:r>
              <w:rPr>
                <w:sz w:val="22"/>
                <w:szCs w:val="22"/>
              </w:rPr>
              <w:t xml:space="preserve">None </w:t>
            </w:r>
            <w:commentRangeEnd w:id="387"/>
            <w:r w:rsidR="007D71C1">
              <w:rPr>
                <w:rStyle w:val="CommentReference"/>
              </w:rPr>
              <w:commentReference w:id="387"/>
            </w:r>
          </w:p>
        </w:tc>
      </w:tr>
    </w:tbl>
    <w:p w14:paraId="0F73286D" w14:textId="77777777" w:rsidR="00DC747A" w:rsidRDefault="00DC747A">
      <w:pPr>
        <w:spacing w:after="0"/>
        <w:ind w:right="0"/>
        <w:jc w:val="left"/>
        <w:rPr>
          <w:sz w:val="22"/>
          <w:szCs w:val="22"/>
        </w:rPr>
      </w:pPr>
    </w:p>
    <w:p w14:paraId="4FE2AA06" w14:textId="77777777" w:rsidR="00DC747A" w:rsidRDefault="00DC747A">
      <w:pPr>
        <w:spacing w:after="0"/>
        <w:ind w:right="0"/>
        <w:jc w:val="left"/>
        <w:rPr>
          <w:b/>
          <w:sz w:val="22"/>
          <w:szCs w:val="22"/>
        </w:rPr>
      </w:pPr>
    </w:p>
    <w:p w14:paraId="45A18C82" w14:textId="77777777" w:rsidR="00DC747A" w:rsidRDefault="00DC747A">
      <w:pPr>
        <w:spacing w:after="0"/>
        <w:ind w:right="0"/>
        <w:jc w:val="left"/>
        <w:rPr>
          <w:b/>
          <w:sz w:val="22"/>
          <w:szCs w:val="22"/>
        </w:rPr>
      </w:pPr>
    </w:p>
    <w:p w14:paraId="61983962" w14:textId="77777777" w:rsidR="00DC747A" w:rsidRDefault="00DC747A">
      <w:pPr>
        <w:spacing w:after="0"/>
        <w:ind w:right="0"/>
        <w:jc w:val="left"/>
        <w:rPr>
          <w:b/>
          <w:sz w:val="22"/>
          <w:szCs w:val="22"/>
        </w:rPr>
      </w:pPr>
    </w:p>
    <w:p w14:paraId="27DE3C7F" w14:textId="77777777" w:rsidR="00DC747A" w:rsidRDefault="00DC747A">
      <w:pPr>
        <w:spacing w:after="0"/>
        <w:ind w:right="0"/>
        <w:jc w:val="left"/>
        <w:rPr>
          <w:b/>
          <w:sz w:val="22"/>
          <w:szCs w:val="22"/>
        </w:rPr>
      </w:pPr>
    </w:p>
    <w:p w14:paraId="13C38A17" w14:textId="77777777" w:rsidR="00DC747A" w:rsidRDefault="00DC747A">
      <w:pPr>
        <w:spacing w:after="0"/>
        <w:ind w:right="0"/>
        <w:jc w:val="left"/>
        <w:rPr>
          <w:b/>
          <w:sz w:val="22"/>
          <w:szCs w:val="22"/>
        </w:rPr>
      </w:pPr>
    </w:p>
    <w:p w14:paraId="4F953F70" w14:textId="77777777" w:rsidR="00DC747A" w:rsidRDefault="00DC747A">
      <w:pPr>
        <w:spacing w:after="0"/>
        <w:ind w:right="0"/>
        <w:jc w:val="left"/>
        <w:rPr>
          <w:b/>
          <w:sz w:val="22"/>
          <w:szCs w:val="22"/>
        </w:rPr>
      </w:pPr>
    </w:p>
    <w:p w14:paraId="2BAF9689" w14:textId="77777777" w:rsidR="00DC747A" w:rsidRDefault="00DC747A">
      <w:pPr>
        <w:spacing w:after="0"/>
        <w:ind w:right="0"/>
        <w:jc w:val="left"/>
        <w:rPr>
          <w:b/>
          <w:sz w:val="22"/>
          <w:szCs w:val="22"/>
        </w:rPr>
      </w:pPr>
    </w:p>
    <w:p w14:paraId="0A2EE05D" w14:textId="77777777" w:rsidR="00DC747A" w:rsidRDefault="00DC747A">
      <w:pPr>
        <w:spacing w:after="0"/>
        <w:ind w:right="0"/>
        <w:jc w:val="left"/>
        <w:rPr>
          <w:b/>
          <w:sz w:val="22"/>
          <w:szCs w:val="22"/>
        </w:rPr>
      </w:pPr>
    </w:p>
    <w:p w14:paraId="4361F40D" w14:textId="7C93E040" w:rsidR="00DC747A" w:rsidDel="007D71C1" w:rsidRDefault="00DC747A">
      <w:pPr>
        <w:spacing w:after="0"/>
        <w:ind w:right="0"/>
        <w:jc w:val="left"/>
        <w:rPr>
          <w:del w:id="388" w:author="Iman Mohamed Atef Helal" w:date="2023-10-31T18:03:00Z"/>
          <w:b/>
          <w:sz w:val="22"/>
          <w:szCs w:val="22"/>
        </w:rPr>
      </w:pPr>
    </w:p>
    <w:p w14:paraId="1FDC6D44" w14:textId="55C3034B" w:rsidR="00DC747A" w:rsidDel="007D71C1" w:rsidRDefault="00DC747A">
      <w:pPr>
        <w:spacing w:after="0"/>
        <w:ind w:right="0"/>
        <w:jc w:val="left"/>
        <w:rPr>
          <w:del w:id="389" w:author="Iman Mohamed Atef Helal" w:date="2023-10-31T18:03:00Z"/>
          <w:b/>
          <w:sz w:val="22"/>
          <w:szCs w:val="22"/>
        </w:rPr>
      </w:pPr>
    </w:p>
    <w:p w14:paraId="66589BAC" w14:textId="77777777" w:rsidR="00DC747A" w:rsidRDefault="00DC747A">
      <w:pPr>
        <w:spacing w:after="0"/>
        <w:ind w:right="0"/>
        <w:jc w:val="left"/>
        <w:rPr>
          <w:b/>
          <w:sz w:val="22"/>
          <w:szCs w:val="22"/>
        </w:rPr>
      </w:pPr>
    </w:p>
    <w:p w14:paraId="70590ABF" w14:textId="77777777" w:rsidR="00DC747A" w:rsidRDefault="00000000">
      <w:pPr>
        <w:spacing w:after="0"/>
        <w:ind w:right="0"/>
        <w:jc w:val="left"/>
        <w:rPr>
          <w:b/>
          <w:sz w:val="22"/>
          <w:szCs w:val="22"/>
        </w:rPr>
      </w:pPr>
      <w:r>
        <w:rPr>
          <w:b/>
          <w:sz w:val="22"/>
          <w:szCs w:val="22"/>
        </w:rPr>
        <w:t xml:space="preserve">15: Teacher Integrates YouTube Video </w:t>
      </w:r>
    </w:p>
    <w:p w14:paraId="22FE257E" w14:textId="77777777" w:rsidR="00DC747A" w:rsidRDefault="00DC747A">
      <w:pPr>
        <w:spacing w:after="0"/>
        <w:ind w:right="0"/>
        <w:jc w:val="left"/>
        <w:rPr>
          <w:b/>
          <w:sz w:val="22"/>
          <w:szCs w:val="22"/>
        </w:rPr>
      </w:pPr>
    </w:p>
    <w:p w14:paraId="0AF12007" w14:textId="77777777" w:rsidR="00DC747A" w:rsidRDefault="00000000">
      <w:pPr>
        <w:spacing w:after="0"/>
        <w:jc w:val="center"/>
        <w:rPr>
          <w:sz w:val="22"/>
          <w:szCs w:val="22"/>
        </w:rPr>
      </w:pPr>
      <w:r>
        <w:rPr>
          <w:i/>
          <w:sz w:val="22"/>
          <w:szCs w:val="22"/>
        </w:rPr>
        <w:t>Table15: Use Case Description 15</w:t>
      </w:r>
    </w:p>
    <w:tbl>
      <w:tblPr>
        <w:tblStyle w:val="ae"/>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6F102099"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66A6F" w14:textId="77777777" w:rsidR="00DC747A" w:rsidRDefault="00000000">
            <w:pPr>
              <w:spacing w:after="0"/>
              <w:ind w:left="0" w:right="0"/>
              <w:jc w:val="left"/>
              <w:rPr>
                <w:sz w:val="22"/>
                <w:szCs w:val="22"/>
              </w:rPr>
            </w:pPr>
            <w:r>
              <w:rPr>
                <w:sz w:val="22"/>
                <w:szCs w:val="22"/>
              </w:rPr>
              <w:lastRenderedPageBreak/>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770DFF82" w14:textId="77777777" w:rsidR="00DC747A" w:rsidRDefault="00000000">
            <w:pPr>
              <w:spacing w:after="0"/>
              <w:ind w:left="0" w:right="0"/>
              <w:jc w:val="left"/>
              <w:rPr>
                <w:sz w:val="22"/>
                <w:szCs w:val="22"/>
              </w:rPr>
            </w:pPr>
            <w:r>
              <w:rPr>
                <w:sz w:val="22"/>
                <w:szCs w:val="22"/>
              </w:rPr>
              <w:t xml:space="preserve">Case 15 </w:t>
            </w:r>
          </w:p>
        </w:tc>
      </w:tr>
      <w:tr w:rsidR="00DC747A" w14:paraId="3595B980"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F8FE2"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47FFA625" w14:textId="77777777" w:rsidR="00DC747A" w:rsidRDefault="00000000">
            <w:pPr>
              <w:spacing w:after="0"/>
              <w:ind w:left="0" w:right="0"/>
              <w:jc w:val="left"/>
              <w:rPr>
                <w:sz w:val="22"/>
                <w:szCs w:val="22"/>
              </w:rPr>
            </w:pPr>
            <w:r>
              <w:rPr>
                <w:sz w:val="22"/>
                <w:szCs w:val="22"/>
              </w:rPr>
              <w:t>YouTube Video Integration</w:t>
            </w:r>
          </w:p>
        </w:tc>
      </w:tr>
      <w:tr w:rsidR="00DC747A" w14:paraId="0C3FFCD7"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FA3818"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946CD54" w14:textId="77777777" w:rsidR="00DC747A" w:rsidRDefault="00000000">
            <w:pPr>
              <w:spacing w:after="0"/>
              <w:ind w:left="0" w:right="0"/>
              <w:jc w:val="left"/>
              <w:rPr>
                <w:sz w:val="22"/>
                <w:szCs w:val="22"/>
              </w:rPr>
            </w:pPr>
            <w:r>
              <w:rPr>
                <w:sz w:val="22"/>
                <w:szCs w:val="22"/>
              </w:rPr>
              <w:t>Teacher</w:t>
            </w:r>
          </w:p>
        </w:tc>
      </w:tr>
      <w:tr w:rsidR="00DC747A" w14:paraId="753E5718"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3781C"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4B37FE6" w14:textId="77777777" w:rsidR="00DC747A" w:rsidRDefault="00000000">
            <w:pPr>
              <w:spacing w:after="0"/>
              <w:ind w:left="0" w:right="0"/>
              <w:jc w:val="left"/>
              <w:rPr>
                <w:sz w:val="22"/>
                <w:szCs w:val="22"/>
              </w:rPr>
            </w:pPr>
            <w:r>
              <w:rPr>
                <w:sz w:val="22"/>
                <w:szCs w:val="22"/>
              </w:rPr>
              <w:t>Teacher is logged into their account and accesses the course where they want to include a YouTube video.</w:t>
            </w:r>
          </w:p>
        </w:tc>
      </w:tr>
      <w:tr w:rsidR="00DC747A" w14:paraId="0D07CA3D"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02AED"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29BC600" w14:textId="77777777" w:rsidR="00DC747A" w:rsidRDefault="00000000">
            <w:pPr>
              <w:spacing w:after="0"/>
              <w:ind w:left="0" w:right="0"/>
              <w:jc w:val="left"/>
              <w:rPr>
                <w:sz w:val="22"/>
                <w:szCs w:val="22"/>
              </w:rPr>
            </w:pPr>
            <w:r>
              <w:rPr>
                <w:sz w:val="22"/>
                <w:szCs w:val="22"/>
              </w:rPr>
              <w:t>The YouTube video is added to the course content.</w:t>
            </w:r>
          </w:p>
        </w:tc>
      </w:tr>
      <w:tr w:rsidR="00DC747A" w14:paraId="4793C1E7"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650A3"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64B06C2F" w14:textId="77777777" w:rsidR="00DC747A" w:rsidRDefault="00000000">
            <w:pPr>
              <w:spacing w:after="0"/>
              <w:ind w:left="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5F33215C" w14:textId="77777777" w:rsidR="00DC747A" w:rsidRDefault="00000000">
            <w:pPr>
              <w:spacing w:after="0"/>
              <w:ind w:left="0" w:right="0"/>
              <w:jc w:val="left"/>
              <w:rPr>
                <w:sz w:val="22"/>
                <w:szCs w:val="22"/>
              </w:rPr>
            </w:pPr>
            <w:r>
              <w:rPr>
                <w:sz w:val="22"/>
                <w:szCs w:val="22"/>
              </w:rPr>
              <w:t xml:space="preserve">System Actions </w:t>
            </w:r>
          </w:p>
        </w:tc>
      </w:tr>
      <w:tr w:rsidR="00DC747A" w14:paraId="074ED714"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82A1F3"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08B9163" w14:textId="77777777" w:rsidR="00DC747A" w:rsidRDefault="00000000">
            <w:pPr>
              <w:spacing w:after="0"/>
              <w:ind w:left="0" w:right="0"/>
              <w:jc w:val="left"/>
              <w:rPr>
                <w:sz w:val="22"/>
                <w:szCs w:val="22"/>
              </w:rPr>
            </w:pPr>
            <w:r>
              <w:rPr>
                <w:sz w:val="22"/>
                <w:szCs w:val="22"/>
              </w:rPr>
              <w:t>Teacher pastes the YouTube video link (URL) into the provided field.</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15555FF4" w14:textId="77777777" w:rsidR="00DC747A" w:rsidRDefault="00DC747A">
            <w:pPr>
              <w:spacing w:after="0"/>
              <w:ind w:left="0" w:right="0"/>
              <w:jc w:val="left"/>
              <w:rPr>
                <w:sz w:val="22"/>
                <w:szCs w:val="22"/>
              </w:rPr>
            </w:pPr>
          </w:p>
        </w:tc>
      </w:tr>
      <w:tr w:rsidR="00DC747A" w14:paraId="105AE188"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9DE005"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1A82424" w14:textId="77777777" w:rsidR="00DC747A" w:rsidRDefault="00DC747A">
            <w:pPr>
              <w:spacing w:after="0"/>
              <w:ind w:left="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A7F4A86" w14:textId="77777777" w:rsidR="00DC747A" w:rsidRDefault="00000000">
            <w:pPr>
              <w:spacing w:after="0"/>
              <w:ind w:left="0" w:right="0"/>
              <w:jc w:val="left"/>
              <w:rPr>
                <w:sz w:val="22"/>
                <w:szCs w:val="22"/>
              </w:rPr>
            </w:pPr>
            <w:r>
              <w:rPr>
                <w:sz w:val="22"/>
                <w:szCs w:val="22"/>
              </w:rPr>
              <w:t>System validates the URL and fetches the video details.</w:t>
            </w:r>
          </w:p>
        </w:tc>
      </w:tr>
      <w:tr w:rsidR="00DC747A" w14:paraId="301D070B" w14:textId="77777777">
        <w:trPr>
          <w:trHeight w:val="821"/>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8AD2A3"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DBF5B7B" w14:textId="77777777" w:rsidR="00DC747A" w:rsidRDefault="00DC747A">
            <w:pPr>
              <w:spacing w:after="0"/>
              <w:ind w:left="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2125543A" w14:textId="77777777" w:rsidR="00DC747A" w:rsidRDefault="00000000">
            <w:pPr>
              <w:spacing w:after="0"/>
              <w:ind w:left="0" w:right="0"/>
              <w:jc w:val="left"/>
              <w:rPr>
                <w:sz w:val="22"/>
                <w:szCs w:val="22"/>
              </w:rPr>
            </w:pPr>
            <w:r>
              <w:rPr>
                <w:sz w:val="22"/>
                <w:szCs w:val="22"/>
              </w:rPr>
              <w:t>System adds the YouTube video in the course content.</w:t>
            </w:r>
          </w:p>
        </w:tc>
      </w:tr>
      <w:tr w:rsidR="00DC747A" w14:paraId="5622A8DC"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A3FFE5"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29CD84D" w14:textId="77777777" w:rsidR="00DC747A" w:rsidRDefault="00000000">
            <w:pPr>
              <w:spacing w:after="0"/>
              <w:ind w:left="0" w:right="0"/>
              <w:jc w:val="left"/>
              <w:rPr>
                <w:sz w:val="22"/>
                <w:szCs w:val="22"/>
              </w:rPr>
            </w:pPr>
            <w:r>
              <w:rPr>
                <w:sz w:val="22"/>
                <w:szCs w:val="22"/>
              </w:rPr>
              <w:t>Invalid or inaccessible YouTube video URL.</w:t>
            </w:r>
          </w:p>
        </w:tc>
      </w:tr>
    </w:tbl>
    <w:p w14:paraId="0AB4E42F" w14:textId="77777777" w:rsidR="00DC747A" w:rsidRDefault="00DC747A">
      <w:pPr>
        <w:spacing w:after="0"/>
        <w:ind w:right="0"/>
        <w:jc w:val="left"/>
        <w:rPr>
          <w:sz w:val="22"/>
          <w:szCs w:val="22"/>
        </w:rPr>
      </w:pPr>
    </w:p>
    <w:p w14:paraId="58A2848A" w14:textId="77777777" w:rsidR="00DC747A" w:rsidRDefault="00DC747A">
      <w:pPr>
        <w:spacing w:after="0"/>
        <w:ind w:right="0"/>
        <w:jc w:val="left"/>
        <w:rPr>
          <w:b/>
          <w:sz w:val="22"/>
          <w:szCs w:val="22"/>
        </w:rPr>
      </w:pPr>
    </w:p>
    <w:p w14:paraId="6DC37513" w14:textId="77777777" w:rsidR="00DC747A" w:rsidRDefault="00DC747A">
      <w:pPr>
        <w:spacing w:after="0"/>
        <w:ind w:right="0"/>
        <w:jc w:val="left"/>
        <w:rPr>
          <w:b/>
          <w:sz w:val="22"/>
          <w:szCs w:val="22"/>
        </w:rPr>
      </w:pPr>
    </w:p>
    <w:p w14:paraId="7E6F5D06" w14:textId="77777777" w:rsidR="00DC747A" w:rsidRDefault="00DC747A">
      <w:pPr>
        <w:spacing w:after="0"/>
        <w:ind w:right="0"/>
        <w:jc w:val="left"/>
        <w:rPr>
          <w:b/>
          <w:sz w:val="22"/>
          <w:szCs w:val="22"/>
        </w:rPr>
      </w:pPr>
    </w:p>
    <w:p w14:paraId="1150AA97" w14:textId="77777777" w:rsidR="00DC747A" w:rsidRDefault="00DC747A">
      <w:pPr>
        <w:spacing w:after="0"/>
        <w:ind w:right="0"/>
        <w:jc w:val="left"/>
        <w:rPr>
          <w:b/>
          <w:sz w:val="22"/>
          <w:szCs w:val="22"/>
        </w:rPr>
      </w:pPr>
    </w:p>
    <w:p w14:paraId="5EAD1CA0" w14:textId="77777777" w:rsidR="00DC747A" w:rsidRDefault="00DC747A">
      <w:pPr>
        <w:spacing w:after="0"/>
        <w:ind w:right="0"/>
        <w:jc w:val="left"/>
        <w:rPr>
          <w:b/>
          <w:sz w:val="22"/>
          <w:szCs w:val="22"/>
        </w:rPr>
      </w:pPr>
    </w:p>
    <w:p w14:paraId="323001B0" w14:textId="77777777" w:rsidR="00DC747A" w:rsidRDefault="00DC747A">
      <w:pPr>
        <w:spacing w:after="0"/>
        <w:ind w:right="0"/>
        <w:jc w:val="left"/>
        <w:rPr>
          <w:b/>
          <w:sz w:val="22"/>
          <w:szCs w:val="22"/>
        </w:rPr>
      </w:pPr>
    </w:p>
    <w:p w14:paraId="76BD956D" w14:textId="5742C1A3" w:rsidR="00DC747A" w:rsidDel="00EA0401" w:rsidRDefault="00DC747A">
      <w:pPr>
        <w:spacing w:after="0"/>
        <w:ind w:right="0"/>
        <w:jc w:val="left"/>
        <w:rPr>
          <w:del w:id="390" w:author="Iman Mohamed Atef Helal" w:date="2023-10-31T18:04:00Z"/>
          <w:b/>
          <w:sz w:val="22"/>
          <w:szCs w:val="22"/>
        </w:rPr>
      </w:pPr>
    </w:p>
    <w:p w14:paraId="621A644A" w14:textId="03D91DE0" w:rsidR="00DC747A" w:rsidRDefault="00000000">
      <w:pPr>
        <w:spacing w:after="0"/>
        <w:ind w:right="0"/>
        <w:jc w:val="left"/>
        <w:rPr>
          <w:b/>
          <w:sz w:val="22"/>
          <w:szCs w:val="22"/>
        </w:rPr>
      </w:pPr>
      <w:del w:id="391" w:author="Iman Mohamed Atef Helal" w:date="2023-10-31T18:04:00Z">
        <w:r w:rsidDel="00EA0401">
          <w:br w:type="page"/>
        </w:r>
      </w:del>
    </w:p>
    <w:p w14:paraId="29866817" w14:textId="0EBEF4E9" w:rsidR="00DC747A" w:rsidRDefault="00000000">
      <w:pPr>
        <w:spacing w:after="0"/>
        <w:ind w:right="0"/>
        <w:jc w:val="left"/>
        <w:rPr>
          <w:b/>
          <w:sz w:val="22"/>
          <w:szCs w:val="22"/>
        </w:rPr>
      </w:pPr>
      <w:r>
        <w:rPr>
          <w:b/>
          <w:sz w:val="22"/>
          <w:szCs w:val="22"/>
        </w:rPr>
        <w:t xml:space="preserve">16: </w:t>
      </w:r>
      <w:commentRangeStart w:id="392"/>
      <w:r>
        <w:rPr>
          <w:b/>
          <w:sz w:val="22"/>
          <w:szCs w:val="22"/>
        </w:rPr>
        <w:t xml:space="preserve">User </w:t>
      </w:r>
      <w:r w:rsidRPr="0044452B">
        <w:rPr>
          <w:b/>
          <w:color w:val="FF0000"/>
          <w:sz w:val="22"/>
          <w:szCs w:val="22"/>
          <w:rPrChange w:id="393" w:author="Iman Mohamed Atef Helal" w:date="2023-10-17T10:41:00Z">
            <w:rPr>
              <w:b/>
              <w:sz w:val="22"/>
              <w:szCs w:val="22"/>
            </w:rPr>
          </w:rPrChange>
        </w:rPr>
        <w:t>Access</w:t>
      </w:r>
      <w:del w:id="394" w:author="Iman Mohamed Atef Helal" w:date="2023-10-17T10:41:00Z">
        <w:r w:rsidDel="0044452B">
          <w:rPr>
            <w:b/>
            <w:sz w:val="22"/>
            <w:szCs w:val="22"/>
          </w:rPr>
          <w:delText>es</w:delText>
        </w:r>
      </w:del>
      <w:ins w:id="395" w:author="Iman Mohamed Atef Helal" w:date="2023-10-17T10:41:00Z">
        <w:r w:rsidR="0044452B">
          <w:rPr>
            <w:b/>
            <w:sz w:val="22"/>
            <w:szCs w:val="22"/>
          </w:rPr>
          <w:t xml:space="preserve"> </w:t>
        </w:r>
        <w:r w:rsidR="0044452B" w:rsidRPr="0044452B">
          <w:rPr>
            <w:b/>
            <w:sz w:val="22"/>
            <w:szCs w:val="22"/>
            <w:highlight w:val="yellow"/>
            <w:rPrChange w:id="396" w:author="Iman Mohamed Atef Helal" w:date="2023-10-17T10:41:00Z">
              <w:rPr>
                <w:b/>
                <w:sz w:val="22"/>
                <w:szCs w:val="22"/>
              </w:rPr>
            </w:rPrChange>
          </w:rPr>
          <w:t>Profile</w:t>
        </w:r>
      </w:ins>
      <w:r>
        <w:rPr>
          <w:b/>
          <w:sz w:val="22"/>
          <w:szCs w:val="22"/>
        </w:rPr>
        <w:t xml:space="preserve"> Settings</w:t>
      </w:r>
      <w:commentRangeEnd w:id="392"/>
      <w:r w:rsidR="00EA0401">
        <w:rPr>
          <w:rStyle w:val="CommentReference"/>
        </w:rPr>
        <w:commentReference w:id="392"/>
      </w:r>
    </w:p>
    <w:p w14:paraId="245401D7" w14:textId="77777777" w:rsidR="00DC747A" w:rsidRDefault="00DC747A">
      <w:pPr>
        <w:spacing w:after="0"/>
        <w:ind w:right="0"/>
        <w:jc w:val="left"/>
        <w:rPr>
          <w:sz w:val="22"/>
          <w:szCs w:val="22"/>
        </w:rPr>
      </w:pPr>
    </w:p>
    <w:p w14:paraId="45D75385" w14:textId="77777777" w:rsidR="00DC747A" w:rsidRDefault="00000000">
      <w:pPr>
        <w:spacing w:after="0"/>
        <w:jc w:val="center"/>
        <w:rPr>
          <w:sz w:val="22"/>
          <w:szCs w:val="22"/>
        </w:rPr>
      </w:pPr>
      <w:r>
        <w:rPr>
          <w:i/>
          <w:sz w:val="22"/>
          <w:szCs w:val="22"/>
        </w:rPr>
        <w:t>Table16: Use Case Description 16</w:t>
      </w:r>
    </w:p>
    <w:tbl>
      <w:tblPr>
        <w:tblStyle w:val="af"/>
        <w:tblW w:w="9260" w:type="dxa"/>
        <w:jc w:val="center"/>
        <w:tblBorders>
          <w:top w:val="nil"/>
          <w:left w:val="nil"/>
          <w:bottom w:val="nil"/>
          <w:right w:val="nil"/>
          <w:insideH w:val="nil"/>
          <w:insideV w:val="nil"/>
        </w:tblBorders>
        <w:tblLayout w:type="fixed"/>
        <w:tblLook w:val="0600" w:firstRow="0" w:lastRow="0" w:firstColumn="0" w:lastColumn="0" w:noHBand="1" w:noVBand="1"/>
        <w:tblPrChange w:id="397" w:author="Iman Mohamed Atef Helal" w:date="2023-10-17T10:45:00Z">
          <w:tblPr>
            <w:tblStyle w:val="af"/>
            <w:tblW w:w="8025" w:type="dxa"/>
            <w:jc w:val="center"/>
            <w:tblBorders>
              <w:top w:val="nil"/>
              <w:left w:val="nil"/>
              <w:bottom w:val="nil"/>
              <w:right w:val="nil"/>
              <w:insideH w:val="nil"/>
              <w:insideV w:val="nil"/>
            </w:tblBorders>
            <w:tblLayout w:type="fixed"/>
            <w:tblLook w:val="0600" w:firstRow="0" w:lastRow="0" w:firstColumn="0" w:lastColumn="0" w:noHBand="1" w:noVBand="1"/>
          </w:tblPr>
        </w:tblPrChange>
      </w:tblPr>
      <w:tblGrid>
        <w:gridCol w:w="1790"/>
        <w:gridCol w:w="5731"/>
        <w:gridCol w:w="1739"/>
        <w:tblGridChange w:id="398">
          <w:tblGrid>
            <w:gridCol w:w="1620"/>
            <w:gridCol w:w="2910"/>
            <w:gridCol w:w="3495"/>
          </w:tblGrid>
        </w:tblGridChange>
      </w:tblGrid>
      <w:tr w:rsidR="00DC747A" w14:paraId="146ACC31" w14:textId="77777777" w:rsidTr="0044452B">
        <w:trPr>
          <w:trHeight w:val="20"/>
          <w:tblHeader/>
          <w:jc w:val="center"/>
          <w:trPrChange w:id="399" w:author="Iman Mohamed Atef Helal" w:date="2023-10-17T10:45:00Z">
            <w:trPr>
              <w:trHeight w:val="765"/>
              <w:tblHeader/>
              <w:jc w:val="center"/>
            </w:trPr>
          </w:trPrChange>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400" w:author="Iman Mohamed Atef Helal" w:date="2023-10-17T10:45: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70ABFAEB" w14:textId="77777777" w:rsidR="00DC747A" w:rsidRDefault="00000000">
            <w:pPr>
              <w:spacing w:before="0" w:after="0" w:line="240" w:lineRule="auto"/>
              <w:ind w:left="0" w:right="0"/>
              <w:jc w:val="left"/>
              <w:rPr>
                <w:sz w:val="22"/>
                <w:szCs w:val="22"/>
              </w:rPr>
              <w:pPrChange w:id="401" w:author="Iman Mohamed Atef Helal" w:date="2023-10-17T10:44:00Z">
                <w:pPr>
                  <w:spacing w:after="0"/>
                  <w:ind w:left="90" w:right="0"/>
                  <w:jc w:val="left"/>
                </w:pPr>
              </w:pPrChange>
            </w:pPr>
            <w:r>
              <w:rPr>
                <w:sz w:val="22"/>
                <w:szCs w:val="22"/>
              </w:rPr>
              <w:lastRenderedPageBreak/>
              <w:t>Use case ID</w:t>
            </w:r>
          </w:p>
        </w:tc>
        <w:tc>
          <w:tcPr>
            <w:tcW w:w="747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Change w:id="402" w:author="Iman Mohamed Atef Helal" w:date="2023-10-17T10:45:00Z">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10C5EEE7" w14:textId="77777777" w:rsidR="00DC747A" w:rsidRDefault="00000000">
            <w:pPr>
              <w:spacing w:before="0" w:after="0" w:line="240" w:lineRule="auto"/>
              <w:ind w:left="0" w:right="0"/>
              <w:jc w:val="left"/>
              <w:rPr>
                <w:sz w:val="22"/>
                <w:szCs w:val="22"/>
              </w:rPr>
              <w:pPrChange w:id="403" w:author="Iman Mohamed Atef Helal" w:date="2023-10-17T10:44:00Z">
                <w:pPr>
                  <w:spacing w:after="0"/>
                  <w:ind w:left="90" w:right="0"/>
                  <w:jc w:val="left"/>
                </w:pPr>
              </w:pPrChange>
            </w:pPr>
            <w:r>
              <w:rPr>
                <w:sz w:val="22"/>
                <w:szCs w:val="22"/>
              </w:rPr>
              <w:t xml:space="preserve">Case 16 </w:t>
            </w:r>
          </w:p>
        </w:tc>
      </w:tr>
      <w:tr w:rsidR="00DC747A" w14:paraId="0F5D158E" w14:textId="77777777" w:rsidTr="0044452B">
        <w:trPr>
          <w:trHeight w:val="20"/>
          <w:tblHeader/>
          <w:jc w:val="center"/>
          <w:trPrChange w:id="404" w:author="Iman Mohamed Atef Helal" w:date="2023-10-17T10:45:00Z">
            <w:trPr>
              <w:trHeight w:val="765"/>
              <w:tblHeader/>
              <w:jc w:val="center"/>
            </w:trPr>
          </w:trPrChange>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405" w:author="Iman Mohamed Atef Helal" w:date="2023-10-17T10:45:00Z">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cPrChange>
          </w:tcPr>
          <w:p w14:paraId="60283716" w14:textId="77777777" w:rsidR="00DC747A" w:rsidRDefault="00000000">
            <w:pPr>
              <w:spacing w:before="0" w:after="0" w:line="240" w:lineRule="auto"/>
              <w:ind w:left="0" w:right="0"/>
              <w:jc w:val="left"/>
              <w:rPr>
                <w:sz w:val="22"/>
                <w:szCs w:val="22"/>
              </w:rPr>
              <w:pPrChange w:id="406" w:author="Iman Mohamed Atef Helal" w:date="2023-10-17T10:44:00Z">
                <w:pPr>
                  <w:spacing w:after="0"/>
                  <w:ind w:left="90" w:right="0"/>
                  <w:jc w:val="left"/>
                </w:pPr>
              </w:pPrChange>
            </w:pPr>
            <w:r>
              <w:rPr>
                <w:sz w:val="22"/>
                <w:szCs w:val="22"/>
              </w:rPr>
              <w:t>Use Case Name</w:t>
            </w:r>
          </w:p>
        </w:tc>
        <w:tc>
          <w:tcPr>
            <w:tcW w:w="747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Change w:id="407" w:author="Iman Mohamed Atef Helal" w:date="2023-10-17T10:45:00Z">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tcPrChange>
          </w:tcPr>
          <w:p w14:paraId="01D6252E" w14:textId="77777777" w:rsidR="00DC747A" w:rsidRDefault="00000000">
            <w:pPr>
              <w:spacing w:before="0" w:after="0" w:line="240" w:lineRule="auto"/>
              <w:ind w:left="0" w:right="0"/>
              <w:jc w:val="left"/>
              <w:rPr>
                <w:sz w:val="22"/>
                <w:szCs w:val="22"/>
              </w:rPr>
              <w:pPrChange w:id="408" w:author="Iman Mohamed Atef Helal" w:date="2023-10-17T10:44:00Z">
                <w:pPr>
                  <w:spacing w:after="0"/>
                  <w:ind w:left="90" w:right="0"/>
                  <w:jc w:val="left"/>
                </w:pPr>
              </w:pPrChange>
            </w:pPr>
            <w:r>
              <w:rPr>
                <w:sz w:val="22"/>
                <w:szCs w:val="22"/>
              </w:rPr>
              <w:t>Accessing User Settings</w:t>
            </w:r>
          </w:p>
        </w:tc>
      </w:tr>
      <w:tr w:rsidR="00DC747A" w14:paraId="485E134B" w14:textId="77777777" w:rsidTr="0044452B">
        <w:trPr>
          <w:trHeight w:val="20"/>
          <w:tblHeader/>
          <w:jc w:val="center"/>
          <w:trPrChange w:id="409" w:author="Iman Mohamed Atef Helal" w:date="2023-10-17T10:45:00Z">
            <w:trPr>
              <w:trHeight w:val="495"/>
              <w:tblHeader/>
              <w:jc w:val="center"/>
            </w:trPr>
          </w:trPrChange>
        </w:trPr>
        <w:tc>
          <w:tcPr>
            <w:tcW w:w="17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10" w:author="Iman Mohamed Atef Helal" w:date="2023-10-17T10: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011092C7" w14:textId="77777777" w:rsidR="00DC747A" w:rsidRDefault="00000000">
            <w:pPr>
              <w:spacing w:before="0" w:after="0" w:line="240" w:lineRule="auto"/>
              <w:ind w:left="0" w:right="0"/>
              <w:jc w:val="left"/>
              <w:rPr>
                <w:sz w:val="22"/>
                <w:szCs w:val="22"/>
              </w:rPr>
              <w:pPrChange w:id="411" w:author="Iman Mohamed Atef Helal" w:date="2023-10-17T10:44:00Z">
                <w:pPr>
                  <w:spacing w:after="0"/>
                  <w:ind w:left="90" w:right="0"/>
                  <w:jc w:val="left"/>
                </w:pPr>
              </w:pPrChange>
            </w:pPr>
            <w:r>
              <w:rPr>
                <w:sz w:val="22"/>
                <w:szCs w:val="22"/>
              </w:rPr>
              <w:t>Actors</w:t>
            </w:r>
          </w:p>
        </w:tc>
        <w:tc>
          <w:tcPr>
            <w:tcW w:w="747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412" w:author="Iman Mohamed Atef Helal" w:date="2023-10-17T10:45:00Z">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73DB8A85" w14:textId="77777777" w:rsidR="00DC747A" w:rsidRDefault="00000000">
            <w:pPr>
              <w:spacing w:before="0" w:after="0" w:line="240" w:lineRule="auto"/>
              <w:ind w:left="0" w:right="0"/>
              <w:jc w:val="left"/>
              <w:rPr>
                <w:sz w:val="22"/>
                <w:szCs w:val="22"/>
              </w:rPr>
              <w:pPrChange w:id="413" w:author="Iman Mohamed Atef Helal" w:date="2023-10-17T10:44:00Z">
                <w:pPr>
                  <w:spacing w:after="0"/>
                  <w:ind w:left="90" w:right="0"/>
                  <w:jc w:val="left"/>
                </w:pPr>
              </w:pPrChange>
            </w:pPr>
            <w:r>
              <w:rPr>
                <w:sz w:val="22"/>
                <w:szCs w:val="22"/>
              </w:rPr>
              <w:t xml:space="preserve">Student, Teacher, Manager </w:t>
            </w:r>
          </w:p>
        </w:tc>
      </w:tr>
      <w:tr w:rsidR="00DC747A" w14:paraId="66EDC0DC" w14:textId="77777777" w:rsidTr="0044452B">
        <w:trPr>
          <w:trHeight w:val="20"/>
          <w:tblHeader/>
          <w:jc w:val="center"/>
          <w:trPrChange w:id="414" w:author="Iman Mohamed Atef Helal" w:date="2023-10-17T10:45:00Z">
            <w:trPr>
              <w:trHeight w:val="765"/>
              <w:tblHeader/>
              <w:jc w:val="center"/>
            </w:trPr>
          </w:trPrChange>
        </w:trPr>
        <w:tc>
          <w:tcPr>
            <w:tcW w:w="17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15" w:author="Iman Mohamed Atef Helal" w:date="2023-10-17T10: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5C16F6BE" w14:textId="77777777" w:rsidR="00DC747A" w:rsidRDefault="00000000">
            <w:pPr>
              <w:spacing w:before="0" w:after="0" w:line="240" w:lineRule="auto"/>
              <w:ind w:left="0" w:right="0"/>
              <w:jc w:val="left"/>
              <w:rPr>
                <w:sz w:val="22"/>
                <w:szCs w:val="22"/>
              </w:rPr>
              <w:pPrChange w:id="416" w:author="Iman Mohamed Atef Helal" w:date="2023-10-17T10:44:00Z">
                <w:pPr>
                  <w:spacing w:after="0"/>
                  <w:ind w:left="90" w:right="0"/>
                  <w:jc w:val="left"/>
                </w:pPr>
              </w:pPrChange>
            </w:pPr>
            <w:r>
              <w:rPr>
                <w:sz w:val="22"/>
                <w:szCs w:val="22"/>
              </w:rPr>
              <w:t>Pre-condition</w:t>
            </w:r>
          </w:p>
        </w:tc>
        <w:tc>
          <w:tcPr>
            <w:tcW w:w="747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417" w:author="Iman Mohamed Atef Helal" w:date="2023-10-17T10:45:00Z">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7804B056" w14:textId="77777777" w:rsidR="00DC747A" w:rsidRDefault="00000000">
            <w:pPr>
              <w:spacing w:before="0" w:after="0" w:line="240" w:lineRule="auto"/>
              <w:ind w:left="0" w:right="0"/>
              <w:jc w:val="left"/>
              <w:rPr>
                <w:sz w:val="22"/>
                <w:szCs w:val="22"/>
              </w:rPr>
              <w:pPrChange w:id="418" w:author="Iman Mohamed Atef Helal" w:date="2023-10-17T10:44:00Z">
                <w:pPr>
                  <w:spacing w:after="0"/>
                  <w:ind w:left="90" w:right="0"/>
                  <w:jc w:val="left"/>
                </w:pPr>
              </w:pPrChange>
            </w:pPr>
            <w:r>
              <w:rPr>
                <w:sz w:val="22"/>
                <w:szCs w:val="22"/>
              </w:rPr>
              <w:t>User is logged into their account.</w:t>
            </w:r>
          </w:p>
        </w:tc>
      </w:tr>
      <w:tr w:rsidR="00DC747A" w14:paraId="0152246F" w14:textId="77777777" w:rsidTr="0044452B">
        <w:trPr>
          <w:trHeight w:val="20"/>
          <w:tblHeader/>
          <w:jc w:val="center"/>
          <w:trPrChange w:id="419" w:author="Iman Mohamed Atef Helal" w:date="2023-10-17T10:45:00Z">
            <w:trPr>
              <w:trHeight w:val="765"/>
              <w:tblHeader/>
              <w:jc w:val="center"/>
            </w:trPr>
          </w:trPrChange>
        </w:trPr>
        <w:tc>
          <w:tcPr>
            <w:tcW w:w="17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20" w:author="Iman Mohamed Atef Helal" w:date="2023-10-17T10: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4A0CAE3C" w14:textId="77777777" w:rsidR="00DC747A" w:rsidRDefault="00000000">
            <w:pPr>
              <w:spacing w:before="0" w:after="0" w:line="240" w:lineRule="auto"/>
              <w:ind w:left="0" w:right="0"/>
              <w:jc w:val="left"/>
              <w:rPr>
                <w:sz w:val="22"/>
                <w:szCs w:val="22"/>
              </w:rPr>
              <w:pPrChange w:id="421" w:author="Iman Mohamed Atef Helal" w:date="2023-10-17T10:44:00Z">
                <w:pPr>
                  <w:spacing w:after="0"/>
                  <w:ind w:left="90" w:right="0"/>
                  <w:jc w:val="left"/>
                </w:pPr>
              </w:pPrChange>
            </w:pPr>
            <w:r>
              <w:rPr>
                <w:sz w:val="22"/>
                <w:szCs w:val="22"/>
              </w:rPr>
              <w:t>Post-condition</w:t>
            </w:r>
          </w:p>
        </w:tc>
        <w:tc>
          <w:tcPr>
            <w:tcW w:w="747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422" w:author="Iman Mohamed Atef Helal" w:date="2023-10-17T10:45:00Z">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6385065E" w14:textId="77777777" w:rsidR="00DC747A" w:rsidRDefault="00000000">
            <w:pPr>
              <w:spacing w:before="0" w:after="0" w:line="240" w:lineRule="auto"/>
              <w:ind w:left="0" w:right="0"/>
              <w:jc w:val="left"/>
              <w:rPr>
                <w:sz w:val="22"/>
                <w:szCs w:val="22"/>
              </w:rPr>
              <w:pPrChange w:id="423" w:author="Iman Mohamed Atef Helal" w:date="2023-10-17T10:44:00Z">
                <w:pPr>
                  <w:spacing w:after="0"/>
                  <w:ind w:left="90" w:right="0"/>
                  <w:jc w:val="left"/>
                </w:pPr>
              </w:pPrChange>
            </w:pPr>
            <w:r>
              <w:rPr>
                <w:sz w:val="22"/>
                <w:szCs w:val="22"/>
              </w:rPr>
              <w:t>User's settings are updated as per their preferences.</w:t>
            </w:r>
          </w:p>
        </w:tc>
      </w:tr>
      <w:tr w:rsidR="00DC747A" w14:paraId="704FBB31" w14:textId="77777777" w:rsidTr="0044452B">
        <w:trPr>
          <w:trHeight w:val="20"/>
          <w:tblHeader/>
          <w:jc w:val="center"/>
          <w:trPrChange w:id="424" w:author="Iman Mohamed Atef Helal" w:date="2023-10-17T10:45:00Z">
            <w:trPr>
              <w:trHeight w:val="420"/>
              <w:tblHeader/>
              <w:jc w:val="center"/>
            </w:trPr>
          </w:trPrChange>
        </w:trPr>
        <w:tc>
          <w:tcPr>
            <w:tcW w:w="179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25" w:author="Iman Mohamed Atef Helal" w:date="2023-10-17T10:45:00Z">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474C7976" w14:textId="77777777" w:rsidR="00DC747A" w:rsidRDefault="00000000">
            <w:pPr>
              <w:spacing w:before="0" w:after="0" w:line="240" w:lineRule="auto"/>
              <w:ind w:left="0" w:right="0"/>
              <w:jc w:val="left"/>
              <w:rPr>
                <w:sz w:val="22"/>
                <w:szCs w:val="22"/>
              </w:rPr>
              <w:pPrChange w:id="426" w:author="Iman Mohamed Atef Helal" w:date="2023-10-17T10:44:00Z">
                <w:pPr>
                  <w:spacing w:after="0"/>
                  <w:ind w:left="90" w:right="0"/>
                  <w:jc w:val="left"/>
                </w:pPr>
              </w:pPrChange>
            </w:pPr>
            <w:r>
              <w:rPr>
                <w:sz w:val="22"/>
                <w:szCs w:val="22"/>
              </w:rPr>
              <w:t xml:space="preserve">Flow of Events </w:t>
            </w:r>
          </w:p>
        </w:tc>
        <w:tc>
          <w:tcPr>
            <w:tcW w:w="5731" w:type="dxa"/>
            <w:tcBorders>
              <w:bottom w:val="single" w:sz="8" w:space="0" w:color="000000"/>
              <w:right w:val="single" w:sz="8" w:space="0" w:color="000000"/>
            </w:tcBorders>
            <w:shd w:val="clear" w:color="auto" w:fill="auto"/>
            <w:tcMar>
              <w:top w:w="100" w:type="dxa"/>
              <w:left w:w="100" w:type="dxa"/>
              <w:bottom w:w="100" w:type="dxa"/>
              <w:right w:w="100" w:type="dxa"/>
            </w:tcMar>
            <w:tcPrChange w:id="427" w:author="Iman Mohamed Atef Helal" w:date="2023-10-17T10:45:00Z">
              <w:tcPr>
                <w:tcW w:w="2910"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5BDC741D" w14:textId="77777777" w:rsidR="00DC747A" w:rsidRDefault="00000000">
            <w:pPr>
              <w:spacing w:before="0" w:after="0" w:line="240" w:lineRule="auto"/>
              <w:ind w:left="0" w:right="0"/>
              <w:jc w:val="left"/>
              <w:rPr>
                <w:sz w:val="22"/>
                <w:szCs w:val="22"/>
              </w:rPr>
              <w:pPrChange w:id="428" w:author="Iman Mohamed Atef Helal" w:date="2023-10-17T10:44:00Z">
                <w:pPr>
                  <w:spacing w:after="0"/>
                  <w:ind w:left="90" w:right="0"/>
                  <w:jc w:val="left"/>
                </w:pPr>
              </w:pPrChange>
            </w:pPr>
            <w:r>
              <w:rPr>
                <w:sz w:val="22"/>
                <w:szCs w:val="22"/>
              </w:rPr>
              <w:t xml:space="preserve">User Actions </w:t>
            </w:r>
          </w:p>
        </w:tc>
        <w:tc>
          <w:tcPr>
            <w:tcW w:w="1739" w:type="dxa"/>
            <w:tcBorders>
              <w:bottom w:val="single" w:sz="8" w:space="0" w:color="000000"/>
              <w:right w:val="single" w:sz="8" w:space="0" w:color="000000"/>
            </w:tcBorders>
            <w:shd w:val="clear" w:color="auto" w:fill="auto"/>
            <w:tcMar>
              <w:top w:w="100" w:type="dxa"/>
              <w:left w:w="100" w:type="dxa"/>
              <w:bottom w:w="100" w:type="dxa"/>
              <w:right w:w="100" w:type="dxa"/>
            </w:tcMar>
            <w:tcPrChange w:id="429" w:author="Iman Mohamed Atef Helal" w:date="2023-10-17T10:45:00Z">
              <w:tcPr>
                <w:tcW w:w="349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335F7672" w14:textId="77777777" w:rsidR="00DC747A" w:rsidRDefault="00000000">
            <w:pPr>
              <w:spacing w:before="0" w:after="0" w:line="240" w:lineRule="auto"/>
              <w:ind w:left="0" w:right="0"/>
              <w:jc w:val="left"/>
              <w:rPr>
                <w:sz w:val="22"/>
                <w:szCs w:val="22"/>
              </w:rPr>
              <w:pPrChange w:id="430" w:author="Iman Mohamed Atef Helal" w:date="2023-10-17T10:44:00Z">
                <w:pPr>
                  <w:spacing w:after="0"/>
                  <w:ind w:left="90" w:right="0"/>
                  <w:jc w:val="left"/>
                </w:pPr>
              </w:pPrChange>
            </w:pPr>
            <w:r>
              <w:rPr>
                <w:sz w:val="22"/>
                <w:szCs w:val="22"/>
              </w:rPr>
              <w:t xml:space="preserve">System Actions </w:t>
            </w:r>
          </w:p>
        </w:tc>
      </w:tr>
      <w:tr w:rsidR="00DC747A" w14:paraId="7E8BB1B9" w14:textId="77777777" w:rsidTr="0044452B">
        <w:trPr>
          <w:trHeight w:val="20"/>
          <w:tblHeader/>
          <w:jc w:val="center"/>
          <w:trPrChange w:id="431" w:author="Iman Mohamed Atef Helal" w:date="2023-10-17T10:45:00Z">
            <w:trPr>
              <w:trHeight w:val="420"/>
              <w:tblHeader/>
              <w:jc w:val="center"/>
            </w:trPr>
          </w:trPrChange>
        </w:trPr>
        <w:tc>
          <w:tcPr>
            <w:tcW w:w="179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32" w:author="Iman Mohamed Atef Helal" w:date="2023-10-17T10:45:00Z">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3DCD4774" w14:textId="77777777" w:rsidR="00DC747A" w:rsidRDefault="00DC747A">
            <w:pPr>
              <w:spacing w:before="0" w:after="0" w:line="240" w:lineRule="auto"/>
              <w:ind w:left="0" w:right="0"/>
              <w:jc w:val="left"/>
              <w:rPr>
                <w:sz w:val="22"/>
                <w:szCs w:val="22"/>
              </w:rPr>
              <w:pPrChange w:id="433" w:author="Iman Mohamed Atef Helal" w:date="2023-10-17T10:44:00Z">
                <w:pPr>
                  <w:spacing w:after="0" w:line="240" w:lineRule="auto"/>
                  <w:ind w:right="0"/>
                  <w:jc w:val="left"/>
                </w:pPr>
              </w:pPrChange>
            </w:pPr>
          </w:p>
        </w:tc>
        <w:tc>
          <w:tcPr>
            <w:tcW w:w="5731" w:type="dxa"/>
            <w:tcBorders>
              <w:bottom w:val="single" w:sz="8" w:space="0" w:color="000000"/>
              <w:right w:val="single" w:sz="8" w:space="0" w:color="000000"/>
            </w:tcBorders>
            <w:shd w:val="clear" w:color="auto" w:fill="auto"/>
            <w:tcMar>
              <w:top w:w="100" w:type="dxa"/>
              <w:left w:w="100" w:type="dxa"/>
              <w:bottom w:w="100" w:type="dxa"/>
              <w:right w:w="100" w:type="dxa"/>
            </w:tcMar>
            <w:tcPrChange w:id="434" w:author="Iman Mohamed Atef Helal" w:date="2023-10-17T10:45:00Z">
              <w:tcPr>
                <w:tcW w:w="2910"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073B0256" w14:textId="5149CC12" w:rsidR="00DC747A" w:rsidRPr="0044452B" w:rsidRDefault="00000000">
            <w:pPr>
              <w:pStyle w:val="ListParagraph"/>
              <w:numPr>
                <w:ilvl w:val="0"/>
                <w:numId w:val="64"/>
              </w:numPr>
              <w:spacing w:before="0" w:after="0" w:line="240" w:lineRule="auto"/>
              <w:ind w:left="0" w:right="0" w:firstLine="0"/>
              <w:jc w:val="left"/>
              <w:rPr>
                <w:sz w:val="22"/>
                <w:szCs w:val="22"/>
                <w:rPrChange w:id="435" w:author="Iman Mohamed Atef Helal" w:date="2023-10-17T10:41:00Z">
                  <w:rPr/>
                </w:rPrChange>
              </w:rPr>
              <w:pPrChange w:id="436" w:author="Iman Mohamed Atef Helal" w:date="2023-10-17T10:44:00Z">
                <w:pPr>
                  <w:spacing w:after="0"/>
                  <w:ind w:left="90" w:right="0"/>
                  <w:jc w:val="left"/>
                </w:pPr>
              </w:pPrChange>
            </w:pPr>
            <w:r w:rsidRPr="0044452B">
              <w:rPr>
                <w:sz w:val="22"/>
                <w:szCs w:val="22"/>
                <w:rPrChange w:id="437" w:author="Iman Mohamed Atef Helal" w:date="2023-10-17T10:41:00Z">
                  <w:rPr/>
                </w:rPrChange>
              </w:rPr>
              <w:t>User accesses account settings.</w:t>
            </w:r>
          </w:p>
        </w:tc>
        <w:tc>
          <w:tcPr>
            <w:tcW w:w="1739" w:type="dxa"/>
            <w:tcBorders>
              <w:bottom w:val="single" w:sz="8" w:space="0" w:color="000000"/>
              <w:right w:val="single" w:sz="8" w:space="0" w:color="000000"/>
            </w:tcBorders>
            <w:shd w:val="clear" w:color="auto" w:fill="auto"/>
            <w:tcMar>
              <w:top w:w="100" w:type="dxa"/>
              <w:left w:w="100" w:type="dxa"/>
              <w:bottom w:w="100" w:type="dxa"/>
              <w:right w:w="100" w:type="dxa"/>
            </w:tcMar>
            <w:tcPrChange w:id="438" w:author="Iman Mohamed Atef Helal" w:date="2023-10-17T10:45:00Z">
              <w:tcPr>
                <w:tcW w:w="349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7DD564DF" w14:textId="77777777" w:rsidR="00DC747A" w:rsidRDefault="00DC747A">
            <w:pPr>
              <w:spacing w:before="0" w:after="0" w:line="240" w:lineRule="auto"/>
              <w:ind w:left="0" w:right="0"/>
              <w:jc w:val="left"/>
              <w:rPr>
                <w:sz w:val="22"/>
                <w:szCs w:val="22"/>
              </w:rPr>
              <w:pPrChange w:id="439" w:author="Iman Mohamed Atef Helal" w:date="2023-10-17T10:44:00Z">
                <w:pPr>
                  <w:spacing w:after="0"/>
                  <w:ind w:left="90" w:right="0"/>
                  <w:jc w:val="left"/>
                </w:pPr>
              </w:pPrChange>
            </w:pPr>
          </w:p>
        </w:tc>
      </w:tr>
      <w:tr w:rsidR="00DC747A" w14:paraId="1D35D747" w14:textId="77777777" w:rsidTr="0044452B">
        <w:trPr>
          <w:trHeight w:val="20"/>
          <w:tblHeader/>
          <w:jc w:val="center"/>
          <w:trPrChange w:id="440" w:author="Iman Mohamed Atef Helal" w:date="2023-10-17T10:45:00Z">
            <w:trPr>
              <w:trHeight w:val="420"/>
              <w:tblHeader/>
              <w:jc w:val="center"/>
            </w:trPr>
          </w:trPrChange>
        </w:trPr>
        <w:tc>
          <w:tcPr>
            <w:tcW w:w="179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41" w:author="Iman Mohamed Atef Helal" w:date="2023-10-17T10:45:00Z">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502E0A01" w14:textId="77777777" w:rsidR="00DC747A" w:rsidRDefault="00DC747A">
            <w:pPr>
              <w:spacing w:before="0" w:after="0" w:line="240" w:lineRule="auto"/>
              <w:ind w:left="0" w:right="0"/>
              <w:jc w:val="left"/>
              <w:rPr>
                <w:sz w:val="22"/>
                <w:szCs w:val="22"/>
              </w:rPr>
              <w:pPrChange w:id="442" w:author="Iman Mohamed Atef Helal" w:date="2023-10-17T10:44:00Z">
                <w:pPr>
                  <w:spacing w:after="0" w:line="240" w:lineRule="auto"/>
                  <w:ind w:right="0"/>
                  <w:jc w:val="left"/>
                </w:pPr>
              </w:pPrChange>
            </w:pPr>
          </w:p>
        </w:tc>
        <w:tc>
          <w:tcPr>
            <w:tcW w:w="5731" w:type="dxa"/>
            <w:tcBorders>
              <w:bottom w:val="single" w:sz="8" w:space="0" w:color="000000"/>
              <w:right w:val="single" w:sz="8" w:space="0" w:color="000000"/>
            </w:tcBorders>
            <w:shd w:val="clear" w:color="auto" w:fill="auto"/>
            <w:tcMar>
              <w:top w:w="100" w:type="dxa"/>
              <w:left w:w="100" w:type="dxa"/>
              <w:bottom w:w="100" w:type="dxa"/>
              <w:right w:w="100" w:type="dxa"/>
            </w:tcMar>
            <w:tcPrChange w:id="443" w:author="Iman Mohamed Atef Helal" w:date="2023-10-17T10:45:00Z">
              <w:tcPr>
                <w:tcW w:w="2910"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1142B5B0" w14:textId="77777777" w:rsidR="00DC747A" w:rsidRDefault="00000000">
            <w:pPr>
              <w:pStyle w:val="ListParagraph"/>
              <w:numPr>
                <w:ilvl w:val="0"/>
                <w:numId w:val="64"/>
              </w:numPr>
              <w:spacing w:before="0" w:after="0" w:line="240" w:lineRule="auto"/>
              <w:ind w:left="0" w:right="0" w:firstLine="0"/>
              <w:jc w:val="left"/>
              <w:rPr>
                <w:sz w:val="22"/>
                <w:szCs w:val="22"/>
              </w:rPr>
              <w:pPrChange w:id="444" w:author="Iman Mohamed Atef Helal" w:date="2023-10-17T10:44:00Z">
                <w:pPr>
                  <w:spacing w:after="0"/>
                  <w:ind w:left="90" w:right="0"/>
                  <w:jc w:val="left"/>
                </w:pPr>
              </w:pPrChange>
            </w:pPr>
            <w:commentRangeStart w:id="445"/>
            <w:r>
              <w:rPr>
                <w:sz w:val="22"/>
                <w:szCs w:val="22"/>
              </w:rPr>
              <w:t>Users customize aspects including profile information, privacy settings, notification preferences, language preferences, theme selection, accessibility settings, security settings, email preferences, and data management.</w:t>
            </w:r>
            <w:commentRangeEnd w:id="445"/>
            <w:r w:rsidR="00EA0401">
              <w:rPr>
                <w:rStyle w:val="CommentReference"/>
              </w:rPr>
              <w:commentReference w:id="445"/>
            </w:r>
          </w:p>
        </w:tc>
        <w:tc>
          <w:tcPr>
            <w:tcW w:w="1739" w:type="dxa"/>
            <w:tcBorders>
              <w:bottom w:val="single" w:sz="8" w:space="0" w:color="000000"/>
              <w:right w:val="single" w:sz="8" w:space="0" w:color="000000"/>
            </w:tcBorders>
            <w:shd w:val="clear" w:color="auto" w:fill="auto"/>
            <w:tcMar>
              <w:top w:w="100" w:type="dxa"/>
              <w:left w:w="100" w:type="dxa"/>
              <w:bottom w:w="100" w:type="dxa"/>
              <w:right w:w="100" w:type="dxa"/>
            </w:tcMar>
            <w:tcPrChange w:id="446" w:author="Iman Mohamed Atef Helal" w:date="2023-10-17T10:45:00Z">
              <w:tcPr>
                <w:tcW w:w="349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4740D4F0" w14:textId="77777777" w:rsidR="00DC747A" w:rsidRDefault="00DC747A">
            <w:pPr>
              <w:spacing w:before="0" w:after="0" w:line="240" w:lineRule="auto"/>
              <w:ind w:left="0" w:right="0"/>
              <w:jc w:val="left"/>
              <w:rPr>
                <w:sz w:val="22"/>
                <w:szCs w:val="22"/>
              </w:rPr>
              <w:pPrChange w:id="447" w:author="Iman Mohamed Atef Helal" w:date="2023-10-17T10:44:00Z">
                <w:pPr>
                  <w:spacing w:after="0"/>
                  <w:ind w:left="90" w:right="0"/>
                  <w:jc w:val="left"/>
                </w:pPr>
              </w:pPrChange>
            </w:pPr>
          </w:p>
        </w:tc>
      </w:tr>
      <w:tr w:rsidR="00DC747A" w14:paraId="3536477C" w14:textId="77777777" w:rsidTr="0044452B">
        <w:trPr>
          <w:trHeight w:val="20"/>
          <w:tblHeader/>
          <w:jc w:val="center"/>
          <w:trPrChange w:id="448" w:author="Iman Mohamed Atef Helal" w:date="2023-10-17T10:45:00Z">
            <w:trPr>
              <w:trHeight w:val="821"/>
              <w:tblHeader/>
              <w:jc w:val="center"/>
            </w:trPr>
          </w:trPrChange>
        </w:trPr>
        <w:tc>
          <w:tcPr>
            <w:tcW w:w="179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49" w:author="Iman Mohamed Atef Helal" w:date="2023-10-17T10:45:00Z">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35907B56" w14:textId="77777777" w:rsidR="00DC747A" w:rsidRDefault="00DC747A">
            <w:pPr>
              <w:spacing w:before="0" w:after="0" w:line="240" w:lineRule="auto"/>
              <w:ind w:left="0" w:right="0"/>
              <w:jc w:val="left"/>
              <w:rPr>
                <w:sz w:val="22"/>
                <w:szCs w:val="22"/>
              </w:rPr>
              <w:pPrChange w:id="450" w:author="Iman Mohamed Atef Helal" w:date="2023-10-17T10:44:00Z">
                <w:pPr>
                  <w:spacing w:after="0" w:line="240" w:lineRule="auto"/>
                  <w:ind w:right="0"/>
                  <w:jc w:val="left"/>
                </w:pPr>
              </w:pPrChange>
            </w:pPr>
          </w:p>
        </w:tc>
        <w:tc>
          <w:tcPr>
            <w:tcW w:w="5731" w:type="dxa"/>
            <w:tcBorders>
              <w:bottom w:val="single" w:sz="8" w:space="0" w:color="000000"/>
              <w:right w:val="single" w:sz="8" w:space="0" w:color="000000"/>
            </w:tcBorders>
            <w:shd w:val="clear" w:color="auto" w:fill="auto"/>
            <w:tcMar>
              <w:top w:w="100" w:type="dxa"/>
              <w:left w:w="100" w:type="dxa"/>
              <w:bottom w:w="100" w:type="dxa"/>
              <w:right w:w="100" w:type="dxa"/>
            </w:tcMar>
            <w:tcPrChange w:id="451" w:author="Iman Mohamed Atef Helal" w:date="2023-10-17T10:45:00Z">
              <w:tcPr>
                <w:tcW w:w="2910"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02D86318" w14:textId="77777777" w:rsidR="00DC747A" w:rsidRDefault="00000000">
            <w:pPr>
              <w:pStyle w:val="ListParagraph"/>
              <w:numPr>
                <w:ilvl w:val="0"/>
                <w:numId w:val="64"/>
              </w:numPr>
              <w:spacing w:before="0" w:after="0" w:line="240" w:lineRule="auto"/>
              <w:ind w:left="0" w:right="0" w:firstLine="0"/>
              <w:jc w:val="left"/>
              <w:rPr>
                <w:sz w:val="22"/>
                <w:szCs w:val="22"/>
              </w:rPr>
              <w:pPrChange w:id="452" w:author="Iman Mohamed Atef Helal" w:date="2023-10-17T10:44:00Z">
                <w:pPr>
                  <w:spacing w:after="0"/>
                  <w:ind w:left="90" w:right="0"/>
                  <w:jc w:val="left"/>
                </w:pPr>
              </w:pPrChange>
            </w:pPr>
            <w:r>
              <w:rPr>
                <w:sz w:val="22"/>
                <w:szCs w:val="22"/>
              </w:rPr>
              <w:t>Users save their settings.</w:t>
            </w:r>
          </w:p>
        </w:tc>
        <w:tc>
          <w:tcPr>
            <w:tcW w:w="1739" w:type="dxa"/>
            <w:tcBorders>
              <w:bottom w:val="single" w:sz="8" w:space="0" w:color="000000"/>
              <w:right w:val="single" w:sz="8" w:space="0" w:color="000000"/>
            </w:tcBorders>
            <w:shd w:val="clear" w:color="auto" w:fill="auto"/>
            <w:tcMar>
              <w:top w:w="100" w:type="dxa"/>
              <w:left w:w="100" w:type="dxa"/>
              <w:bottom w:w="100" w:type="dxa"/>
              <w:right w:w="100" w:type="dxa"/>
            </w:tcMar>
            <w:tcPrChange w:id="453" w:author="Iman Mohamed Atef Helal" w:date="2023-10-17T10:45:00Z">
              <w:tcPr>
                <w:tcW w:w="349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425E42D2" w14:textId="77777777" w:rsidR="00DC747A" w:rsidRDefault="00DC747A">
            <w:pPr>
              <w:spacing w:before="0" w:after="0" w:line="240" w:lineRule="auto"/>
              <w:ind w:left="0" w:right="0"/>
              <w:jc w:val="left"/>
              <w:rPr>
                <w:sz w:val="22"/>
                <w:szCs w:val="22"/>
              </w:rPr>
              <w:pPrChange w:id="454" w:author="Iman Mohamed Atef Helal" w:date="2023-10-17T10:44:00Z">
                <w:pPr>
                  <w:spacing w:after="0"/>
                  <w:ind w:left="90" w:right="0"/>
                  <w:jc w:val="left"/>
                </w:pPr>
              </w:pPrChange>
            </w:pPr>
          </w:p>
        </w:tc>
      </w:tr>
      <w:tr w:rsidR="00DC747A" w14:paraId="707F81D3" w14:textId="77777777" w:rsidTr="0044452B">
        <w:trPr>
          <w:trHeight w:val="20"/>
          <w:tblHeader/>
          <w:jc w:val="center"/>
          <w:trPrChange w:id="455" w:author="Iman Mohamed Atef Helal" w:date="2023-10-17T10:45:00Z">
            <w:trPr>
              <w:trHeight w:val="821"/>
              <w:tblHeader/>
              <w:jc w:val="center"/>
            </w:trPr>
          </w:trPrChange>
        </w:trPr>
        <w:tc>
          <w:tcPr>
            <w:tcW w:w="179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56" w:author="Iman Mohamed Atef Helal" w:date="2023-10-17T10:45:00Z">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7E613EAE" w14:textId="77777777" w:rsidR="00DC747A" w:rsidRDefault="00DC747A">
            <w:pPr>
              <w:spacing w:before="0" w:after="0" w:line="240" w:lineRule="auto"/>
              <w:ind w:left="0" w:right="0"/>
              <w:jc w:val="left"/>
              <w:rPr>
                <w:sz w:val="22"/>
                <w:szCs w:val="22"/>
              </w:rPr>
              <w:pPrChange w:id="457" w:author="Iman Mohamed Atef Helal" w:date="2023-10-17T10:44:00Z">
                <w:pPr>
                  <w:spacing w:after="0" w:line="240" w:lineRule="auto"/>
                  <w:ind w:right="0"/>
                  <w:jc w:val="left"/>
                </w:pPr>
              </w:pPrChange>
            </w:pPr>
          </w:p>
        </w:tc>
        <w:tc>
          <w:tcPr>
            <w:tcW w:w="5731" w:type="dxa"/>
            <w:tcBorders>
              <w:bottom w:val="single" w:sz="8" w:space="0" w:color="000000"/>
              <w:right w:val="single" w:sz="8" w:space="0" w:color="000000"/>
            </w:tcBorders>
            <w:shd w:val="clear" w:color="auto" w:fill="auto"/>
            <w:tcMar>
              <w:top w:w="100" w:type="dxa"/>
              <w:left w:w="100" w:type="dxa"/>
              <w:bottom w:w="100" w:type="dxa"/>
              <w:right w:w="100" w:type="dxa"/>
            </w:tcMar>
            <w:tcPrChange w:id="458" w:author="Iman Mohamed Atef Helal" w:date="2023-10-17T10:45:00Z">
              <w:tcPr>
                <w:tcW w:w="2910"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73AE82DB" w14:textId="77777777" w:rsidR="00DC747A" w:rsidRDefault="00DC747A">
            <w:pPr>
              <w:spacing w:before="0" w:after="0" w:line="240" w:lineRule="auto"/>
              <w:ind w:left="0" w:right="0"/>
              <w:jc w:val="left"/>
              <w:rPr>
                <w:sz w:val="22"/>
                <w:szCs w:val="22"/>
              </w:rPr>
              <w:pPrChange w:id="459" w:author="Iman Mohamed Atef Helal" w:date="2023-10-17T10:44:00Z">
                <w:pPr>
                  <w:spacing w:after="0"/>
                  <w:ind w:left="90" w:right="0"/>
                  <w:jc w:val="left"/>
                </w:pPr>
              </w:pPrChange>
            </w:pPr>
          </w:p>
        </w:tc>
        <w:tc>
          <w:tcPr>
            <w:tcW w:w="1739" w:type="dxa"/>
            <w:tcBorders>
              <w:bottom w:val="single" w:sz="8" w:space="0" w:color="000000"/>
              <w:right w:val="single" w:sz="8" w:space="0" w:color="000000"/>
            </w:tcBorders>
            <w:shd w:val="clear" w:color="auto" w:fill="auto"/>
            <w:tcMar>
              <w:top w:w="100" w:type="dxa"/>
              <w:left w:w="100" w:type="dxa"/>
              <w:bottom w:w="100" w:type="dxa"/>
              <w:right w:w="100" w:type="dxa"/>
            </w:tcMar>
            <w:tcPrChange w:id="460" w:author="Iman Mohamed Atef Helal" w:date="2023-10-17T10:45:00Z">
              <w:tcPr>
                <w:tcW w:w="3495" w:type="dxa"/>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08DF1043" w14:textId="77777777" w:rsidR="00DC747A" w:rsidRDefault="00000000">
            <w:pPr>
              <w:pStyle w:val="ListParagraph"/>
              <w:numPr>
                <w:ilvl w:val="1"/>
                <w:numId w:val="64"/>
              </w:numPr>
              <w:spacing w:before="0" w:after="0" w:line="240" w:lineRule="auto"/>
              <w:ind w:left="0" w:right="0" w:firstLine="0"/>
              <w:jc w:val="left"/>
              <w:rPr>
                <w:sz w:val="22"/>
                <w:szCs w:val="22"/>
              </w:rPr>
              <w:pPrChange w:id="461" w:author="Iman Mohamed Atef Helal" w:date="2023-10-17T10:44:00Z">
                <w:pPr>
                  <w:spacing w:after="0"/>
                  <w:ind w:left="90" w:right="0"/>
                  <w:jc w:val="left"/>
                </w:pPr>
              </w:pPrChange>
            </w:pPr>
            <w:r>
              <w:rPr>
                <w:sz w:val="22"/>
                <w:szCs w:val="22"/>
              </w:rPr>
              <w:t>System applies changes</w:t>
            </w:r>
          </w:p>
        </w:tc>
      </w:tr>
      <w:tr w:rsidR="00DC747A" w14:paraId="4F0CE7FB" w14:textId="77777777" w:rsidTr="0044452B">
        <w:trPr>
          <w:trHeight w:val="20"/>
          <w:jc w:val="center"/>
          <w:trPrChange w:id="462" w:author="Iman Mohamed Atef Helal" w:date="2023-10-17T10:45:00Z">
            <w:trPr>
              <w:trHeight w:val="765"/>
              <w:jc w:val="center"/>
            </w:trPr>
          </w:trPrChange>
        </w:trPr>
        <w:tc>
          <w:tcPr>
            <w:tcW w:w="179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Change w:id="463" w:author="Iman Mohamed Atef Helal" w:date="2023-10-17T10:45:00Z">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tcPrChange>
          </w:tcPr>
          <w:p w14:paraId="66A4714A" w14:textId="77777777" w:rsidR="00DC747A" w:rsidRDefault="00000000">
            <w:pPr>
              <w:spacing w:before="0" w:after="0" w:line="240" w:lineRule="auto"/>
              <w:ind w:left="0" w:right="0"/>
              <w:jc w:val="left"/>
              <w:pPrChange w:id="464" w:author="Iman Mohamed Atef Helal" w:date="2023-10-17T10:44:00Z">
                <w:pPr>
                  <w:spacing w:after="0"/>
                  <w:ind w:left="90" w:right="0"/>
                  <w:jc w:val="left"/>
                </w:pPr>
              </w:pPrChange>
            </w:pPr>
            <w:r>
              <w:t>Exception scenario</w:t>
            </w:r>
          </w:p>
        </w:tc>
        <w:tc>
          <w:tcPr>
            <w:tcW w:w="7470" w:type="dxa"/>
            <w:gridSpan w:val="2"/>
            <w:tcBorders>
              <w:bottom w:val="single" w:sz="8" w:space="0" w:color="000000"/>
              <w:right w:val="single" w:sz="8" w:space="0" w:color="000000"/>
            </w:tcBorders>
            <w:shd w:val="clear" w:color="auto" w:fill="auto"/>
            <w:tcMar>
              <w:top w:w="100" w:type="dxa"/>
              <w:left w:w="100" w:type="dxa"/>
              <w:bottom w:w="100" w:type="dxa"/>
              <w:right w:w="100" w:type="dxa"/>
            </w:tcMar>
            <w:tcPrChange w:id="465" w:author="Iman Mohamed Atef Helal" w:date="2023-10-17T10:45:00Z">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tcPrChange>
          </w:tcPr>
          <w:p w14:paraId="4D9B049D" w14:textId="77777777" w:rsidR="00DC747A" w:rsidRDefault="00000000">
            <w:pPr>
              <w:spacing w:before="0" w:after="0" w:line="240" w:lineRule="auto"/>
              <w:ind w:left="0" w:right="0"/>
              <w:jc w:val="left"/>
              <w:rPr>
                <w:sz w:val="22"/>
                <w:szCs w:val="22"/>
              </w:rPr>
              <w:pPrChange w:id="466" w:author="Iman Mohamed Atef Helal" w:date="2023-10-17T10:44:00Z">
                <w:pPr>
                  <w:spacing w:after="0"/>
                  <w:ind w:left="90" w:right="0"/>
                  <w:jc w:val="left"/>
                </w:pPr>
              </w:pPrChange>
            </w:pPr>
            <w:r>
              <w:rPr>
                <w:sz w:val="22"/>
                <w:szCs w:val="22"/>
              </w:rPr>
              <w:t xml:space="preserve">None </w:t>
            </w:r>
          </w:p>
        </w:tc>
      </w:tr>
    </w:tbl>
    <w:p w14:paraId="3D2C6612" w14:textId="77777777" w:rsidR="00DC747A" w:rsidRDefault="00DC747A">
      <w:pPr>
        <w:spacing w:after="0"/>
        <w:ind w:right="0"/>
        <w:jc w:val="left"/>
        <w:rPr>
          <w:sz w:val="22"/>
          <w:szCs w:val="22"/>
        </w:rPr>
      </w:pPr>
    </w:p>
    <w:p w14:paraId="6B548ADE" w14:textId="77777777" w:rsidR="00DC747A" w:rsidRDefault="00000000">
      <w:pPr>
        <w:spacing w:after="0"/>
        <w:ind w:right="0"/>
        <w:jc w:val="left"/>
        <w:rPr>
          <w:b/>
          <w:sz w:val="22"/>
          <w:szCs w:val="22"/>
        </w:rPr>
      </w:pPr>
      <w:r>
        <w:br w:type="page"/>
      </w:r>
    </w:p>
    <w:p w14:paraId="256047AF" w14:textId="77777777" w:rsidR="00DC747A" w:rsidRDefault="00000000">
      <w:pPr>
        <w:spacing w:after="0"/>
        <w:ind w:right="0"/>
        <w:jc w:val="left"/>
        <w:rPr>
          <w:b/>
          <w:sz w:val="22"/>
          <w:szCs w:val="22"/>
        </w:rPr>
      </w:pPr>
      <w:r>
        <w:rPr>
          <w:b/>
          <w:sz w:val="22"/>
          <w:szCs w:val="22"/>
        </w:rPr>
        <w:lastRenderedPageBreak/>
        <w:t xml:space="preserve">17: Feedback Mechanisms </w:t>
      </w:r>
    </w:p>
    <w:p w14:paraId="79AAC0BD" w14:textId="77777777" w:rsidR="00DC747A" w:rsidRDefault="00DC747A">
      <w:pPr>
        <w:spacing w:after="0"/>
        <w:ind w:right="0"/>
        <w:jc w:val="left"/>
        <w:rPr>
          <w:sz w:val="22"/>
          <w:szCs w:val="22"/>
        </w:rPr>
      </w:pPr>
    </w:p>
    <w:p w14:paraId="26B10D65" w14:textId="77777777" w:rsidR="00DC747A" w:rsidRDefault="00000000">
      <w:pPr>
        <w:spacing w:after="0"/>
        <w:jc w:val="center"/>
        <w:rPr>
          <w:sz w:val="22"/>
          <w:szCs w:val="22"/>
        </w:rPr>
      </w:pPr>
      <w:r>
        <w:rPr>
          <w:i/>
          <w:sz w:val="22"/>
          <w:szCs w:val="22"/>
        </w:rPr>
        <w:t>Table17: Use Case Description 17</w:t>
      </w:r>
    </w:p>
    <w:tbl>
      <w:tblPr>
        <w:tblStyle w:val="af0"/>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4250370C"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BA38C" w14:textId="77777777" w:rsidR="00DC747A" w:rsidRDefault="00000000">
            <w:pPr>
              <w:spacing w:after="0"/>
              <w:ind w:left="9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39E131D" w14:textId="77777777" w:rsidR="00DC747A" w:rsidRDefault="00000000">
            <w:pPr>
              <w:spacing w:after="0"/>
              <w:ind w:left="90" w:right="0"/>
              <w:jc w:val="left"/>
              <w:rPr>
                <w:sz w:val="22"/>
                <w:szCs w:val="22"/>
              </w:rPr>
            </w:pPr>
            <w:r>
              <w:rPr>
                <w:sz w:val="22"/>
                <w:szCs w:val="22"/>
              </w:rPr>
              <w:t xml:space="preserve">Case 17 </w:t>
            </w:r>
          </w:p>
        </w:tc>
      </w:tr>
      <w:tr w:rsidR="00DC747A" w14:paraId="39BCCAC5"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5C9656" w14:textId="77777777" w:rsidR="00DC747A" w:rsidRDefault="00000000">
            <w:pPr>
              <w:spacing w:after="0"/>
              <w:ind w:left="9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D0025F3" w14:textId="77777777" w:rsidR="00DC747A" w:rsidRDefault="00000000">
            <w:pPr>
              <w:spacing w:after="0"/>
              <w:ind w:left="90" w:right="0"/>
              <w:jc w:val="left"/>
              <w:rPr>
                <w:sz w:val="22"/>
                <w:szCs w:val="22"/>
              </w:rPr>
            </w:pPr>
            <w:r>
              <w:rPr>
                <w:sz w:val="22"/>
                <w:szCs w:val="22"/>
              </w:rPr>
              <w:t>Providing Feedback</w:t>
            </w:r>
          </w:p>
        </w:tc>
      </w:tr>
      <w:tr w:rsidR="00DC747A" w14:paraId="4D3CBFC9"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BCC33" w14:textId="77777777" w:rsidR="00DC747A" w:rsidRDefault="00000000">
            <w:pPr>
              <w:spacing w:after="0"/>
              <w:ind w:left="9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19571D5" w14:textId="77777777" w:rsidR="00DC747A" w:rsidRDefault="00000000">
            <w:pPr>
              <w:spacing w:after="0"/>
              <w:ind w:left="90" w:right="0"/>
              <w:jc w:val="left"/>
              <w:rPr>
                <w:sz w:val="22"/>
                <w:szCs w:val="22"/>
              </w:rPr>
            </w:pPr>
            <w:r>
              <w:rPr>
                <w:sz w:val="22"/>
                <w:szCs w:val="22"/>
              </w:rPr>
              <w:t>Student</w:t>
            </w:r>
          </w:p>
        </w:tc>
      </w:tr>
      <w:tr w:rsidR="00DC747A" w14:paraId="156C04D1"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65FD5" w14:textId="77777777" w:rsidR="00DC747A" w:rsidRDefault="00000000">
            <w:pPr>
              <w:spacing w:after="0"/>
              <w:ind w:left="9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9E731BD" w14:textId="77777777" w:rsidR="00DC747A" w:rsidRDefault="00000000">
            <w:pPr>
              <w:spacing w:after="0"/>
              <w:ind w:left="90" w:right="0"/>
              <w:jc w:val="left"/>
              <w:rPr>
                <w:sz w:val="22"/>
                <w:szCs w:val="22"/>
              </w:rPr>
            </w:pPr>
            <w:r>
              <w:rPr>
                <w:sz w:val="22"/>
                <w:szCs w:val="22"/>
              </w:rPr>
              <w:t>User is logged into their account.</w:t>
            </w:r>
          </w:p>
        </w:tc>
      </w:tr>
      <w:tr w:rsidR="00DC747A" w14:paraId="32B869B8"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0181A4" w14:textId="77777777" w:rsidR="00DC747A" w:rsidRDefault="00000000">
            <w:pPr>
              <w:spacing w:after="0"/>
              <w:ind w:left="9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0D767DE" w14:textId="77777777" w:rsidR="00DC747A" w:rsidRDefault="00000000">
            <w:pPr>
              <w:spacing w:after="0"/>
              <w:ind w:left="90" w:right="0"/>
              <w:jc w:val="left"/>
              <w:rPr>
                <w:sz w:val="22"/>
                <w:szCs w:val="22"/>
              </w:rPr>
            </w:pPr>
            <w:r>
              <w:rPr>
                <w:sz w:val="22"/>
                <w:szCs w:val="22"/>
              </w:rPr>
              <w:t>User feedback is collected for improvement.</w:t>
            </w:r>
          </w:p>
        </w:tc>
      </w:tr>
      <w:tr w:rsidR="00DC747A" w14:paraId="7409244B"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BC88EA" w14:textId="77777777" w:rsidR="00DC747A" w:rsidRDefault="00000000">
            <w:pPr>
              <w:spacing w:after="0"/>
              <w:ind w:left="9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6DD6761" w14:textId="77777777" w:rsidR="00DC747A" w:rsidRDefault="00000000">
            <w:pPr>
              <w:spacing w:after="0"/>
              <w:ind w:left="9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6D3BD12" w14:textId="77777777" w:rsidR="00DC747A" w:rsidRDefault="00000000">
            <w:pPr>
              <w:spacing w:after="0"/>
              <w:ind w:left="90" w:right="0"/>
              <w:jc w:val="left"/>
              <w:rPr>
                <w:sz w:val="22"/>
                <w:szCs w:val="22"/>
              </w:rPr>
            </w:pPr>
            <w:r>
              <w:rPr>
                <w:sz w:val="22"/>
                <w:szCs w:val="22"/>
              </w:rPr>
              <w:t xml:space="preserve">System Actions </w:t>
            </w:r>
          </w:p>
        </w:tc>
      </w:tr>
      <w:tr w:rsidR="00DC747A" w14:paraId="0188A58C"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23966"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F20C41D" w14:textId="77777777" w:rsidR="00DC747A" w:rsidRDefault="00000000">
            <w:pPr>
              <w:spacing w:after="0"/>
              <w:ind w:left="90" w:right="0"/>
              <w:jc w:val="left"/>
              <w:rPr>
                <w:sz w:val="22"/>
                <w:szCs w:val="22"/>
              </w:rPr>
            </w:pPr>
            <w:r>
              <w:rPr>
                <w:sz w:val="22"/>
                <w:szCs w:val="22"/>
              </w:rPr>
              <w:t>Users provide feedback through surveys, ratings, and open forums.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67106001" w14:textId="77777777" w:rsidR="00DC747A" w:rsidRDefault="00DC747A">
            <w:pPr>
              <w:spacing w:after="0"/>
              <w:ind w:left="90" w:right="0"/>
              <w:jc w:val="left"/>
              <w:rPr>
                <w:sz w:val="22"/>
                <w:szCs w:val="22"/>
              </w:rPr>
            </w:pPr>
          </w:p>
          <w:p w14:paraId="7A3FED89" w14:textId="77777777" w:rsidR="00DC747A" w:rsidRDefault="00DC747A">
            <w:pPr>
              <w:spacing w:after="0"/>
              <w:ind w:left="90" w:right="0"/>
              <w:jc w:val="left"/>
              <w:rPr>
                <w:sz w:val="22"/>
                <w:szCs w:val="22"/>
              </w:rPr>
            </w:pPr>
          </w:p>
        </w:tc>
      </w:tr>
      <w:tr w:rsidR="00DC747A" w14:paraId="6351E693"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439A3D"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68100B6" w14:textId="77777777" w:rsidR="00DC747A" w:rsidRDefault="00DC747A">
            <w:pPr>
              <w:spacing w:after="0"/>
              <w:ind w:left="9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E05105F" w14:textId="77777777" w:rsidR="00DC747A" w:rsidRDefault="00000000">
            <w:pPr>
              <w:spacing w:after="0"/>
              <w:ind w:left="90" w:right="0"/>
              <w:jc w:val="left"/>
              <w:rPr>
                <w:sz w:val="22"/>
                <w:szCs w:val="22"/>
              </w:rPr>
            </w:pPr>
            <w:r>
              <w:rPr>
                <w:sz w:val="22"/>
                <w:szCs w:val="22"/>
              </w:rPr>
              <w:t>System records the provided feedback</w:t>
            </w:r>
          </w:p>
        </w:tc>
      </w:tr>
      <w:tr w:rsidR="00DC747A" w14:paraId="60CFFBF7"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077BFA" w14:textId="77777777" w:rsidR="00DC747A" w:rsidRDefault="00000000">
            <w:pPr>
              <w:spacing w:after="0"/>
              <w:ind w:left="9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22C1936" w14:textId="77777777" w:rsidR="00DC747A" w:rsidRDefault="00000000">
            <w:pPr>
              <w:spacing w:after="0"/>
              <w:ind w:left="90" w:right="0"/>
              <w:jc w:val="left"/>
              <w:rPr>
                <w:sz w:val="22"/>
                <w:szCs w:val="22"/>
              </w:rPr>
            </w:pPr>
            <w:r>
              <w:rPr>
                <w:sz w:val="22"/>
                <w:szCs w:val="22"/>
              </w:rPr>
              <w:t xml:space="preserve">None </w:t>
            </w:r>
          </w:p>
        </w:tc>
      </w:tr>
    </w:tbl>
    <w:p w14:paraId="26021A49" w14:textId="77777777" w:rsidR="00DC747A" w:rsidRDefault="00DC747A">
      <w:pPr>
        <w:spacing w:after="0"/>
        <w:ind w:right="0"/>
        <w:jc w:val="left"/>
        <w:rPr>
          <w:sz w:val="22"/>
          <w:szCs w:val="22"/>
        </w:rPr>
      </w:pPr>
    </w:p>
    <w:p w14:paraId="39B7170C" w14:textId="77777777" w:rsidR="00DC747A" w:rsidRDefault="00DC747A">
      <w:pPr>
        <w:spacing w:after="0"/>
        <w:ind w:right="0"/>
        <w:jc w:val="left"/>
        <w:rPr>
          <w:b/>
          <w:sz w:val="22"/>
          <w:szCs w:val="22"/>
        </w:rPr>
      </w:pPr>
    </w:p>
    <w:p w14:paraId="3FFBE780" w14:textId="77777777" w:rsidR="00DC747A" w:rsidRDefault="00DC747A">
      <w:pPr>
        <w:spacing w:after="0"/>
        <w:ind w:right="0"/>
        <w:jc w:val="left"/>
        <w:rPr>
          <w:b/>
          <w:sz w:val="22"/>
          <w:szCs w:val="22"/>
        </w:rPr>
      </w:pPr>
    </w:p>
    <w:p w14:paraId="3DECDF8F" w14:textId="77777777" w:rsidR="00DC747A" w:rsidRDefault="00DC747A">
      <w:pPr>
        <w:spacing w:after="0"/>
        <w:ind w:right="0"/>
        <w:jc w:val="left"/>
        <w:rPr>
          <w:sz w:val="22"/>
          <w:szCs w:val="22"/>
        </w:rPr>
      </w:pPr>
    </w:p>
    <w:p w14:paraId="4349446B" w14:textId="77777777" w:rsidR="00DC747A" w:rsidRDefault="00DC747A">
      <w:pPr>
        <w:spacing w:after="0"/>
        <w:ind w:right="0"/>
        <w:jc w:val="left"/>
        <w:rPr>
          <w:b/>
          <w:sz w:val="22"/>
          <w:szCs w:val="22"/>
        </w:rPr>
      </w:pPr>
    </w:p>
    <w:p w14:paraId="6CD2A40C" w14:textId="77777777" w:rsidR="00DC747A" w:rsidRDefault="00DC747A">
      <w:pPr>
        <w:spacing w:after="0"/>
        <w:ind w:right="0"/>
        <w:jc w:val="left"/>
        <w:rPr>
          <w:b/>
          <w:sz w:val="22"/>
          <w:szCs w:val="22"/>
        </w:rPr>
      </w:pPr>
    </w:p>
    <w:p w14:paraId="67EC3EC4" w14:textId="77777777" w:rsidR="00DC747A" w:rsidRDefault="00DC747A">
      <w:pPr>
        <w:spacing w:after="0"/>
        <w:ind w:right="0"/>
        <w:jc w:val="left"/>
        <w:rPr>
          <w:b/>
          <w:sz w:val="22"/>
          <w:szCs w:val="22"/>
        </w:rPr>
      </w:pPr>
    </w:p>
    <w:p w14:paraId="6D30E04F" w14:textId="77777777" w:rsidR="00DC747A" w:rsidRDefault="00DC747A">
      <w:pPr>
        <w:spacing w:after="0"/>
        <w:ind w:right="0"/>
        <w:jc w:val="left"/>
        <w:rPr>
          <w:b/>
          <w:sz w:val="22"/>
          <w:szCs w:val="22"/>
        </w:rPr>
      </w:pPr>
    </w:p>
    <w:p w14:paraId="071A2140" w14:textId="77777777" w:rsidR="00DC747A" w:rsidRDefault="00DC747A">
      <w:pPr>
        <w:spacing w:after="0"/>
        <w:ind w:right="0"/>
        <w:jc w:val="left"/>
        <w:rPr>
          <w:b/>
          <w:sz w:val="22"/>
          <w:szCs w:val="22"/>
        </w:rPr>
      </w:pPr>
    </w:p>
    <w:p w14:paraId="107A531E" w14:textId="77777777" w:rsidR="00DC747A" w:rsidRDefault="00DC747A">
      <w:pPr>
        <w:spacing w:after="0"/>
        <w:ind w:right="0"/>
        <w:jc w:val="left"/>
        <w:rPr>
          <w:b/>
          <w:sz w:val="22"/>
          <w:szCs w:val="22"/>
        </w:rPr>
      </w:pPr>
    </w:p>
    <w:p w14:paraId="3FD36896" w14:textId="77777777" w:rsidR="00DC747A" w:rsidRDefault="00DC747A">
      <w:pPr>
        <w:spacing w:after="0"/>
        <w:ind w:right="0"/>
        <w:jc w:val="left"/>
        <w:rPr>
          <w:b/>
          <w:sz w:val="22"/>
          <w:szCs w:val="22"/>
        </w:rPr>
      </w:pPr>
    </w:p>
    <w:p w14:paraId="2C600F4C" w14:textId="77777777" w:rsidR="00DC747A" w:rsidRDefault="00DC747A">
      <w:pPr>
        <w:spacing w:after="0"/>
        <w:ind w:right="0"/>
        <w:jc w:val="left"/>
        <w:rPr>
          <w:b/>
          <w:sz w:val="22"/>
          <w:szCs w:val="22"/>
        </w:rPr>
      </w:pPr>
    </w:p>
    <w:p w14:paraId="7C37910D" w14:textId="77777777" w:rsidR="00DC747A" w:rsidRDefault="00DC747A">
      <w:pPr>
        <w:spacing w:after="0"/>
        <w:ind w:right="0"/>
        <w:jc w:val="left"/>
        <w:rPr>
          <w:b/>
          <w:sz w:val="22"/>
          <w:szCs w:val="22"/>
        </w:rPr>
      </w:pPr>
    </w:p>
    <w:p w14:paraId="7AC493A2" w14:textId="77777777" w:rsidR="00DC747A" w:rsidRDefault="00000000">
      <w:pPr>
        <w:spacing w:after="0"/>
        <w:ind w:right="0"/>
        <w:jc w:val="left"/>
        <w:rPr>
          <w:b/>
          <w:sz w:val="22"/>
          <w:szCs w:val="22"/>
        </w:rPr>
      </w:pPr>
      <w:r>
        <w:rPr>
          <w:b/>
          <w:sz w:val="22"/>
          <w:szCs w:val="22"/>
        </w:rPr>
        <w:t xml:space="preserve">18: Assessment Tools/Teacher Dashboard </w:t>
      </w:r>
    </w:p>
    <w:p w14:paraId="6260AE0D" w14:textId="77777777" w:rsidR="00DC747A" w:rsidRDefault="00DC747A">
      <w:pPr>
        <w:spacing w:after="0"/>
        <w:ind w:right="0"/>
        <w:jc w:val="left"/>
        <w:rPr>
          <w:b/>
          <w:sz w:val="22"/>
          <w:szCs w:val="22"/>
        </w:rPr>
      </w:pPr>
    </w:p>
    <w:p w14:paraId="320220D5" w14:textId="77777777" w:rsidR="00DC747A" w:rsidRDefault="00000000">
      <w:pPr>
        <w:spacing w:after="0"/>
        <w:jc w:val="center"/>
        <w:rPr>
          <w:sz w:val="22"/>
          <w:szCs w:val="22"/>
        </w:rPr>
      </w:pPr>
      <w:r>
        <w:rPr>
          <w:i/>
          <w:sz w:val="22"/>
          <w:szCs w:val="22"/>
        </w:rPr>
        <w:t>Table18: Use Case Description 18</w:t>
      </w:r>
    </w:p>
    <w:tbl>
      <w:tblPr>
        <w:tblStyle w:val="af1"/>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73565A54"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26BBD" w14:textId="77777777" w:rsidR="00DC747A" w:rsidRDefault="00000000">
            <w:pPr>
              <w:spacing w:after="0"/>
              <w:ind w:left="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55DBFBC3" w14:textId="77777777" w:rsidR="00DC747A" w:rsidRDefault="00000000">
            <w:pPr>
              <w:spacing w:after="0"/>
              <w:ind w:left="90" w:right="0"/>
              <w:jc w:val="left"/>
              <w:rPr>
                <w:sz w:val="22"/>
                <w:szCs w:val="22"/>
              </w:rPr>
            </w:pPr>
            <w:r>
              <w:rPr>
                <w:sz w:val="22"/>
                <w:szCs w:val="22"/>
              </w:rPr>
              <w:t>Case 18</w:t>
            </w:r>
          </w:p>
        </w:tc>
      </w:tr>
      <w:tr w:rsidR="00DC747A" w14:paraId="01AC6695"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D43755"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25BAA98" w14:textId="77777777" w:rsidR="00DC747A" w:rsidRDefault="00000000">
            <w:pPr>
              <w:spacing w:after="0"/>
              <w:ind w:left="90" w:right="0"/>
              <w:jc w:val="left"/>
              <w:rPr>
                <w:sz w:val="22"/>
                <w:szCs w:val="22"/>
              </w:rPr>
            </w:pPr>
            <w:r>
              <w:rPr>
                <w:sz w:val="22"/>
                <w:szCs w:val="22"/>
              </w:rPr>
              <w:t>Assessment and Dashboard</w:t>
            </w:r>
          </w:p>
        </w:tc>
      </w:tr>
      <w:tr w:rsidR="00DC747A" w14:paraId="004EB36E"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E8220B"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D6ED783" w14:textId="77777777" w:rsidR="00DC747A" w:rsidRDefault="00000000">
            <w:pPr>
              <w:spacing w:after="0"/>
              <w:ind w:left="90" w:right="0"/>
              <w:jc w:val="left"/>
              <w:rPr>
                <w:sz w:val="22"/>
                <w:szCs w:val="22"/>
              </w:rPr>
            </w:pPr>
            <w:r>
              <w:rPr>
                <w:sz w:val="22"/>
                <w:szCs w:val="22"/>
              </w:rPr>
              <w:t>Teacher</w:t>
            </w:r>
          </w:p>
        </w:tc>
      </w:tr>
      <w:tr w:rsidR="00DC747A" w14:paraId="5E43689B"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63995"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F1BF2EE" w14:textId="77777777" w:rsidR="00DC747A" w:rsidRDefault="00000000">
            <w:pPr>
              <w:spacing w:after="0"/>
              <w:ind w:left="90" w:right="0"/>
              <w:jc w:val="left"/>
              <w:rPr>
                <w:sz w:val="22"/>
                <w:szCs w:val="22"/>
              </w:rPr>
            </w:pPr>
            <w:r>
              <w:rPr>
                <w:sz w:val="22"/>
                <w:szCs w:val="22"/>
              </w:rPr>
              <w:t>Teacher is logged into their account and has access to the course management section.</w:t>
            </w:r>
          </w:p>
        </w:tc>
      </w:tr>
      <w:tr w:rsidR="00DC747A" w14:paraId="6679BBB1"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10DB79"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0C090A4" w14:textId="77777777" w:rsidR="00DC747A" w:rsidRDefault="00000000">
            <w:pPr>
              <w:spacing w:after="0"/>
              <w:ind w:left="90" w:right="0"/>
              <w:jc w:val="left"/>
              <w:rPr>
                <w:sz w:val="22"/>
                <w:szCs w:val="22"/>
              </w:rPr>
            </w:pPr>
            <w:r>
              <w:rPr>
                <w:sz w:val="22"/>
                <w:szCs w:val="22"/>
              </w:rPr>
              <w:t xml:space="preserve">Teachers can design, </w:t>
            </w:r>
            <w:commentRangeStart w:id="467"/>
            <w:r>
              <w:rPr>
                <w:sz w:val="22"/>
                <w:szCs w:val="22"/>
              </w:rPr>
              <w:t xml:space="preserve">administer assessments </w:t>
            </w:r>
            <w:commentRangeEnd w:id="467"/>
            <w:r w:rsidR="00EA0401">
              <w:rPr>
                <w:rStyle w:val="CommentReference"/>
              </w:rPr>
              <w:commentReference w:id="467"/>
            </w:r>
            <w:r>
              <w:rPr>
                <w:sz w:val="22"/>
                <w:szCs w:val="22"/>
              </w:rPr>
              <w:t>and manage courses efficiently.</w:t>
            </w:r>
          </w:p>
        </w:tc>
      </w:tr>
      <w:tr w:rsidR="00DC747A" w14:paraId="175AA692"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226684" w14:textId="77777777" w:rsidR="00DC747A" w:rsidRDefault="00000000">
            <w:pPr>
              <w:spacing w:after="0"/>
              <w:ind w:left="0" w:right="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2DC3C167" w14:textId="77777777" w:rsidR="00DC747A" w:rsidRDefault="00000000">
            <w:pPr>
              <w:spacing w:after="0"/>
              <w:ind w:left="90" w:right="0"/>
              <w:jc w:val="left"/>
              <w:rPr>
                <w:sz w:val="22"/>
                <w:szCs w:val="22"/>
              </w:rPr>
            </w:pPr>
            <w:r>
              <w:rPr>
                <w:sz w:val="22"/>
                <w:szCs w:val="22"/>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9DF5207" w14:textId="77777777" w:rsidR="00DC747A" w:rsidRDefault="00000000">
            <w:pPr>
              <w:spacing w:after="0"/>
              <w:ind w:left="90" w:right="0"/>
              <w:jc w:val="left"/>
              <w:rPr>
                <w:sz w:val="22"/>
                <w:szCs w:val="22"/>
              </w:rPr>
            </w:pPr>
            <w:r>
              <w:rPr>
                <w:sz w:val="22"/>
                <w:szCs w:val="22"/>
              </w:rPr>
              <w:t xml:space="preserve">System Actions </w:t>
            </w:r>
          </w:p>
        </w:tc>
      </w:tr>
      <w:tr w:rsidR="00DC747A" w14:paraId="3747875E"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B4E238"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5573425" w14:textId="77777777" w:rsidR="00DC747A" w:rsidRDefault="00DC747A">
            <w:pPr>
              <w:spacing w:after="0"/>
              <w:ind w:left="90" w:right="0"/>
              <w:jc w:val="left"/>
              <w:rPr>
                <w:sz w:val="22"/>
                <w:szCs w:val="22"/>
              </w:rPr>
            </w:pP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6D7832F3" w14:textId="77777777" w:rsidR="00DC747A" w:rsidRDefault="00000000">
            <w:pPr>
              <w:spacing w:after="0"/>
              <w:ind w:left="90" w:right="0"/>
              <w:jc w:val="left"/>
              <w:rPr>
                <w:sz w:val="22"/>
                <w:szCs w:val="22"/>
              </w:rPr>
            </w:pPr>
            <w:r>
              <w:rPr>
                <w:sz w:val="22"/>
                <w:szCs w:val="22"/>
              </w:rPr>
              <w:t>System provides assessment tools, automated grading, feedback mechanisms, course modifications, and course analytics to teachers.</w:t>
            </w:r>
          </w:p>
        </w:tc>
      </w:tr>
      <w:tr w:rsidR="00DC747A" w14:paraId="5B6ECA8A"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20FAFD"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62498D95" w14:textId="77777777" w:rsidR="00DC747A" w:rsidRDefault="00000000">
            <w:pPr>
              <w:spacing w:after="0"/>
              <w:ind w:left="90" w:right="0"/>
              <w:jc w:val="left"/>
              <w:rPr>
                <w:sz w:val="22"/>
                <w:szCs w:val="22"/>
              </w:rPr>
            </w:pPr>
            <w:r>
              <w:rPr>
                <w:sz w:val="22"/>
                <w:szCs w:val="22"/>
              </w:rPr>
              <w:t>Teacher designs and administers quizzes, assignments, and assessments.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3AC96685" w14:textId="77777777" w:rsidR="00DC747A" w:rsidRDefault="00DC747A">
            <w:pPr>
              <w:spacing w:after="0"/>
              <w:ind w:left="90" w:right="0"/>
              <w:jc w:val="left"/>
              <w:rPr>
                <w:sz w:val="22"/>
                <w:szCs w:val="22"/>
              </w:rPr>
            </w:pPr>
          </w:p>
        </w:tc>
      </w:tr>
      <w:tr w:rsidR="00DC747A" w14:paraId="1A6A1AF5"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5D0240"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F2C1D3A" w14:textId="77777777" w:rsidR="00DC747A" w:rsidRDefault="00000000">
            <w:pPr>
              <w:spacing w:after="0"/>
              <w:ind w:left="90" w:right="0"/>
              <w:jc w:val="left"/>
              <w:rPr>
                <w:sz w:val="22"/>
                <w:szCs w:val="22"/>
              </w:rPr>
            </w:pPr>
            <w:r>
              <w:rPr>
                <w:sz w:val="22"/>
                <w:szCs w:val="22"/>
              </w:rPr>
              <w:t xml:space="preserve">None </w:t>
            </w:r>
          </w:p>
        </w:tc>
      </w:tr>
    </w:tbl>
    <w:p w14:paraId="7398D728" w14:textId="77777777" w:rsidR="00DC747A" w:rsidRDefault="00DC747A">
      <w:pPr>
        <w:spacing w:after="0"/>
        <w:ind w:right="0"/>
        <w:jc w:val="left"/>
        <w:rPr>
          <w:sz w:val="22"/>
          <w:szCs w:val="22"/>
        </w:rPr>
      </w:pPr>
    </w:p>
    <w:p w14:paraId="4983158A" w14:textId="77777777" w:rsidR="00DC747A" w:rsidRDefault="00DC747A">
      <w:pPr>
        <w:spacing w:after="0"/>
        <w:ind w:right="0"/>
        <w:jc w:val="left"/>
        <w:rPr>
          <w:b/>
          <w:sz w:val="22"/>
          <w:szCs w:val="22"/>
        </w:rPr>
      </w:pPr>
    </w:p>
    <w:p w14:paraId="44DE1A49" w14:textId="77777777" w:rsidR="00DC747A" w:rsidRDefault="00DC747A">
      <w:pPr>
        <w:spacing w:after="0"/>
        <w:ind w:right="0"/>
        <w:jc w:val="left"/>
        <w:rPr>
          <w:b/>
          <w:sz w:val="22"/>
          <w:szCs w:val="22"/>
        </w:rPr>
      </w:pPr>
    </w:p>
    <w:p w14:paraId="17A3437B" w14:textId="77777777" w:rsidR="00DC747A" w:rsidRDefault="00DC747A">
      <w:pPr>
        <w:spacing w:after="0"/>
        <w:ind w:right="0"/>
        <w:jc w:val="left"/>
        <w:rPr>
          <w:sz w:val="22"/>
          <w:szCs w:val="22"/>
        </w:rPr>
      </w:pPr>
    </w:p>
    <w:p w14:paraId="6D607ACE" w14:textId="77777777" w:rsidR="00DC747A" w:rsidRDefault="00DC747A">
      <w:pPr>
        <w:spacing w:after="0"/>
        <w:ind w:right="0"/>
        <w:jc w:val="left"/>
        <w:rPr>
          <w:b/>
          <w:sz w:val="22"/>
          <w:szCs w:val="22"/>
        </w:rPr>
      </w:pPr>
    </w:p>
    <w:p w14:paraId="295428B9" w14:textId="77777777" w:rsidR="00DC747A" w:rsidRDefault="00DC747A">
      <w:pPr>
        <w:spacing w:after="0"/>
        <w:ind w:right="0"/>
        <w:jc w:val="left"/>
        <w:rPr>
          <w:b/>
          <w:sz w:val="22"/>
          <w:szCs w:val="22"/>
        </w:rPr>
      </w:pPr>
    </w:p>
    <w:p w14:paraId="1CAB0CAA" w14:textId="77777777" w:rsidR="00DC747A" w:rsidRDefault="00DC747A">
      <w:pPr>
        <w:spacing w:after="0"/>
        <w:ind w:right="0"/>
        <w:jc w:val="left"/>
        <w:rPr>
          <w:b/>
          <w:sz w:val="22"/>
          <w:szCs w:val="22"/>
        </w:rPr>
      </w:pPr>
    </w:p>
    <w:p w14:paraId="691185DC" w14:textId="67F21E4E" w:rsidR="00DC747A" w:rsidDel="00EA0401" w:rsidRDefault="00DC747A">
      <w:pPr>
        <w:spacing w:after="0"/>
        <w:ind w:right="0"/>
        <w:jc w:val="left"/>
        <w:rPr>
          <w:del w:id="468" w:author="Iman Mohamed Atef Helal" w:date="2023-10-31T18:11:00Z"/>
          <w:b/>
          <w:sz w:val="22"/>
          <w:szCs w:val="22"/>
        </w:rPr>
      </w:pPr>
    </w:p>
    <w:p w14:paraId="60493A49" w14:textId="77777777" w:rsidR="00DC747A" w:rsidRDefault="00000000">
      <w:pPr>
        <w:spacing w:after="0"/>
        <w:ind w:right="0"/>
        <w:jc w:val="left"/>
        <w:rPr>
          <w:b/>
          <w:sz w:val="22"/>
          <w:szCs w:val="22"/>
        </w:rPr>
      </w:pPr>
      <w:r>
        <w:br w:type="page"/>
      </w:r>
    </w:p>
    <w:p w14:paraId="744DFBE7" w14:textId="77777777" w:rsidR="00DC747A" w:rsidRDefault="00000000">
      <w:pPr>
        <w:spacing w:after="0"/>
        <w:ind w:right="0"/>
        <w:jc w:val="left"/>
        <w:rPr>
          <w:b/>
          <w:sz w:val="22"/>
          <w:szCs w:val="22"/>
        </w:rPr>
      </w:pPr>
      <w:r>
        <w:rPr>
          <w:b/>
          <w:sz w:val="22"/>
          <w:szCs w:val="22"/>
        </w:rPr>
        <w:lastRenderedPageBreak/>
        <w:t xml:space="preserve">19: Student Downloads Materials  </w:t>
      </w:r>
    </w:p>
    <w:p w14:paraId="6EC5B0A5" w14:textId="77777777" w:rsidR="00DC747A" w:rsidRDefault="00DC747A">
      <w:pPr>
        <w:spacing w:after="0"/>
        <w:ind w:right="0"/>
        <w:jc w:val="left"/>
        <w:rPr>
          <w:b/>
          <w:sz w:val="22"/>
          <w:szCs w:val="22"/>
        </w:rPr>
      </w:pPr>
    </w:p>
    <w:p w14:paraId="3116A127" w14:textId="77777777" w:rsidR="00DC747A" w:rsidRDefault="00000000">
      <w:pPr>
        <w:spacing w:after="0"/>
        <w:jc w:val="center"/>
        <w:rPr>
          <w:b/>
          <w:sz w:val="22"/>
          <w:szCs w:val="22"/>
        </w:rPr>
      </w:pPr>
      <w:r>
        <w:rPr>
          <w:i/>
          <w:sz w:val="22"/>
          <w:szCs w:val="22"/>
        </w:rPr>
        <w:t>Table19: Use Case Description 19</w:t>
      </w:r>
    </w:p>
    <w:tbl>
      <w:tblPr>
        <w:tblStyle w:val="af2"/>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970"/>
        <w:gridCol w:w="3435"/>
      </w:tblGrid>
      <w:tr w:rsidR="00DC747A" w14:paraId="5B8B47E1"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12EB5" w14:textId="77777777" w:rsidR="00DC747A" w:rsidRDefault="00000000">
            <w:pPr>
              <w:spacing w:after="0"/>
              <w:ind w:left="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5D9B1EB" w14:textId="77777777" w:rsidR="00DC747A" w:rsidRDefault="00000000">
            <w:pPr>
              <w:spacing w:after="0"/>
              <w:ind w:left="0" w:right="0"/>
              <w:jc w:val="left"/>
              <w:rPr>
                <w:sz w:val="22"/>
                <w:szCs w:val="22"/>
              </w:rPr>
            </w:pPr>
            <w:r>
              <w:rPr>
                <w:sz w:val="22"/>
                <w:szCs w:val="22"/>
              </w:rPr>
              <w:t>Case 19</w:t>
            </w:r>
          </w:p>
        </w:tc>
      </w:tr>
      <w:tr w:rsidR="00DC747A" w14:paraId="592CE63B"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175D5" w14:textId="77777777" w:rsidR="00DC747A" w:rsidRDefault="00000000">
            <w:pPr>
              <w:spacing w:after="0"/>
              <w:ind w:left="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5221FDC" w14:textId="77777777" w:rsidR="00DC747A" w:rsidRDefault="00000000">
            <w:pPr>
              <w:spacing w:after="0"/>
              <w:ind w:left="0" w:right="0"/>
              <w:jc w:val="left"/>
              <w:rPr>
                <w:sz w:val="22"/>
                <w:szCs w:val="22"/>
              </w:rPr>
            </w:pPr>
            <w:r>
              <w:rPr>
                <w:sz w:val="22"/>
                <w:szCs w:val="22"/>
              </w:rPr>
              <w:t>Downloading Course Materials</w:t>
            </w:r>
          </w:p>
        </w:tc>
      </w:tr>
      <w:tr w:rsidR="00DC747A" w14:paraId="0CE16D7F"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893ED3" w14:textId="77777777" w:rsidR="00DC747A" w:rsidRDefault="00000000">
            <w:pPr>
              <w:spacing w:after="0"/>
              <w:ind w:left="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E3BF2E0" w14:textId="77777777" w:rsidR="00DC747A" w:rsidRDefault="00000000">
            <w:pPr>
              <w:spacing w:after="0"/>
              <w:ind w:left="0" w:right="0"/>
              <w:jc w:val="left"/>
              <w:rPr>
                <w:sz w:val="22"/>
                <w:szCs w:val="22"/>
              </w:rPr>
            </w:pPr>
            <w:r>
              <w:rPr>
                <w:sz w:val="22"/>
                <w:szCs w:val="22"/>
              </w:rPr>
              <w:t>Student</w:t>
            </w:r>
          </w:p>
        </w:tc>
      </w:tr>
      <w:tr w:rsidR="00DC747A" w14:paraId="0C57C944"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246D3" w14:textId="77777777" w:rsidR="00DC747A" w:rsidRDefault="00000000">
            <w:pPr>
              <w:spacing w:after="0"/>
              <w:ind w:left="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6D3F482" w14:textId="77777777" w:rsidR="00DC747A" w:rsidRDefault="00000000">
            <w:pPr>
              <w:spacing w:after="0"/>
              <w:ind w:left="0" w:right="0"/>
              <w:jc w:val="left"/>
              <w:rPr>
                <w:sz w:val="22"/>
                <w:szCs w:val="22"/>
              </w:rPr>
            </w:pPr>
            <w:r>
              <w:rPr>
                <w:sz w:val="22"/>
                <w:szCs w:val="22"/>
              </w:rPr>
              <w:t>Students are logged into their account and access the course materials section.</w:t>
            </w:r>
          </w:p>
        </w:tc>
      </w:tr>
      <w:tr w:rsidR="00DC747A" w14:paraId="2B4D7F92"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D0E55C" w14:textId="77777777" w:rsidR="00DC747A" w:rsidRDefault="00000000">
            <w:pPr>
              <w:spacing w:after="0"/>
              <w:ind w:left="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EFBC1FA" w14:textId="77777777" w:rsidR="00DC747A" w:rsidRDefault="00000000">
            <w:pPr>
              <w:spacing w:after="0"/>
              <w:ind w:left="0" w:right="0"/>
              <w:jc w:val="left"/>
              <w:rPr>
                <w:sz w:val="22"/>
                <w:szCs w:val="22"/>
              </w:rPr>
            </w:pPr>
            <w:r>
              <w:rPr>
                <w:sz w:val="22"/>
                <w:szCs w:val="22"/>
              </w:rPr>
              <w:t>The selected course material is downloaded to the student's device.</w:t>
            </w:r>
          </w:p>
        </w:tc>
      </w:tr>
      <w:tr w:rsidR="00DC747A" w14:paraId="3372E5DD"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23BF28" w14:textId="77777777" w:rsidR="00DC747A" w:rsidRDefault="00000000">
            <w:pPr>
              <w:spacing w:after="0"/>
              <w:ind w:left="0" w:right="0"/>
              <w:jc w:val="left"/>
              <w:rPr>
                <w:sz w:val="22"/>
                <w:szCs w:val="22"/>
              </w:rPr>
            </w:pPr>
            <w:r>
              <w:rPr>
                <w:sz w:val="22"/>
                <w:szCs w:val="22"/>
              </w:rPr>
              <w:t xml:space="preserve">Flow of Events </w:t>
            </w:r>
          </w:p>
        </w:tc>
        <w:tc>
          <w:tcPr>
            <w:tcW w:w="2970" w:type="dxa"/>
            <w:tcBorders>
              <w:bottom w:val="single" w:sz="8" w:space="0" w:color="000000"/>
              <w:right w:val="single" w:sz="8" w:space="0" w:color="000000"/>
            </w:tcBorders>
            <w:shd w:val="clear" w:color="auto" w:fill="auto"/>
            <w:tcMar>
              <w:top w:w="100" w:type="dxa"/>
              <w:left w:w="100" w:type="dxa"/>
              <w:bottom w:w="100" w:type="dxa"/>
              <w:right w:w="100" w:type="dxa"/>
            </w:tcMar>
          </w:tcPr>
          <w:p w14:paraId="11694770" w14:textId="77777777" w:rsidR="00DC747A" w:rsidRDefault="00000000">
            <w:pPr>
              <w:spacing w:after="0"/>
              <w:ind w:left="0" w:right="0"/>
              <w:jc w:val="left"/>
              <w:rPr>
                <w:sz w:val="22"/>
                <w:szCs w:val="22"/>
              </w:rPr>
            </w:pPr>
            <w:r>
              <w:rPr>
                <w:sz w:val="22"/>
                <w:szCs w:val="22"/>
              </w:rPr>
              <w:t xml:space="preserve">User Actions </w:t>
            </w:r>
          </w:p>
        </w:tc>
        <w:tc>
          <w:tcPr>
            <w:tcW w:w="3435" w:type="dxa"/>
            <w:tcBorders>
              <w:bottom w:val="single" w:sz="8" w:space="0" w:color="000000"/>
              <w:right w:val="single" w:sz="8" w:space="0" w:color="000000"/>
            </w:tcBorders>
            <w:shd w:val="clear" w:color="auto" w:fill="auto"/>
            <w:tcMar>
              <w:top w:w="100" w:type="dxa"/>
              <w:left w:w="100" w:type="dxa"/>
              <w:bottom w:w="100" w:type="dxa"/>
              <w:right w:w="100" w:type="dxa"/>
            </w:tcMar>
          </w:tcPr>
          <w:p w14:paraId="0EE6485E" w14:textId="77777777" w:rsidR="00DC747A" w:rsidRDefault="00000000">
            <w:pPr>
              <w:spacing w:after="0"/>
              <w:ind w:left="0" w:right="0"/>
              <w:jc w:val="left"/>
              <w:rPr>
                <w:sz w:val="22"/>
                <w:szCs w:val="22"/>
              </w:rPr>
            </w:pPr>
            <w:commentRangeStart w:id="469"/>
            <w:commentRangeStart w:id="470"/>
            <w:r>
              <w:rPr>
                <w:sz w:val="22"/>
                <w:szCs w:val="22"/>
              </w:rPr>
              <w:t xml:space="preserve">System Actions </w:t>
            </w:r>
            <w:commentRangeEnd w:id="469"/>
            <w:r w:rsidR="00EA0401">
              <w:rPr>
                <w:rStyle w:val="CommentReference"/>
              </w:rPr>
              <w:commentReference w:id="469"/>
            </w:r>
            <w:commentRangeEnd w:id="470"/>
            <w:r w:rsidR="00EA0401">
              <w:rPr>
                <w:rStyle w:val="CommentReference"/>
              </w:rPr>
              <w:commentReference w:id="470"/>
            </w:r>
          </w:p>
        </w:tc>
      </w:tr>
      <w:tr w:rsidR="00DC747A" w14:paraId="53BEDD64"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90D1A" w14:textId="77777777" w:rsidR="00DC747A" w:rsidRDefault="00DC747A">
            <w:pPr>
              <w:spacing w:after="0" w:line="240" w:lineRule="auto"/>
              <w:ind w:right="0"/>
              <w:jc w:val="left"/>
              <w:rPr>
                <w:sz w:val="22"/>
                <w:szCs w:val="22"/>
              </w:rPr>
            </w:pPr>
          </w:p>
        </w:tc>
        <w:tc>
          <w:tcPr>
            <w:tcW w:w="2970" w:type="dxa"/>
            <w:tcBorders>
              <w:bottom w:val="single" w:sz="8" w:space="0" w:color="000000"/>
              <w:right w:val="single" w:sz="8" w:space="0" w:color="000000"/>
            </w:tcBorders>
            <w:shd w:val="clear" w:color="auto" w:fill="auto"/>
            <w:tcMar>
              <w:top w:w="100" w:type="dxa"/>
              <w:left w:w="100" w:type="dxa"/>
              <w:bottom w:w="100" w:type="dxa"/>
              <w:right w:w="100" w:type="dxa"/>
            </w:tcMar>
          </w:tcPr>
          <w:p w14:paraId="5CA872AA" w14:textId="77777777" w:rsidR="00DC747A" w:rsidRDefault="00000000">
            <w:pPr>
              <w:spacing w:after="0"/>
              <w:ind w:left="0" w:right="0"/>
              <w:jc w:val="left"/>
              <w:rPr>
                <w:sz w:val="22"/>
                <w:szCs w:val="22"/>
              </w:rPr>
            </w:pPr>
            <w:r>
              <w:rPr>
                <w:sz w:val="22"/>
                <w:szCs w:val="22"/>
              </w:rPr>
              <w:t>Students navigate to the "Course Materials" or "Resources" section of the course.</w:t>
            </w:r>
          </w:p>
        </w:tc>
        <w:tc>
          <w:tcPr>
            <w:tcW w:w="3435" w:type="dxa"/>
            <w:tcBorders>
              <w:bottom w:val="single" w:sz="8" w:space="0" w:color="000000"/>
              <w:right w:val="single" w:sz="8" w:space="0" w:color="000000"/>
            </w:tcBorders>
            <w:shd w:val="clear" w:color="auto" w:fill="auto"/>
            <w:tcMar>
              <w:top w:w="100" w:type="dxa"/>
              <w:left w:w="100" w:type="dxa"/>
              <w:bottom w:w="100" w:type="dxa"/>
              <w:right w:w="100" w:type="dxa"/>
            </w:tcMar>
          </w:tcPr>
          <w:p w14:paraId="4543C3E4" w14:textId="77777777" w:rsidR="00DC747A" w:rsidRDefault="00DC747A">
            <w:pPr>
              <w:spacing w:after="0"/>
              <w:ind w:left="0" w:right="0"/>
              <w:jc w:val="left"/>
              <w:rPr>
                <w:sz w:val="22"/>
                <w:szCs w:val="22"/>
              </w:rPr>
            </w:pPr>
          </w:p>
        </w:tc>
      </w:tr>
      <w:tr w:rsidR="00DC747A" w14:paraId="34DACBCB"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401DD1" w14:textId="77777777" w:rsidR="00DC747A" w:rsidRDefault="00DC747A">
            <w:pPr>
              <w:spacing w:after="0" w:line="240" w:lineRule="auto"/>
              <w:ind w:right="0"/>
              <w:jc w:val="left"/>
              <w:rPr>
                <w:sz w:val="22"/>
                <w:szCs w:val="22"/>
              </w:rPr>
            </w:pPr>
          </w:p>
        </w:tc>
        <w:tc>
          <w:tcPr>
            <w:tcW w:w="2970" w:type="dxa"/>
            <w:tcBorders>
              <w:bottom w:val="single" w:sz="8" w:space="0" w:color="000000"/>
              <w:right w:val="single" w:sz="8" w:space="0" w:color="000000"/>
            </w:tcBorders>
            <w:shd w:val="clear" w:color="auto" w:fill="auto"/>
            <w:tcMar>
              <w:top w:w="100" w:type="dxa"/>
              <w:left w:w="100" w:type="dxa"/>
              <w:bottom w:w="100" w:type="dxa"/>
              <w:right w:w="100" w:type="dxa"/>
            </w:tcMar>
          </w:tcPr>
          <w:p w14:paraId="22C4C89F" w14:textId="77777777" w:rsidR="00DC747A" w:rsidRDefault="00000000">
            <w:pPr>
              <w:spacing w:after="0"/>
              <w:ind w:left="0" w:right="0"/>
              <w:jc w:val="left"/>
              <w:rPr>
                <w:sz w:val="22"/>
                <w:szCs w:val="22"/>
              </w:rPr>
            </w:pPr>
            <w:r>
              <w:rPr>
                <w:sz w:val="22"/>
                <w:szCs w:val="22"/>
              </w:rPr>
              <w:t>Students locate the specific material they want to download and open it.</w:t>
            </w:r>
          </w:p>
        </w:tc>
        <w:tc>
          <w:tcPr>
            <w:tcW w:w="3435" w:type="dxa"/>
            <w:tcBorders>
              <w:bottom w:val="single" w:sz="8" w:space="0" w:color="000000"/>
              <w:right w:val="single" w:sz="8" w:space="0" w:color="000000"/>
            </w:tcBorders>
            <w:shd w:val="clear" w:color="auto" w:fill="auto"/>
            <w:tcMar>
              <w:top w:w="100" w:type="dxa"/>
              <w:left w:w="100" w:type="dxa"/>
              <w:bottom w:w="100" w:type="dxa"/>
              <w:right w:w="100" w:type="dxa"/>
            </w:tcMar>
          </w:tcPr>
          <w:p w14:paraId="7251529A" w14:textId="77777777" w:rsidR="00DC747A" w:rsidRDefault="00DC747A">
            <w:pPr>
              <w:spacing w:after="0"/>
              <w:ind w:left="0" w:right="0"/>
              <w:jc w:val="left"/>
              <w:rPr>
                <w:sz w:val="22"/>
                <w:szCs w:val="22"/>
              </w:rPr>
            </w:pPr>
          </w:p>
        </w:tc>
      </w:tr>
      <w:tr w:rsidR="00DC747A" w14:paraId="6CCF78B8"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C8E950" w14:textId="77777777" w:rsidR="00DC747A" w:rsidRDefault="00DC747A">
            <w:pPr>
              <w:spacing w:after="0" w:line="240" w:lineRule="auto"/>
              <w:ind w:right="0"/>
              <w:jc w:val="left"/>
              <w:rPr>
                <w:sz w:val="22"/>
                <w:szCs w:val="22"/>
              </w:rPr>
            </w:pPr>
          </w:p>
        </w:tc>
        <w:tc>
          <w:tcPr>
            <w:tcW w:w="2970" w:type="dxa"/>
            <w:tcBorders>
              <w:bottom w:val="single" w:sz="8" w:space="0" w:color="000000"/>
              <w:right w:val="single" w:sz="8" w:space="0" w:color="000000"/>
            </w:tcBorders>
            <w:shd w:val="clear" w:color="auto" w:fill="auto"/>
            <w:tcMar>
              <w:top w:w="100" w:type="dxa"/>
              <w:left w:w="100" w:type="dxa"/>
              <w:bottom w:w="100" w:type="dxa"/>
              <w:right w:w="100" w:type="dxa"/>
            </w:tcMar>
          </w:tcPr>
          <w:p w14:paraId="5EAB6F3D" w14:textId="77777777" w:rsidR="00DC747A" w:rsidRDefault="00000000">
            <w:pPr>
              <w:spacing w:after="0"/>
              <w:ind w:left="0" w:right="0"/>
              <w:jc w:val="left"/>
              <w:rPr>
                <w:sz w:val="22"/>
                <w:szCs w:val="22"/>
              </w:rPr>
            </w:pPr>
            <w:r>
              <w:rPr>
                <w:sz w:val="22"/>
                <w:szCs w:val="22"/>
              </w:rPr>
              <w:t>Within the material view, the student finds and clicks on the "Download" button/icon.</w:t>
            </w:r>
          </w:p>
        </w:tc>
        <w:tc>
          <w:tcPr>
            <w:tcW w:w="3435" w:type="dxa"/>
            <w:tcBorders>
              <w:bottom w:val="single" w:sz="8" w:space="0" w:color="000000"/>
              <w:right w:val="single" w:sz="8" w:space="0" w:color="000000"/>
            </w:tcBorders>
            <w:shd w:val="clear" w:color="auto" w:fill="auto"/>
            <w:tcMar>
              <w:top w:w="100" w:type="dxa"/>
              <w:left w:w="100" w:type="dxa"/>
              <w:bottom w:w="100" w:type="dxa"/>
              <w:right w:w="100" w:type="dxa"/>
            </w:tcMar>
          </w:tcPr>
          <w:p w14:paraId="71D75471" w14:textId="77777777" w:rsidR="00DC747A" w:rsidRDefault="00DC747A">
            <w:pPr>
              <w:spacing w:after="0"/>
              <w:ind w:left="0" w:right="0"/>
              <w:jc w:val="left"/>
              <w:rPr>
                <w:sz w:val="22"/>
                <w:szCs w:val="22"/>
              </w:rPr>
            </w:pPr>
          </w:p>
        </w:tc>
      </w:tr>
      <w:tr w:rsidR="00DC747A" w14:paraId="5FD74176"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572CD8" w14:textId="77777777" w:rsidR="00DC747A" w:rsidRDefault="00DC747A">
            <w:pPr>
              <w:spacing w:after="0" w:line="240" w:lineRule="auto"/>
              <w:ind w:right="0"/>
              <w:jc w:val="left"/>
              <w:rPr>
                <w:sz w:val="22"/>
                <w:szCs w:val="22"/>
              </w:rPr>
            </w:pPr>
          </w:p>
        </w:tc>
        <w:tc>
          <w:tcPr>
            <w:tcW w:w="2970" w:type="dxa"/>
            <w:tcBorders>
              <w:bottom w:val="single" w:sz="8" w:space="0" w:color="000000"/>
              <w:right w:val="single" w:sz="8" w:space="0" w:color="000000"/>
            </w:tcBorders>
            <w:shd w:val="clear" w:color="auto" w:fill="auto"/>
            <w:tcMar>
              <w:top w:w="100" w:type="dxa"/>
              <w:left w:w="100" w:type="dxa"/>
              <w:bottom w:w="100" w:type="dxa"/>
              <w:right w:w="100" w:type="dxa"/>
            </w:tcMar>
          </w:tcPr>
          <w:p w14:paraId="21603A01" w14:textId="77777777" w:rsidR="00DC747A" w:rsidRDefault="00000000">
            <w:pPr>
              <w:spacing w:after="0"/>
              <w:ind w:left="0" w:right="0"/>
              <w:jc w:val="left"/>
              <w:rPr>
                <w:sz w:val="22"/>
                <w:szCs w:val="22"/>
              </w:rPr>
            </w:pPr>
            <w:r>
              <w:rPr>
                <w:sz w:val="22"/>
                <w:szCs w:val="22"/>
              </w:rPr>
              <w:t>Student selects the download location and confirms the download.</w:t>
            </w:r>
          </w:p>
        </w:tc>
        <w:tc>
          <w:tcPr>
            <w:tcW w:w="3435" w:type="dxa"/>
            <w:tcBorders>
              <w:bottom w:val="single" w:sz="8" w:space="0" w:color="000000"/>
              <w:right w:val="single" w:sz="8" w:space="0" w:color="000000"/>
            </w:tcBorders>
            <w:shd w:val="clear" w:color="auto" w:fill="auto"/>
            <w:tcMar>
              <w:top w:w="100" w:type="dxa"/>
              <w:left w:w="100" w:type="dxa"/>
              <w:bottom w:w="100" w:type="dxa"/>
              <w:right w:w="100" w:type="dxa"/>
            </w:tcMar>
          </w:tcPr>
          <w:p w14:paraId="039E029F" w14:textId="77777777" w:rsidR="00DC747A" w:rsidRDefault="00DC747A">
            <w:pPr>
              <w:spacing w:after="0"/>
              <w:ind w:left="0" w:right="0"/>
              <w:jc w:val="left"/>
              <w:rPr>
                <w:sz w:val="22"/>
                <w:szCs w:val="22"/>
              </w:rPr>
            </w:pPr>
          </w:p>
        </w:tc>
      </w:tr>
      <w:tr w:rsidR="00DC747A" w14:paraId="0C52A29C"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73271" w14:textId="77777777" w:rsidR="00DC747A" w:rsidRDefault="00DC747A">
            <w:pPr>
              <w:spacing w:after="0" w:line="240" w:lineRule="auto"/>
              <w:ind w:right="0"/>
              <w:jc w:val="left"/>
              <w:rPr>
                <w:sz w:val="22"/>
                <w:szCs w:val="22"/>
              </w:rPr>
            </w:pPr>
          </w:p>
        </w:tc>
        <w:tc>
          <w:tcPr>
            <w:tcW w:w="2970" w:type="dxa"/>
            <w:tcBorders>
              <w:bottom w:val="single" w:sz="8" w:space="0" w:color="000000"/>
              <w:right w:val="single" w:sz="8" w:space="0" w:color="000000"/>
            </w:tcBorders>
            <w:shd w:val="clear" w:color="auto" w:fill="auto"/>
            <w:tcMar>
              <w:top w:w="100" w:type="dxa"/>
              <w:left w:w="100" w:type="dxa"/>
              <w:bottom w:w="100" w:type="dxa"/>
              <w:right w:w="100" w:type="dxa"/>
            </w:tcMar>
          </w:tcPr>
          <w:p w14:paraId="29570C71" w14:textId="77777777" w:rsidR="00DC747A" w:rsidRDefault="00DC747A">
            <w:pPr>
              <w:spacing w:after="0"/>
              <w:ind w:left="0" w:right="0"/>
              <w:jc w:val="left"/>
              <w:rPr>
                <w:sz w:val="22"/>
                <w:szCs w:val="22"/>
              </w:rPr>
            </w:pPr>
          </w:p>
        </w:tc>
        <w:tc>
          <w:tcPr>
            <w:tcW w:w="3435" w:type="dxa"/>
            <w:tcBorders>
              <w:bottom w:val="single" w:sz="8" w:space="0" w:color="000000"/>
              <w:right w:val="single" w:sz="8" w:space="0" w:color="000000"/>
            </w:tcBorders>
            <w:shd w:val="clear" w:color="auto" w:fill="auto"/>
            <w:tcMar>
              <w:top w:w="100" w:type="dxa"/>
              <w:left w:w="100" w:type="dxa"/>
              <w:bottom w:w="100" w:type="dxa"/>
              <w:right w:w="100" w:type="dxa"/>
            </w:tcMar>
          </w:tcPr>
          <w:p w14:paraId="0B851A67" w14:textId="77777777" w:rsidR="00DC747A" w:rsidRDefault="00000000">
            <w:pPr>
              <w:spacing w:after="0"/>
              <w:ind w:left="0" w:right="0"/>
              <w:jc w:val="left"/>
              <w:rPr>
                <w:sz w:val="22"/>
                <w:szCs w:val="22"/>
              </w:rPr>
            </w:pPr>
            <w:r>
              <w:rPr>
                <w:sz w:val="22"/>
                <w:szCs w:val="22"/>
              </w:rPr>
              <w:t>The system generates the download file.</w:t>
            </w:r>
          </w:p>
        </w:tc>
      </w:tr>
      <w:tr w:rsidR="00DC747A" w14:paraId="6869612D"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4EF32" w14:textId="77777777" w:rsidR="00DC747A" w:rsidRDefault="00000000">
            <w:pPr>
              <w:spacing w:after="0"/>
              <w:ind w:left="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EC937AA" w14:textId="77777777" w:rsidR="00DC747A" w:rsidRDefault="00000000">
            <w:pPr>
              <w:spacing w:after="0"/>
              <w:ind w:left="0" w:right="0"/>
              <w:jc w:val="left"/>
              <w:rPr>
                <w:sz w:val="22"/>
                <w:szCs w:val="22"/>
              </w:rPr>
            </w:pPr>
            <w:r>
              <w:rPr>
                <w:sz w:val="22"/>
                <w:szCs w:val="22"/>
              </w:rPr>
              <w:t xml:space="preserve">None </w:t>
            </w:r>
          </w:p>
        </w:tc>
      </w:tr>
    </w:tbl>
    <w:p w14:paraId="2DC1F52F" w14:textId="77777777" w:rsidR="00DC747A" w:rsidRDefault="00DC747A">
      <w:pPr>
        <w:spacing w:after="0"/>
        <w:ind w:right="0"/>
        <w:jc w:val="left"/>
        <w:rPr>
          <w:sz w:val="22"/>
          <w:szCs w:val="22"/>
        </w:rPr>
      </w:pPr>
    </w:p>
    <w:p w14:paraId="04E7CCE4" w14:textId="77777777" w:rsidR="00DC747A" w:rsidRDefault="00000000">
      <w:pPr>
        <w:spacing w:after="0"/>
        <w:ind w:right="0"/>
        <w:jc w:val="left"/>
        <w:rPr>
          <w:b/>
          <w:sz w:val="22"/>
          <w:szCs w:val="22"/>
        </w:rPr>
      </w:pPr>
      <w:r>
        <w:br w:type="page"/>
      </w:r>
    </w:p>
    <w:p w14:paraId="4BABFEE0" w14:textId="77777777" w:rsidR="00DC747A" w:rsidRDefault="00000000">
      <w:pPr>
        <w:spacing w:after="0"/>
        <w:ind w:right="0"/>
        <w:jc w:val="left"/>
        <w:rPr>
          <w:b/>
          <w:sz w:val="22"/>
          <w:szCs w:val="22"/>
        </w:rPr>
      </w:pPr>
      <w:r>
        <w:rPr>
          <w:b/>
          <w:sz w:val="22"/>
          <w:szCs w:val="22"/>
        </w:rPr>
        <w:lastRenderedPageBreak/>
        <w:t>20: Manager Manages User</w:t>
      </w:r>
    </w:p>
    <w:p w14:paraId="205DAC1F" w14:textId="77777777" w:rsidR="00DC747A" w:rsidRDefault="00DC747A">
      <w:pPr>
        <w:spacing w:after="0"/>
        <w:ind w:right="0"/>
        <w:jc w:val="left"/>
        <w:rPr>
          <w:sz w:val="22"/>
          <w:szCs w:val="22"/>
        </w:rPr>
      </w:pPr>
    </w:p>
    <w:p w14:paraId="44A0E572" w14:textId="77777777" w:rsidR="00DC747A" w:rsidRDefault="00000000">
      <w:pPr>
        <w:spacing w:after="0"/>
        <w:jc w:val="center"/>
        <w:rPr>
          <w:sz w:val="22"/>
          <w:szCs w:val="22"/>
        </w:rPr>
      </w:pPr>
      <w:r>
        <w:rPr>
          <w:i/>
          <w:sz w:val="22"/>
          <w:szCs w:val="22"/>
        </w:rPr>
        <w:t>Table20: Use Case Description 20</w:t>
      </w:r>
    </w:p>
    <w:tbl>
      <w:tblPr>
        <w:tblStyle w:val="af3"/>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3030"/>
        <w:gridCol w:w="3375"/>
      </w:tblGrid>
      <w:tr w:rsidR="00DC747A" w14:paraId="66C5E882"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F2B7D" w14:textId="77777777" w:rsidR="00DC747A" w:rsidRDefault="00000000">
            <w:pPr>
              <w:spacing w:after="0"/>
              <w:ind w:left="90" w:right="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6E845BE2" w14:textId="77777777" w:rsidR="00DC747A" w:rsidRDefault="00000000">
            <w:pPr>
              <w:spacing w:after="0"/>
              <w:ind w:left="0" w:right="0"/>
              <w:jc w:val="left"/>
              <w:rPr>
                <w:sz w:val="22"/>
                <w:szCs w:val="22"/>
              </w:rPr>
            </w:pPr>
            <w:r>
              <w:rPr>
                <w:sz w:val="22"/>
                <w:szCs w:val="22"/>
              </w:rPr>
              <w:t>Case 20</w:t>
            </w:r>
          </w:p>
        </w:tc>
      </w:tr>
      <w:tr w:rsidR="00DC747A" w14:paraId="53EC2B09"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5A35C" w14:textId="77777777" w:rsidR="00DC747A" w:rsidRDefault="00000000">
            <w:pPr>
              <w:spacing w:after="0"/>
              <w:ind w:left="90" w:right="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2908DBFC" w14:textId="77777777" w:rsidR="00DC747A" w:rsidRDefault="00000000">
            <w:pPr>
              <w:spacing w:after="0"/>
              <w:ind w:left="0" w:right="0"/>
              <w:jc w:val="left"/>
              <w:rPr>
                <w:sz w:val="22"/>
                <w:szCs w:val="22"/>
              </w:rPr>
            </w:pPr>
            <w:r>
              <w:rPr>
                <w:sz w:val="22"/>
                <w:szCs w:val="22"/>
              </w:rPr>
              <w:t>User Management</w:t>
            </w:r>
          </w:p>
        </w:tc>
      </w:tr>
      <w:tr w:rsidR="00DC747A" w14:paraId="7AB2CDE1"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3BE5F7" w14:textId="77777777" w:rsidR="00DC747A" w:rsidRDefault="00000000">
            <w:pPr>
              <w:spacing w:after="0"/>
              <w:ind w:left="90" w:right="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2F20B92" w14:textId="77777777" w:rsidR="00DC747A" w:rsidRDefault="00000000">
            <w:pPr>
              <w:spacing w:after="0"/>
              <w:ind w:left="0" w:right="0"/>
              <w:jc w:val="left"/>
              <w:rPr>
                <w:sz w:val="22"/>
                <w:szCs w:val="22"/>
              </w:rPr>
            </w:pPr>
            <w:r>
              <w:rPr>
                <w:sz w:val="22"/>
                <w:szCs w:val="22"/>
              </w:rPr>
              <w:t>Manager</w:t>
            </w:r>
          </w:p>
        </w:tc>
      </w:tr>
      <w:tr w:rsidR="00DC747A" w14:paraId="0DF02B02"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913BE2" w14:textId="77777777" w:rsidR="00DC747A" w:rsidRDefault="00000000">
            <w:pPr>
              <w:spacing w:after="0"/>
              <w:ind w:left="90" w:right="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6B30C6B" w14:textId="77777777" w:rsidR="00DC747A" w:rsidRDefault="00000000">
            <w:pPr>
              <w:spacing w:after="0"/>
              <w:ind w:left="0" w:right="0"/>
              <w:jc w:val="left"/>
              <w:rPr>
                <w:sz w:val="22"/>
                <w:szCs w:val="22"/>
              </w:rPr>
            </w:pPr>
            <w:r>
              <w:rPr>
                <w:sz w:val="22"/>
                <w:szCs w:val="22"/>
              </w:rPr>
              <w:t>Manager is logged into their manager account.</w:t>
            </w:r>
          </w:p>
        </w:tc>
      </w:tr>
      <w:tr w:rsidR="00DC747A" w14:paraId="21783FD4"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AE9FCD" w14:textId="77777777" w:rsidR="00DC747A" w:rsidRDefault="00000000">
            <w:pPr>
              <w:spacing w:after="0"/>
              <w:ind w:left="90" w:right="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3355E87" w14:textId="77777777" w:rsidR="00DC747A" w:rsidRDefault="00000000">
            <w:pPr>
              <w:spacing w:after="0"/>
              <w:ind w:left="0" w:right="0"/>
              <w:jc w:val="left"/>
              <w:rPr>
                <w:sz w:val="22"/>
                <w:szCs w:val="22"/>
              </w:rPr>
            </w:pPr>
            <w:r>
              <w:rPr>
                <w:sz w:val="22"/>
                <w:szCs w:val="22"/>
              </w:rPr>
              <w:t>User accounts are managed according to manager's actions.</w:t>
            </w:r>
          </w:p>
        </w:tc>
      </w:tr>
      <w:tr w:rsidR="00DC747A" w14:paraId="05E4D590"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35793E" w14:textId="77777777" w:rsidR="00DC747A" w:rsidRDefault="00000000">
            <w:pPr>
              <w:spacing w:after="0"/>
              <w:ind w:left="90" w:right="0"/>
              <w:jc w:val="left"/>
              <w:rPr>
                <w:sz w:val="22"/>
                <w:szCs w:val="22"/>
              </w:rPr>
            </w:pPr>
            <w:r>
              <w:rPr>
                <w:sz w:val="22"/>
                <w:szCs w:val="22"/>
              </w:rPr>
              <w:t xml:space="preserve">Flow of Events </w:t>
            </w:r>
          </w:p>
        </w:tc>
        <w:tc>
          <w:tcPr>
            <w:tcW w:w="3030" w:type="dxa"/>
            <w:tcBorders>
              <w:bottom w:val="single" w:sz="8" w:space="0" w:color="000000"/>
              <w:right w:val="single" w:sz="8" w:space="0" w:color="000000"/>
            </w:tcBorders>
            <w:shd w:val="clear" w:color="auto" w:fill="auto"/>
            <w:tcMar>
              <w:top w:w="100" w:type="dxa"/>
              <w:left w:w="100" w:type="dxa"/>
              <w:bottom w:w="100" w:type="dxa"/>
              <w:right w:w="100" w:type="dxa"/>
            </w:tcMar>
          </w:tcPr>
          <w:p w14:paraId="2778EF1B" w14:textId="77777777" w:rsidR="00DC747A" w:rsidRDefault="00000000">
            <w:pPr>
              <w:spacing w:after="0"/>
              <w:ind w:left="0" w:right="0"/>
              <w:jc w:val="left"/>
              <w:rPr>
                <w:sz w:val="22"/>
                <w:szCs w:val="22"/>
              </w:rPr>
            </w:pPr>
            <w:r>
              <w:rPr>
                <w:sz w:val="22"/>
                <w:szCs w:val="22"/>
              </w:rPr>
              <w:t xml:space="preserve">User Actions </w:t>
            </w:r>
          </w:p>
        </w:tc>
        <w:tc>
          <w:tcPr>
            <w:tcW w:w="3375" w:type="dxa"/>
            <w:tcBorders>
              <w:bottom w:val="single" w:sz="8" w:space="0" w:color="000000"/>
              <w:right w:val="single" w:sz="8" w:space="0" w:color="000000"/>
            </w:tcBorders>
            <w:shd w:val="clear" w:color="auto" w:fill="auto"/>
            <w:tcMar>
              <w:top w:w="100" w:type="dxa"/>
              <w:left w:w="100" w:type="dxa"/>
              <w:bottom w:w="100" w:type="dxa"/>
              <w:right w:w="100" w:type="dxa"/>
            </w:tcMar>
          </w:tcPr>
          <w:p w14:paraId="65799F65" w14:textId="77777777" w:rsidR="00DC747A" w:rsidRDefault="00000000">
            <w:pPr>
              <w:spacing w:after="0"/>
              <w:ind w:left="0" w:right="0"/>
              <w:jc w:val="left"/>
              <w:rPr>
                <w:sz w:val="22"/>
                <w:szCs w:val="22"/>
              </w:rPr>
            </w:pPr>
            <w:r>
              <w:rPr>
                <w:sz w:val="22"/>
                <w:szCs w:val="22"/>
              </w:rPr>
              <w:t xml:space="preserve">System Actions </w:t>
            </w:r>
          </w:p>
        </w:tc>
      </w:tr>
      <w:tr w:rsidR="00DC747A" w14:paraId="0ADBBB38"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1B00F" w14:textId="77777777" w:rsidR="00DC747A" w:rsidRDefault="00DC747A">
            <w:pPr>
              <w:spacing w:after="0" w:line="240" w:lineRule="auto"/>
              <w:ind w:right="0"/>
              <w:jc w:val="left"/>
              <w:rPr>
                <w:sz w:val="22"/>
                <w:szCs w:val="22"/>
              </w:rPr>
            </w:pPr>
          </w:p>
        </w:tc>
        <w:tc>
          <w:tcPr>
            <w:tcW w:w="3030" w:type="dxa"/>
            <w:tcBorders>
              <w:bottom w:val="single" w:sz="8" w:space="0" w:color="000000"/>
              <w:right w:val="single" w:sz="8" w:space="0" w:color="000000"/>
            </w:tcBorders>
            <w:shd w:val="clear" w:color="auto" w:fill="auto"/>
            <w:tcMar>
              <w:top w:w="100" w:type="dxa"/>
              <w:left w:w="100" w:type="dxa"/>
              <w:bottom w:w="100" w:type="dxa"/>
              <w:right w:w="100" w:type="dxa"/>
            </w:tcMar>
          </w:tcPr>
          <w:p w14:paraId="0B2BF283" w14:textId="1BD27291" w:rsidR="00DC747A" w:rsidRDefault="00000000">
            <w:pPr>
              <w:spacing w:after="0"/>
              <w:ind w:left="0" w:right="0"/>
              <w:jc w:val="left"/>
              <w:rPr>
                <w:sz w:val="22"/>
                <w:szCs w:val="22"/>
              </w:rPr>
            </w:pPr>
            <w:r>
              <w:rPr>
                <w:sz w:val="22"/>
                <w:szCs w:val="22"/>
              </w:rPr>
              <w:t>Manager</w:t>
            </w:r>
            <w:ins w:id="471" w:author="Iman Mohamed Atef Helal" w:date="2023-10-31T18:13:00Z">
              <w:r w:rsidR="00EA0401">
                <w:rPr>
                  <w:sz w:val="22"/>
                  <w:szCs w:val="22"/>
                </w:rPr>
                <w:t xml:space="preserve"> request to</w:t>
              </w:r>
            </w:ins>
            <w:r>
              <w:rPr>
                <w:sz w:val="22"/>
                <w:szCs w:val="22"/>
              </w:rPr>
              <w:t xml:space="preserve"> view</w:t>
            </w:r>
            <w:del w:id="472" w:author="Iman Mohamed Atef Helal" w:date="2023-10-31T18:13:00Z">
              <w:r w:rsidDel="00EA0401">
                <w:rPr>
                  <w:sz w:val="22"/>
                  <w:szCs w:val="22"/>
                </w:rPr>
                <w:delText>s</w:delText>
              </w:r>
            </w:del>
            <w:r>
              <w:rPr>
                <w:sz w:val="22"/>
                <w:szCs w:val="22"/>
              </w:rPr>
              <w:t xml:space="preserve"> a list of all users registered on the platform.</w:t>
            </w:r>
          </w:p>
        </w:tc>
        <w:tc>
          <w:tcPr>
            <w:tcW w:w="3375" w:type="dxa"/>
            <w:tcBorders>
              <w:bottom w:val="single" w:sz="8" w:space="0" w:color="000000"/>
              <w:right w:val="single" w:sz="8" w:space="0" w:color="000000"/>
            </w:tcBorders>
            <w:shd w:val="clear" w:color="auto" w:fill="auto"/>
            <w:tcMar>
              <w:top w:w="100" w:type="dxa"/>
              <w:left w:w="100" w:type="dxa"/>
              <w:bottom w:w="100" w:type="dxa"/>
              <w:right w:w="100" w:type="dxa"/>
            </w:tcMar>
          </w:tcPr>
          <w:p w14:paraId="300354DF" w14:textId="77777777" w:rsidR="00DC747A" w:rsidRDefault="00DC747A">
            <w:pPr>
              <w:spacing w:after="0"/>
              <w:ind w:left="0" w:right="0"/>
              <w:jc w:val="left"/>
              <w:rPr>
                <w:sz w:val="22"/>
                <w:szCs w:val="22"/>
              </w:rPr>
            </w:pPr>
          </w:p>
        </w:tc>
      </w:tr>
      <w:tr w:rsidR="00EA0401" w14:paraId="6E493648" w14:textId="77777777">
        <w:trPr>
          <w:trHeight w:val="420"/>
          <w:tblHeader/>
          <w:jc w:val="center"/>
          <w:ins w:id="473" w:author="Iman Mohamed Atef Helal" w:date="2023-10-31T18:13:00Z"/>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435CF" w14:textId="77777777" w:rsidR="00EA0401" w:rsidRDefault="00EA0401">
            <w:pPr>
              <w:spacing w:after="0" w:line="240" w:lineRule="auto"/>
              <w:ind w:right="0"/>
              <w:jc w:val="left"/>
              <w:rPr>
                <w:ins w:id="474" w:author="Iman Mohamed Atef Helal" w:date="2023-10-31T18:13:00Z"/>
                <w:sz w:val="22"/>
                <w:szCs w:val="22"/>
              </w:rPr>
            </w:pPr>
          </w:p>
        </w:tc>
        <w:tc>
          <w:tcPr>
            <w:tcW w:w="3030" w:type="dxa"/>
            <w:tcBorders>
              <w:bottom w:val="single" w:sz="8" w:space="0" w:color="000000"/>
              <w:right w:val="single" w:sz="8" w:space="0" w:color="000000"/>
            </w:tcBorders>
            <w:shd w:val="clear" w:color="auto" w:fill="auto"/>
            <w:tcMar>
              <w:top w:w="100" w:type="dxa"/>
              <w:left w:w="100" w:type="dxa"/>
              <w:bottom w:w="100" w:type="dxa"/>
              <w:right w:w="100" w:type="dxa"/>
            </w:tcMar>
          </w:tcPr>
          <w:p w14:paraId="23D0F5DB" w14:textId="77777777" w:rsidR="00EA0401" w:rsidRDefault="00EA0401">
            <w:pPr>
              <w:spacing w:after="0"/>
              <w:ind w:left="0" w:right="0"/>
              <w:jc w:val="left"/>
              <w:rPr>
                <w:ins w:id="475" w:author="Iman Mohamed Atef Helal" w:date="2023-10-31T18:13:00Z"/>
                <w:sz w:val="22"/>
                <w:szCs w:val="22"/>
              </w:rPr>
            </w:pPr>
            <w:commentRangeStart w:id="476"/>
          </w:p>
        </w:tc>
        <w:tc>
          <w:tcPr>
            <w:tcW w:w="3375" w:type="dxa"/>
            <w:tcBorders>
              <w:bottom w:val="single" w:sz="8" w:space="0" w:color="000000"/>
              <w:right w:val="single" w:sz="8" w:space="0" w:color="000000"/>
            </w:tcBorders>
            <w:shd w:val="clear" w:color="auto" w:fill="auto"/>
            <w:tcMar>
              <w:top w:w="100" w:type="dxa"/>
              <w:left w:w="100" w:type="dxa"/>
              <w:bottom w:w="100" w:type="dxa"/>
              <w:right w:w="100" w:type="dxa"/>
            </w:tcMar>
          </w:tcPr>
          <w:p w14:paraId="22749A1E" w14:textId="53C0FD31" w:rsidR="00EA0401" w:rsidRDefault="00EA0401">
            <w:pPr>
              <w:spacing w:after="0"/>
              <w:ind w:left="0" w:right="0"/>
              <w:jc w:val="left"/>
              <w:rPr>
                <w:ins w:id="477" w:author="Iman Mohamed Atef Helal" w:date="2023-10-31T18:13:00Z"/>
                <w:sz w:val="22"/>
                <w:szCs w:val="22"/>
              </w:rPr>
            </w:pPr>
            <w:ins w:id="478" w:author="Iman Mohamed Atef Helal" w:date="2023-10-31T18:13:00Z">
              <w:r>
                <w:rPr>
                  <w:sz w:val="22"/>
                  <w:szCs w:val="22"/>
                </w:rPr>
                <w:t>System</w:t>
              </w:r>
              <w:r>
                <w:rPr>
                  <w:sz w:val="22"/>
                  <w:szCs w:val="22"/>
                </w:rPr>
                <w:t xml:space="preserve"> view</w:t>
              </w:r>
            </w:ins>
            <w:ins w:id="479" w:author="Iman Mohamed Atef Helal" w:date="2023-10-31T18:14:00Z">
              <w:r>
                <w:rPr>
                  <w:sz w:val="22"/>
                  <w:szCs w:val="22"/>
                </w:rPr>
                <w:t>s</w:t>
              </w:r>
            </w:ins>
            <w:ins w:id="480" w:author="Iman Mohamed Atef Helal" w:date="2023-10-31T18:13:00Z">
              <w:r>
                <w:rPr>
                  <w:sz w:val="22"/>
                  <w:szCs w:val="22"/>
                </w:rPr>
                <w:t xml:space="preserve"> a list of all users registered on the platform.</w:t>
              </w:r>
            </w:ins>
            <w:commentRangeEnd w:id="476"/>
            <w:ins w:id="481" w:author="Iman Mohamed Atef Helal" w:date="2023-10-31T18:14:00Z">
              <w:r w:rsidR="004F1883">
                <w:rPr>
                  <w:rStyle w:val="CommentReference"/>
                </w:rPr>
                <w:commentReference w:id="476"/>
              </w:r>
            </w:ins>
          </w:p>
        </w:tc>
      </w:tr>
      <w:tr w:rsidR="00DC747A" w14:paraId="2D79E18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A9FC68" w14:textId="77777777" w:rsidR="00DC747A" w:rsidRDefault="00DC747A">
            <w:pPr>
              <w:spacing w:after="0" w:line="240" w:lineRule="auto"/>
              <w:ind w:right="0"/>
              <w:jc w:val="left"/>
              <w:rPr>
                <w:sz w:val="22"/>
                <w:szCs w:val="22"/>
              </w:rPr>
            </w:pPr>
          </w:p>
        </w:tc>
        <w:tc>
          <w:tcPr>
            <w:tcW w:w="3030" w:type="dxa"/>
            <w:tcBorders>
              <w:bottom w:val="single" w:sz="8" w:space="0" w:color="000000"/>
              <w:right w:val="single" w:sz="8" w:space="0" w:color="000000"/>
            </w:tcBorders>
            <w:shd w:val="clear" w:color="auto" w:fill="auto"/>
            <w:tcMar>
              <w:top w:w="100" w:type="dxa"/>
              <w:left w:w="100" w:type="dxa"/>
              <w:bottom w:w="100" w:type="dxa"/>
              <w:right w:w="100" w:type="dxa"/>
            </w:tcMar>
          </w:tcPr>
          <w:p w14:paraId="5644E9F0" w14:textId="77777777" w:rsidR="00DC747A" w:rsidRDefault="00000000">
            <w:pPr>
              <w:spacing w:after="0"/>
              <w:ind w:left="0" w:right="0"/>
              <w:jc w:val="left"/>
              <w:rPr>
                <w:sz w:val="22"/>
                <w:szCs w:val="22"/>
              </w:rPr>
            </w:pPr>
            <w:r>
              <w:rPr>
                <w:sz w:val="22"/>
                <w:szCs w:val="22"/>
              </w:rPr>
              <w:t>Manager accesses individual user profiles to view and edit their information.</w:t>
            </w:r>
          </w:p>
        </w:tc>
        <w:tc>
          <w:tcPr>
            <w:tcW w:w="3375" w:type="dxa"/>
            <w:tcBorders>
              <w:bottom w:val="single" w:sz="8" w:space="0" w:color="000000"/>
              <w:right w:val="single" w:sz="8" w:space="0" w:color="000000"/>
            </w:tcBorders>
            <w:shd w:val="clear" w:color="auto" w:fill="auto"/>
            <w:tcMar>
              <w:top w:w="100" w:type="dxa"/>
              <w:left w:w="100" w:type="dxa"/>
              <w:bottom w:w="100" w:type="dxa"/>
              <w:right w:w="100" w:type="dxa"/>
            </w:tcMar>
          </w:tcPr>
          <w:p w14:paraId="2CCF72F5" w14:textId="77777777" w:rsidR="00DC747A" w:rsidRDefault="00DC747A">
            <w:pPr>
              <w:spacing w:after="0"/>
              <w:ind w:left="0" w:right="0"/>
              <w:jc w:val="left"/>
              <w:rPr>
                <w:sz w:val="22"/>
                <w:szCs w:val="22"/>
              </w:rPr>
            </w:pPr>
          </w:p>
        </w:tc>
      </w:tr>
      <w:tr w:rsidR="00DC747A" w14:paraId="1B7AA653"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CD6DDB" w14:textId="77777777" w:rsidR="00DC747A" w:rsidRDefault="00DC747A">
            <w:pPr>
              <w:spacing w:after="0" w:line="240" w:lineRule="auto"/>
              <w:ind w:right="0"/>
              <w:jc w:val="left"/>
              <w:rPr>
                <w:sz w:val="22"/>
                <w:szCs w:val="22"/>
              </w:rPr>
            </w:pPr>
          </w:p>
        </w:tc>
        <w:tc>
          <w:tcPr>
            <w:tcW w:w="3030" w:type="dxa"/>
            <w:tcBorders>
              <w:bottom w:val="single" w:sz="8" w:space="0" w:color="000000"/>
              <w:right w:val="single" w:sz="8" w:space="0" w:color="000000"/>
            </w:tcBorders>
            <w:shd w:val="clear" w:color="auto" w:fill="auto"/>
            <w:tcMar>
              <w:top w:w="100" w:type="dxa"/>
              <w:left w:w="100" w:type="dxa"/>
              <w:bottom w:w="100" w:type="dxa"/>
              <w:right w:w="100" w:type="dxa"/>
            </w:tcMar>
          </w:tcPr>
          <w:p w14:paraId="5EFC296C" w14:textId="77777777" w:rsidR="00DC747A" w:rsidRDefault="00000000">
            <w:pPr>
              <w:spacing w:after="0"/>
              <w:ind w:left="0" w:right="0"/>
              <w:jc w:val="left"/>
              <w:rPr>
                <w:sz w:val="22"/>
                <w:szCs w:val="22"/>
              </w:rPr>
            </w:pPr>
            <w:r>
              <w:rPr>
                <w:sz w:val="22"/>
                <w:szCs w:val="22"/>
              </w:rPr>
              <w:t>Manager resets passwords for users or forces password changes.</w:t>
            </w:r>
          </w:p>
        </w:tc>
        <w:tc>
          <w:tcPr>
            <w:tcW w:w="3375" w:type="dxa"/>
            <w:tcBorders>
              <w:bottom w:val="single" w:sz="8" w:space="0" w:color="000000"/>
              <w:right w:val="single" w:sz="8" w:space="0" w:color="000000"/>
            </w:tcBorders>
            <w:shd w:val="clear" w:color="auto" w:fill="auto"/>
            <w:tcMar>
              <w:top w:w="100" w:type="dxa"/>
              <w:left w:w="100" w:type="dxa"/>
              <w:bottom w:w="100" w:type="dxa"/>
              <w:right w:w="100" w:type="dxa"/>
            </w:tcMar>
          </w:tcPr>
          <w:p w14:paraId="0ACDFD4A" w14:textId="77777777" w:rsidR="00DC747A" w:rsidRDefault="00DC747A">
            <w:pPr>
              <w:spacing w:after="0"/>
              <w:ind w:left="0" w:right="0"/>
              <w:jc w:val="left"/>
              <w:rPr>
                <w:sz w:val="22"/>
                <w:szCs w:val="22"/>
              </w:rPr>
            </w:pPr>
          </w:p>
        </w:tc>
      </w:tr>
      <w:tr w:rsidR="00DC747A" w14:paraId="78B21774"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4B7899" w14:textId="77777777" w:rsidR="00DC747A" w:rsidRDefault="00DC747A">
            <w:pPr>
              <w:spacing w:after="0" w:line="240" w:lineRule="auto"/>
              <w:ind w:right="0"/>
              <w:jc w:val="left"/>
              <w:rPr>
                <w:sz w:val="22"/>
                <w:szCs w:val="22"/>
              </w:rPr>
            </w:pPr>
          </w:p>
        </w:tc>
        <w:tc>
          <w:tcPr>
            <w:tcW w:w="3030" w:type="dxa"/>
            <w:tcBorders>
              <w:bottom w:val="single" w:sz="8" w:space="0" w:color="000000"/>
              <w:right w:val="single" w:sz="8" w:space="0" w:color="000000"/>
            </w:tcBorders>
            <w:shd w:val="clear" w:color="auto" w:fill="auto"/>
            <w:tcMar>
              <w:top w:w="100" w:type="dxa"/>
              <w:left w:w="100" w:type="dxa"/>
              <w:bottom w:w="100" w:type="dxa"/>
              <w:right w:w="100" w:type="dxa"/>
            </w:tcMar>
          </w:tcPr>
          <w:p w14:paraId="295E5322" w14:textId="77777777" w:rsidR="00DC747A" w:rsidRDefault="00000000">
            <w:pPr>
              <w:spacing w:after="0"/>
              <w:ind w:left="0" w:right="0"/>
              <w:jc w:val="left"/>
              <w:rPr>
                <w:sz w:val="22"/>
                <w:szCs w:val="22"/>
              </w:rPr>
            </w:pPr>
            <w:r>
              <w:rPr>
                <w:sz w:val="22"/>
                <w:szCs w:val="22"/>
              </w:rPr>
              <w:t>Manager deactivates or suspends user accounts if necessary.</w:t>
            </w:r>
          </w:p>
        </w:tc>
        <w:tc>
          <w:tcPr>
            <w:tcW w:w="3375" w:type="dxa"/>
            <w:tcBorders>
              <w:bottom w:val="single" w:sz="8" w:space="0" w:color="000000"/>
              <w:right w:val="single" w:sz="8" w:space="0" w:color="000000"/>
            </w:tcBorders>
            <w:shd w:val="clear" w:color="auto" w:fill="auto"/>
            <w:tcMar>
              <w:top w:w="100" w:type="dxa"/>
              <w:left w:w="100" w:type="dxa"/>
              <w:bottom w:w="100" w:type="dxa"/>
              <w:right w:w="100" w:type="dxa"/>
            </w:tcMar>
          </w:tcPr>
          <w:p w14:paraId="22A8191E" w14:textId="77777777" w:rsidR="00DC747A" w:rsidRDefault="00DC747A">
            <w:pPr>
              <w:spacing w:after="0"/>
              <w:ind w:left="0" w:right="0"/>
              <w:jc w:val="left"/>
              <w:rPr>
                <w:sz w:val="22"/>
                <w:szCs w:val="22"/>
              </w:rPr>
            </w:pPr>
          </w:p>
          <w:p w14:paraId="25D85E9B" w14:textId="77777777" w:rsidR="00DC747A" w:rsidRDefault="00DC747A">
            <w:pPr>
              <w:spacing w:after="0"/>
              <w:ind w:left="0" w:right="0"/>
              <w:jc w:val="left"/>
              <w:rPr>
                <w:sz w:val="22"/>
                <w:szCs w:val="22"/>
              </w:rPr>
            </w:pPr>
          </w:p>
        </w:tc>
      </w:tr>
      <w:tr w:rsidR="00DC747A" w14:paraId="385BF7C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AB15A" w14:textId="77777777" w:rsidR="00DC747A" w:rsidRDefault="00DC747A">
            <w:pPr>
              <w:spacing w:after="0" w:line="240" w:lineRule="auto"/>
              <w:ind w:right="0"/>
              <w:jc w:val="left"/>
              <w:rPr>
                <w:sz w:val="22"/>
                <w:szCs w:val="22"/>
              </w:rPr>
            </w:pPr>
          </w:p>
        </w:tc>
        <w:tc>
          <w:tcPr>
            <w:tcW w:w="3030" w:type="dxa"/>
            <w:tcBorders>
              <w:bottom w:val="single" w:sz="8" w:space="0" w:color="000000"/>
              <w:right w:val="single" w:sz="8" w:space="0" w:color="000000"/>
            </w:tcBorders>
            <w:shd w:val="clear" w:color="auto" w:fill="auto"/>
            <w:tcMar>
              <w:top w:w="100" w:type="dxa"/>
              <w:left w:w="100" w:type="dxa"/>
              <w:bottom w:w="100" w:type="dxa"/>
              <w:right w:w="100" w:type="dxa"/>
            </w:tcMar>
          </w:tcPr>
          <w:p w14:paraId="5DB2BF68" w14:textId="77777777" w:rsidR="00DC747A" w:rsidRDefault="00000000">
            <w:pPr>
              <w:spacing w:after="0"/>
              <w:ind w:left="0" w:right="0"/>
              <w:jc w:val="left"/>
              <w:rPr>
                <w:sz w:val="22"/>
                <w:szCs w:val="22"/>
              </w:rPr>
            </w:pPr>
            <w:r>
              <w:rPr>
                <w:sz w:val="22"/>
                <w:szCs w:val="22"/>
              </w:rPr>
              <w:t>Manager reactivates previously suspended accounts.</w:t>
            </w:r>
          </w:p>
        </w:tc>
        <w:tc>
          <w:tcPr>
            <w:tcW w:w="3375" w:type="dxa"/>
            <w:tcBorders>
              <w:bottom w:val="single" w:sz="8" w:space="0" w:color="000000"/>
              <w:right w:val="single" w:sz="8" w:space="0" w:color="000000"/>
            </w:tcBorders>
            <w:shd w:val="clear" w:color="auto" w:fill="auto"/>
            <w:tcMar>
              <w:top w:w="100" w:type="dxa"/>
              <w:left w:w="100" w:type="dxa"/>
              <w:bottom w:w="100" w:type="dxa"/>
              <w:right w:w="100" w:type="dxa"/>
            </w:tcMar>
          </w:tcPr>
          <w:p w14:paraId="2D65E055" w14:textId="77777777" w:rsidR="00DC747A" w:rsidRDefault="00DC747A">
            <w:pPr>
              <w:spacing w:after="0"/>
              <w:ind w:left="0" w:right="0"/>
              <w:jc w:val="left"/>
              <w:rPr>
                <w:sz w:val="22"/>
                <w:szCs w:val="22"/>
              </w:rPr>
            </w:pPr>
          </w:p>
        </w:tc>
      </w:tr>
      <w:tr w:rsidR="00DC747A" w14:paraId="708D3008"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3D00B5" w14:textId="77777777" w:rsidR="00DC747A" w:rsidRDefault="00000000">
            <w:pPr>
              <w:spacing w:after="0"/>
              <w:ind w:left="90" w:right="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E50E5D0" w14:textId="77777777" w:rsidR="00DC747A" w:rsidRDefault="00000000">
            <w:pPr>
              <w:spacing w:after="0"/>
              <w:ind w:left="0" w:right="0"/>
              <w:jc w:val="left"/>
              <w:rPr>
                <w:sz w:val="22"/>
                <w:szCs w:val="22"/>
              </w:rPr>
            </w:pPr>
            <w:r>
              <w:rPr>
                <w:sz w:val="22"/>
                <w:szCs w:val="22"/>
              </w:rPr>
              <w:t xml:space="preserve">None </w:t>
            </w:r>
          </w:p>
        </w:tc>
      </w:tr>
    </w:tbl>
    <w:p w14:paraId="73788A14" w14:textId="77777777" w:rsidR="00DC747A" w:rsidRDefault="00DC747A">
      <w:pPr>
        <w:spacing w:after="0"/>
        <w:ind w:right="0"/>
        <w:jc w:val="left"/>
        <w:rPr>
          <w:b/>
          <w:sz w:val="22"/>
          <w:szCs w:val="22"/>
        </w:rPr>
      </w:pPr>
    </w:p>
    <w:p w14:paraId="7256261C" w14:textId="5102F025" w:rsidR="00DC747A" w:rsidDel="004F1883" w:rsidRDefault="00DC747A">
      <w:pPr>
        <w:spacing w:after="0"/>
        <w:ind w:right="0"/>
        <w:jc w:val="left"/>
        <w:rPr>
          <w:del w:id="482" w:author="Iman Mohamed Atef Helal" w:date="2023-10-31T18:14:00Z"/>
          <w:b/>
          <w:sz w:val="22"/>
          <w:szCs w:val="22"/>
        </w:rPr>
      </w:pPr>
    </w:p>
    <w:p w14:paraId="6E010252" w14:textId="3D75FD96" w:rsidR="00DC747A" w:rsidDel="004F1883" w:rsidRDefault="00000000">
      <w:pPr>
        <w:spacing w:after="0"/>
        <w:ind w:right="0"/>
        <w:jc w:val="left"/>
        <w:rPr>
          <w:del w:id="483" w:author="Iman Mohamed Atef Helal" w:date="2023-10-31T18:17:00Z"/>
          <w:b/>
          <w:sz w:val="22"/>
          <w:szCs w:val="22"/>
        </w:rPr>
      </w:pPr>
      <w:del w:id="484" w:author="Iman Mohamed Atef Helal" w:date="2023-10-31T18:14:00Z">
        <w:r w:rsidDel="004F1883">
          <w:br w:type="page"/>
        </w:r>
      </w:del>
    </w:p>
    <w:p w14:paraId="37C2F143" w14:textId="77777777" w:rsidR="00DC747A" w:rsidRDefault="00000000" w:rsidP="004F1883">
      <w:pPr>
        <w:spacing w:after="0"/>
        <w:ind w:right="0"/>
        <w:jc w:val="left"/>
        <w:rPr>
          <w:b/>
          <w:sz w:val="22"/>
          <w:szCs w:val="22"/>
        </w:rPr>
      </w:pPr>
      <w:r>
        <w:rPr>
          <w:b/>
          <w:sz w:val="22"/>
          <w:szCs w:val="22"/>
        </w:rPr>
        <w:t xml:space="preserve">21: </w:t>
      </w:r>
      <w:commentRangeStart w:id="485"/>
      <w:r w:rsidRPr="0044452B">
        <w:rPr>
          <w:b/>
          <w:color w:val="FF0000"/>
          <w:sz w:val="22"/>
          <w:szCs w:val="22"/>
          <w:highlight w:val="yellow"/>
          <w:rPrChange w:id="486" w:author="Iman Mohamed Atef Helal" w:date="2023-10-17T10:45:00Z">
            <w:rPr>
              <w:b/>
              <w:sz w:val="22"/>
              <w:szCs w:val="22"/>
            </w:rPr>
          </w:rPrChange>
        </w:rPr>
        <w:t xml:space="preserve">Manager </w:t>
      </w:r>
      <w:commentRangeEnd w:id="485"/>
      <w:r w:rsidR="004F1883">
        <w:rPr>
          <w:rStyle w:val="CommentReference"/>
        </w:rPr>
        <w:commentReference w:id="485"/>
      </w:r>
      <w:r w:rsidRPr="0044452B">
        <w:rPr>
          <w:b/>
          <w:color w:val="FF0000"/>
          <w:sz w:val="22"/>
          <w:szCs w:val="22"/>
          <w:highlight w:val="yellow"/>
          <w:rPrChange w:id="487" w:author="Iman Mohamed Atef Helal" w:date="2023-10-17T10:45:00Z">
            <w:rPr>
              <w:b/>
              <w:sz w:val="22"/>
              <w:szCs w:val="22"/>
            </w:rPr>
          </w:rPrChange>
        </w:rPr>
        <w:t>Manages Courses</w:t>
      </w:r>
      <w:r w:rsidRPr="0044452B">
        <w:rPr>
          <w:b/>
          <w:color w:val="FF0000"/>
          <w:sz w:val="22"/>
          <w:szCs w:val="22"/>
          <w:rPrChange w:id="488" w:author="Iman Mohamed Atef Helal" w:date="2023-10-17T10:45:00Z">
            <w:rPr>
              <w:b/>
              <w:sz w:val="22"/>
              <w:szCs w:val="22"/>
            </w:rPr>
          </w:rPrChange>
        </w:rPr>
        <w:t xml:space="preserve"> </w:t>
      </w:r>
    </w:p>
    <w:p w14:paraId="4CAE595A" w14:textId="77777777" w:rsidR="00DC747A" w:rsidRDefault="00DC747A">
      <w:pPr>
        <w:spacing w:after="0"/>
        <w:ind w:right="0"/>
        <w:jc w:val="left"/>
        <w:rPr>
          <w:b/>
          <w:sz w:val="22"/>
          <w:szCs w:val="22"/>
        </w:rPr>
      </w:pPr>
    </w:p>
    <w:p w14:paraId="57A6AC82" w14:textId="77777777" w:rsidR="00DC747A" w:rsidRDefault="00000000">
      <w:pPr>
        <w:spacing w:after="0"/>
        <w:jc w:val="center"/>
        <w:rPr>
          <w:sz w:val="22"/>
          <w:szCs w:val="22"/>
        </w:rPr>
      </w:pPr>
      <w:r>
        <w:rPr>
          <w:i/>
          <w:sz w:val="22"/>
          <w:szCs w:val="22"/>
        </w:rPr>
        <w:t>Table21: Use Case Description 21</w:t>
      </w:r>
    </w:p>
    <w:tbl>
      <w:tblPr>
        <w:tblStyle w:val="af4"/>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865"/>
        <w:gridCol w:w="3540"/>
      </w:tblGrid>
      <w:tr w:rsidR="00DC747A" w14:paraId="3B3CAFEA"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4D6C3" w14:textId="77777777" w:rsidR="00DC747A" w:rsidRDefault="00000000">
            <w:pPr>
              <w:spacing w:after="0"/>
              <w:ind w:left="0" w:right="-30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761FC104" w14:textId="77777777" w:rsidR="00DC747A" w:rsidRDefault="00000000">
            <w:pPr>
              <w:spacing w:after="0"/>
              <w:ind w:left="0" w:right="-300"/>
              <w:jc w:val="left"/>
              <w:rPr>
                <w:sz w:val="22"/>
                <w:szCs w:val="22"/>
              </w:rPr>
            </w:pPr>
            <w:r>
              <w:rPr>
                <w:sz w:val="22"/>
                <w:szCs w:val="22"/>
              </w:rPr>
              <w:t>Case 21</w:t>
            </w:r>
          </w:p>
        </w:tc>
      </w:tr>
      <w:tr w:rsidR="00DC747A" w14:paraId="1EFA4487"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5686B" w14:textId="77777777" w:rsidR="00DC747A" w:rsidRDefault="00000000">
            <w:pPr>
              <w:spacing w:after="0"/>
              <w:ind w:left="0" w:right="-30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75F3A47D" w14:textId="77777777" w:rsidR="00DC747A" w:rsidRDefault="00000000">
            <w:pPr>
              <w:spacing w:after="0"/>
              <w:ind w:left="0" w:right="-300"/>
              <w:jc w:val="left"/>
              <w:rPr>
                <w:sz w:val="22"/>
                <w:szCs w:val="22"/>
              </w:rPr>
            </w:pPr>
            <w:r>
              <w:rPr>
                <w:sz w:val="22"/>
                <w:szCs w:val="22"/>
              </w:rPr>
              <w:t>Course Management</w:t>
            </w:r>
          </w:p>
        </w:tc>
      </w:tr>
      <w:tr w:rsidR="00DC747A" w14:paraId="7FD27D8C"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239EED" w14:textId="77777777" w:rsidR="00DC747A" w:rsidRDefault="00000000">
            <w:pPr>
              <w:spacing w:after="0"/>
              <w:ind w:left="0" w:right="-30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B94A033" w14:textId="77777777" w:rsidR="00DC747A" w:rsidRDefault="00000000">
            <w:pPr>
              <w:spacing w:after="0"/>
              <w:ind w:left="0" w:right="-300"/>
              <w:jc w:val="left"/>
              <w:rPr>
                <w:sz w:val="22"/>
                <w:szCs w:val="22"/>
              </w:rPr>
            </w:pPr>
            <w:r>
              <w:rPr>
                <w:sz w:val="22"/>
                <w:szCs w:val="22"/>
              </w:rPr>
              <w:t>Manager</w:t>
            </w:r>
          </w:p>
        </w:tc>
      </w:tr>
      <w:tr w:rsidR="00DC747A" w14:paraId="6A6066ED"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275D78" w14:textId="77777777" w:rsidR="00DC747A" w:rsidRDefault="00000000">
            <w:pPr>
              <w:spacing w:after="0"/>
              <w:ind w:left="0" w:right="-30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63996F2" w14:textId="77777777" w:rsidR="00DC747A" w:rsidRDefault="00000000">
            <w:pPr>
              <w:spacing w:after="0"/>
              <w:ind w:left="0" w:right="-300"/>
              <w:jc w:val="left"/>
              <w:rPr>
                <w:sz w:val="22"/>
                <w:szCs w:val="22"/>
              </w:rPr>
            </w:pPr>
            <w:r>
              <w:rPr>
                <w:sz w:val="22"/>
                <w:szCs w:val="22"/>
              </w:rPr>
              <w:t>Manager is logged into their manager account.</w:t>
            </w:r>
          </w:p>
        </w:tc>
      </w:tr>
      <w:tr w:rsidR="00DC747A" w14:paraId="3AA92F6C"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5987F7" w14:textId="77777777" w:rsidR="00DC747A" w:rsidRDefault="00000000">
            <w:pPr>
              <w:spacing w:after="0"/>
              <w:ind w:left="0" w:right="-30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8C1B77D" w14:textId="77777777" w:rsidR="00DC747A" w:rsidRDefault="00000000">
            <w:pPr>
              <w:spacing w:after="0"/>
              <w:ind w:left="0" w:right="-300"/>
              <w:jc w:val="left"/>
              <w:rPr>
                <w:sz w:val="22"/>
                <w:szCs w:val="22"/>
              </w:rPr>
            </w:pPr>
            <w:r>
              <w:rPr>
                <w:sz w:val="22"/>
                <w:szCs w:val="22"/>
              </w:rPr>
              <w:t>Course-related actions are executed according to the manager's decisions.</w:t>
            </w:r>
          </w:p>
        </w:tc>
      </w:tr>
      <w:tr w:rsidR="00DC747A" w14:paraId="7A8E9CA6"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8D0333" w14:textId="77777777" w:rsidR="00DC747A" w:rsidRDefault="00000000">
            <w:pPr>
              <w:spacing w:after="0"/>
              <w:ind w:left="0" w:right="-300"/>
              <w:jc w:val="left"/>
              <w:rPr>
                <w:sz w:val="22"/>
                <w:szCs w:val="22"/>
              </w:rPr>
            </w:pPr>
            <w:r>
              <w:rPr>
                <w:sz w:val="22"/>
                <w:szCs w:val="22"/>
              </w:rPr>
              <w:t xml:space="preserve">Flow of Events </w:t>
            </w:r>
          </w:p>
        </w:tc>
        <w:tc>
          <w:tcPr>
            <w:tcW w:w="2865" w:type="dxa"/>
            <w:tcBorders>
              <w:bottom w:val="single" w:sz="8" w:space="0" w:color="000000"/>
              <w:right w:val="single" w:sz="8" w:space="0" w:color="000000"/>
            </w:tcBorders>
            <w:shd w:val="clear" w:color="auto" w:fill="auto"/>
            <w:tcMar>
              <w:top w:w="100" w:type="dxa"/>
              <w:left w:w="100" w:type="dxa"/>
              <w:bottom w:w="100" w:type="dxa"/>
              <w:right w:w="100" w:type="dxa"/>
            </w:tcMar>
          </w:tcPr>
          <w:p w14:paraId="47C08183" w14:textId="77777777" w:rsidR="00DC747A" w:rsidRDefault="00000000" w:rsidP="004F1883">
            <w:pPr>
              <w:spacing w:after="0"/>
              <w:ind w:left="0" w:right="0"/>
              <w:jc w:val="left"/>
              <w:rPr>
                <w:sz w:val="22"/>
                <w:szCs w:val="22"/>
              </w:rPr>
              <w:pPrChange w:id="489" w:author="Iman Mohamed Atef Helal" w:date="2023-10-31T18:17:00Z">
                <w:pPr>
                  <w:spacing w:after="0"/>
                  <w:ind w:left="0" w:right="-300"/>
                  <w:jc w:val="left"/>
                </w:pPr>
              </w:pPrChange>
            </w:pPr>
            <w:commentRangeStart w:id="490"/>
            <w:r>
              <w:rPr>
                <w:sz w:val="22"/>
                <w:szCs w:val="22"/>
              </w:rPr>
              <w:t xml:space="preserve">User Actions </w:t>
            </w:r>
            <w:commentRangeEnd w:id="490"/>
            <w:r w:rsidR="00A6184B">
              <w:rPr>
                <w:rStyle w:val="CommentReference"/>
              </w:rPr>
              <w:commentReference w:id="490"/>
            </w:r>
          </w:p>
        </w:tc>
        <w:tc>
          <w:tcPr>
            <w:tcW w:w="3540" w:type="dxa"/>
            <w:tcBorders>
              <w:bottom w:val="single" w:sz="8" w:space="0" w:color="000000"/>
              <w:right w:val="single" w:sz="8" w:space="0" w:color="000000"/>
            </w:tcBorders>
            <w:shd w:val="clear" w:color="auto" w:fill="auto"/>
            <w:tcMar>
              <w:top w:w="100" w:type="dxa"/>
              <w:left w:w="100" w:type="dxa"/>
              <w:bottom w:w="100" w:type="dxa"/>
              <w:right w:w="100" w:type="dxa"/>
            </w:tcMar>
          </w:tcPr>
          <w:p w14:paraId="3F354B18" w14:textId="77777777" w:rsidR="00DC747A" w:rsidRDefault="00000000" w:rsidP="004F1883">
            <w:pPr>
              <w:spacing w:after="0"/>
              <w:ind w:left="87" w:right="-463"/>
              <w:jc w:val="left"/>
              <w:rPr>
                <w:sz w:val="22"/>
                <w:szCs w:val="22"/>
              </w:rPr>
              <w:pPrChange w:id="491" w:author="Iman Mohamed Atef Helal" w:date="2023-10-31T18:16:00Z">
                <w:pPr>
                  <w:spacing w:after="0"/>
                  <w:ind w:right="0"/>
                  <w:jc w:val="left"/>
                </w:pPr>
              </w:pPrChange>
            </w:pPr>
            <w:commentRangeStart w:id="492"/>
            <w:r>
              <w:rPr>
                <w:sz w:val="22"/>
                <w:szCs w:val="22"/>
              </w:rPr>
              <w:t xml:space="preserve">System Actions </w:t>
            </w:r>
            <w:commentRangeEnd w:id="492"/>
            <w:r w:rsidR="004F1883">
              <w:rPr>
                <w:rStyle w:val="CommentReference"/>
              </w:rPr>
              <w:commentReference w:id="492"/>
            </w:r>
          </w:p>
        </w:tc>
      </w:tr>
      <w:tr w:rsidR="00DC747A" w14:paraId="2E9F7F89"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C90B4" w14:textId="77777777" w:rsidR="00DC747A" w:rsidRDefault="00DC747A">
            <w:pPr>
              <w:spacing w:after="0" w:line="240" w:lineRule="auto"/>
              <w:ind w:right="0"/>
              <w:jc w:val="left"/>
              <w:rPr>
                <w:sz w:val="22"/>
                <w:szCs w:val="22"/>
              </w:rPr>
            </w:pPr>
          </w:p>
        </w:tc>
        <w:tc>
          <w:tcPr>
            <w:tcW w:w="2865" w:type="dxa"/>
            <w:tcBorders>
              <w:bottom w:val="single" w:sz="8" w:space="0" w:color="000000"/>
              <w:right w:val="single" w:sz="8" w:space="0" w:color="000000"/>
            </w:tcBorders>
            <w:shd w:val="clear" w:color="auto" w:fill="auto"/>
            <w:tcMar>
              <w:top w:w="100" w:type="dxa"/>
              <w:left w:w="100" w:type="dxa"/>
              <w:bottom w:w="100" w:type="dxa"/>
              <w:right w:w="100" w:type="dxa"/>
            </w:tcMar>
          </w:tcPr>
          <w:p w14:paraId="7EE821BA" w14:textId="77777777" w:rsidR="00DC747A" w:rsidRDefault="00000000" w:rsidP="004F1883">
            <w:pPr>
              <w:spacing w:after="0"/>
              <w:ind w:left="0" w:right="0"/>
              <w:jc w:val="left"/>
              <w:rPr>
                <w:sz w:val="22"/>
                <w:szCs w:val="22"/>
              </w:rPr>
              <w:pPrChange w:id="493" w:author="Iman Mohamed Atef Helal" w:date="2023-10-31T18:17:00Z">
                <w:pPr>
                  <w:spacing w:after="0"/>
                  <w:ind w:left="0" w:right="-300"/>
                  <w:jc w:val="left"/>
                </w:pPr>
              </w:pPrChange>
            </w:pPr>
            <w:r>
              <w:rPr>
                <w:sz w:val="22"/>
                <w:szCs w:val="22"/>
              </w:rPr>
              <w:t>Manager views a list of all courses offered on the platform.</w:t>
            </w:r>
          </w:p>
        </w:tc>
        <w:tc>
          <w:tcPr>
            <w:tcW w:w="3540" w:type="dxa"/>
            <w:tcBorders>
              <w:bottom w:val="single" w:sz="8" w:space="0" w:color="000000"/>
              <w:right w:val="single" w:sz="8" w:space="0" w:color="000000"/>
            </w:tcBorders>
            <w:shd w:val="clear" w:color="auto" w:fill="auto"/>
            <w:tcMar>
              <w:top w:w="100" w:type="dxa"/>
              <w:left w:w="100" w:type="dxa"/>
              <w:bottom w:w="100" w:type="dxa"/>
              <w:right w:w="100" w:type="dxa"/>
            </w:tcMar>
          </w:tcPr>
          <w:p w14:paraId="2A62E2B2" w14:textId="77777777" w:rsidR="00DC747A" w:rsidRDefault="00DC747A">
            <w:pPr>
              <w:spacing w:after="0"/>
              <w:ind w:right="0"/>
              <w:jc w:val="left"/>
              <w:rPr>
                <w:sz w:val="22"/>
                <w:szCs w:val="22"/>
              </w:rPr>
            </w:pPr>
          </w:p>
        </w:tc>
      </w:tr>
      <w:tr w:rsidR="00DC747A" w14:paraId="6E6814A7"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EC7F70" w14:textId="77777777" w:rsidR="00DC747A" w:rsidRDefault="00DC747A">
            <w:pPr>
              <w:spacing w:after="0" w:line="240" w:lineRule="auto"/>
              <w:ind w:right="0"/>
              <w:jc w:val="left"/>
              <w:rPr>
                <w:sz w:val="22"/>
                <w:szCs w:val="22"/>
              </w:rPr>
            </w:pPr>
          </w:p>
        </w:tc>
        <w:tc>
          <w:tcPr>
            <w:tcW w:w="2865" w:type="dxa"/>
            <w:tcBorders>
              <w:bottom w:val="single" w:sz="8" w:space="0" w:color="000000"/>
              <w:right w:val="single" w:sz="8" w:space="0" w:color="000000"/>
            </w:tcBorders>
            <w:shd w:val="clear" w:color="auto" w:fill="auto"/>
            <w:tcMar>
              <w:top w:w="100" w:type="dxa"/>
              <w:left w:w="100" w:type="dxa"/>
              <w:bottom w:w="100" w:type="dxa"/>
              <w:right w:w="100" w:type="dxa"/>
            </w:tcMar>
          </w:tcPr>
          <w:p w14:paraId="06E1CF45" w14:textId="77777777" w:rsidR="00DC747A" w:rsidRDefault="00000000" w:rsidP="004F1883">
            <w:pPr>
              <w:spacing w:after="0"/>
              <w:ind w:left="0" w:right="0"/>
              <w:jc w:val="left"/>
              <w:rPr>
                <w:sz w:val="22"/>
                <w:szCs w:val="22"/>
              </w:rPr>
              <w:pPrChange w:id="494" w:author="Iman Mohamed Atef Helal" w:date="2023-10-31T18:17:00Z">
                <w:pPr>
                  <w:spacing w:after="0"/>
                  <w:ind w:left="0" w:right="-300"/>
                  <w:jc w:val="left"/>
                </w:pPr>
              </w:pPrChange>
            </w:pPr>
            <w:commentRangeStart w:id="495"/>
            <w:r>
              <w:rPr>
                <w:sz w:val="22"/>
                <w:szCs w:val="22"/>
              </w:rPr>
              <w:t>Manager modifies or deletes courses.</w:t>
            </w:r>
            <w:commentRangeEnd w:id="495"/>
            <w:r w:rsidR="004F1883">
              <w:rPr>
                <w:rStyle w:val="CommentReference"/>
              </w:rPr>
              <w:commentReference w:id="495"/>
            </w:r>
          </w:p>
        </w:tc>
        <w:tc>
          <w:tcPr>
            <w:tcW w:w="3540" w:type="dxa"/>
            <w:tcBorders>
              <w:bottom w:val="single" w:sz="8" w:space="0" w:color="000000"/>
              <w:right w:val="single" w:sz="8" w:space="0" w:color="000000"/>
            </w:tcBorders>
            <w:shd w:val="clear" w:color="auto" w:fill="auto"/>
            <w:tcMar>
              <w:top w:w="100" w:type="dxa"/>
              <w:left w:w="100" w:type="dxa"/>
              <w:bottom w:w="100" w:type="dxa"/>
              <w:right w:w="100" w:type="dxa"/>
            </w:tcMar>
          </w:tcPr>
          <w:p w14:paraId="1FD94CE8" w14:textId="77777777" w:rsidR="00DC747A" w:rsidRDefault="00DC747A">
            <w:pPr>
              <w:spacing w:after="0"/>
              <w:ind w:right="0"/>
              <w:jc w:val="left"/>
              <w:rPr>
                <w:sz w:val="22"/>
                <w:szCs w:val="22"/>
              </w:rPr>
            </w:pPr>
          </w:p>
        </w:tc>
      </w:tr>
      <w:tr w:rsidR="00DC747A" w14:paraId="58966A4A"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ED4999" w14:textId="77777777" w:rsidR="00DC747A" w:rsidRDefault="00DC747A">
            <w:pPr>
              <w:spacing w:after="0" w:line="240" w:lineRule="auto"/>
              <w:ind w:right="0"/>
              <w:jc w:val="left"/>
              <w:rPr>
                <w:sz w:val="22"/>
                <w:szCs w:val="22"/>
              </w:rPr>
            </w:pPr>
          </w:p>
        </w:tc>
        <w:tc>
          <w:tcPr>
            <w:tcW w:w="2865" w:type="dxa"/>
            <w:tcBorders>
              <w:bottom w:val="single" w:sz="8" w:space="0" w:color="000000"/>
              <w:right w:val="single" w:sz="8" w:space="0" w:color="000000"/>
            </w:tcBorders>
            <w:shd w:val="clear" w:color="auto" w:fill="auto"/>
            <w:tcMar>
              <w:top w:w="100" w:type="dxa"/>
              <w:left w:w="100" w:type="dxa"/>
              <w:bottom w:w="100" w:type="dxa"/>
              <w:right w:w="100" w:type="dxa"/>
            </w:tcMar>
          </w:tcPr>
          <w:p w14:paraId="0F2D4109" w14:textId="77777777" w:rsidR="00DC747A" w:rsidRDefault="00000000" w:rsidP="004F1883">
            <w:pPr>
              <w:spacing w:after="0"/>
              <w:ind w:left="0" w:right="0"/>
              <w:jc w:val="left"/>
              <w:rPr>
                <w:sz w:val="22"/>
                <w:szCs w:val="22"/>
              </w:rPr>
              <w:pPrChange w:id="496" w:author="Iman Mohamed Atef Helal" w:date="2023-10-31T18:17:00Z">
                <w:pPr>
                  <w:spacing w:after="0"/>
                  <w:ind w:left="0" w:right="-300"/>
                  <w:jc w:val="left"/>
                </w:pPr>
              </w:pPrChange>
            </w:pPr>
            <w:r>
              <w:rPr>
                <w:sz w:val="22"/>
                <w:szCs w:val="22"/>
              </w:rPr>
              <w:t>Manager assigns or changes instructors for courses.</w:t>
            </w:r>
          </w:p>
        </w:tc>
        <w:tc>
          <w:tcPr>
            <w:tcW w:w="3540" w:type="dxa"/>
            <w:tcBorders>
              <w:bottom w:val="single" w:sz="8" w:space="0" w:color="000000"/>
              <w:right w:val="single" w:sz="8" w:space="0" w:color="000000"/>
            </w:tcBorders>
            <w:shd w:val="clear" w:color="auto" w:fill="auto"/>
            <w:tcMar>
              <w:top w:w="100" w:type="dxa"/>
              <w:left w:w="100" w:type="dxa"/>
              <w:bottom w:w="100" w:type="dxa"/>
              <w:right w:w="100" w:type="dxa"/>
            </w:tcMar>
          </w:tcPr>
          <w:p w14:paraId="5624B090" w14:textId="77777777" w:rsidR="00DC747A" w:rsidRDefault="00DC747A">
            <w:pPr>
              <w:spacing w:after="0"/>
              <w:ind w:right="0"/>
              <w:jc w:val="left"/>
              <w:rPr>
                <w:sz w:val="22"/>
                <w:szCs w:val="22"/>
              </w:rPr>
            </w:pPr>
          </w:p>
        </w:tc>
      </w:tr>
      <w:tr w:rsidR="00DC747A" w14:paraId="03EE19F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787AE4" w14:textId="77777777" w:rsidR="00DC747A" w:rsidRDefault="00DC747A">
            <w:pPr>
              <w:spacing w:after="0" w:line="240" w:lineRule="auto"/>
              <w:ind w:right="0"/>
              <w:jc w:val="left"/>
              <w:rPr>
                <w:sz w:val="22"/>
                <w:szCs w:val="22"/>
              </w:rPr>
            </w:pPr>
          </w:p>
        </w:tc>
        <w:tc>
          <w:tcPr>
            <w:tcW w:w="2865" w:type="dxa"/>
            <w:tcBorders>
              <w:bottom w:val="single" w:sz="8" w:space="0" w:color="000000"/>
              <w:right w:val="single" w:sz="8" w:space="0" w:color="000000"/>
            </w:tcBorders>
            <w:shd w:val="clear" w:color="auto" w:fill="auto"/>
            <w:tcMar>
              <w:top w:w="100" w:type="dxa"/>
              <w:left w:w="100" w:type="dxa"/>
              <w:bottom w:w="100" w:type="dxa"/>
              <w:right w:w="100" w:type="dxa"/>
            </w:tcMar>
          </w:tcPr>
          <w:p w14:paraId="320F46C9" w14:textId="77777777" w:rsidR="00DC747A" w:rsidRDefault="00000000" w:rsidP="004F1883">
            <w:pPr>
              <w:spacing w:after="0"/>
              <w:ind w:left="0" w:right="0"/>
              <w:jc w:val="left"/>
              <w:rPr>
                <w:sz w:val="22"/>
                <w:szCs w:val="22"/>
              </w:rPr>
              <w:pPrChange w:id="497" w:author="Iman Mohamed Atef Helal" w:date="2023-10-31T18:17:00Z">
                <w:pPr>
                  <w:spacing w:after="0"/>
                  <w:ind w:left="0" w:right="-300"/>
                  <w:jc w:val="left"/>
                </w:pPr>
              </w:pPrChange>
            </w:pPr>
            <w:r>
              <w:rPr>
                <w:sz w:val="22"/>
                <w:szCs w:val="22"/>
              </w:rPr>
              <w:t>Manager sets course enrollment limits.</w:t>
            </w:r>
          </w:p>
        </w:tc>
        <w:tc>
          <w:tcPr>
            <w:tcW w:w="3540" w:type="dxa"/>
            <w:tcBorders>
              <w:bottom w:val="single" w:sz="8" w:space="0" w:color="000000"/>
              <w:right w:val="single" w:sz="8" w:space="0" w:color="000000"/>
            </w:tcBorders>
            <w:shd w:val="clear" w:color="auto" w:fill="auto"/>
            <w:tcMar>
              <w:top w:w="100" w:type="dxa"/>
              <w:left w:w="100" w:type="dxa"/>
              <w:bottom w:w="100" w:type="dxa"/>
              <w:right w:w="100" w:type="dxa"/>
            </w:tcMar>
          </w:tcPr>
          <w:p w14:paraId="0F1B4B37" w14:textId="77777777" w:rsidR="00DC747A" w:rsidRDefault="00DC747A">
            <w:pPr>
              <w:spacing w:after="0"/>
              <w:ind w:right="0"/>
              <w:jc w:val="left"/>
              <w:rPr>
                <w:sz w:val="22"/>
                <w:szCs w:val="22"/>
              </w:rPr>
            </w:pPr>
          </w:p>
          <w:p w14:paraId="25212751" w14:textId="77777777" w:rsidR="00DC747A" w:rsidRDefault="00DC747A">
            <w:pPr>
              <w:spacing w:after="0"/>
              <w:ind w:right="0"/>
              <w:jc w:val="left"/>
              <w:rPr>
                <w:sz w:val="22"/>
                <w:szCs w:val="22"/>
              </w:rPr>
            </w:pPr>
          </w:p>
        </w:tc>
      </w:tr>
      <w:tr w:rsidR="00DC747A" w14:paraId="4075DABC"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68313" w14:textId="77777777" w:rsidR="00DC747A" w:rsidRDefault="00DC747A">
            <w:pPr>
              <w:spacing w:after="0" w:line="240" w:lineRule="auto"/>
              <w:ind w:right="0"/>
              <w:jc w:val="left"/>
              <w:rPr>
                <w:sz w:val="22"/>
                <w:szCs w:val="22"/>
              </w:rPr>
            </w:pPr>
          </w:p>
        </w:tc>
        <w:tc>
          <w:tcPr>
            <w:tcW w:w="2865" w:type="dxa"/>
            <w:tcBorders>
              <w:bottom w:val="single" w:sz="8" w:space="0" w:color="000000"/>
              <w:right w:val="single" w:sz="8" w:space="0" w:color="000000"/>
            </w:tcBorders>
            <w:shd w:val="clear" w:color="auto" w:fill="auto"/>
            <w:tcMar>
              <w:top w:w="100" w:type="dxa"/>
              <w:left w:w="100" w:type="dxa"/>
              <w:bottom w:w="100" w:type="dxa"/>
              <w:right w:w="100" w:type="dxa"/>
            </w:tcMar>
          </w:tcPr>
          <w:p w14:paraId="57BF5D26" w14:textId="77777777" w:rsidR="00DC747A" w:rsidRDefault="00000000" w:rsidP="004F1883">
            <w:pPr>
              <w:spacing w:after="0"/>
              <w:ind w:left="0" w:right="0"/>
              <w:jc w:val="left"/>
              <w:rPr>
                <w:sz w:val="22"/>
                <w:szCs w:val="22"/>
              </w:rPr>
              <w:pPrChange w:id="498" w:author="Iman Mohamed Atef Helal" w:date="2023-10-31T18:17:00Z">
                <w:pPr>
                  <w:spacing w:after="0"/>
                  <w:ind w:left="0" w:right="-300"/>
                  <w:jc w:val="left"/>
                </w:pPr>
              </w:pPrChange>
            </w:pPr>
            <w:r>
              <w:rPr>
                <w:sz w:val="22"/>
                <w:szCs w:val="22"/>
              </w:rPr>
              <w:t>Manager archives or temporarily hides courses.</w:t>
            </w:r>
          </w:p>
        </w:tc>
        <w:tc>
          <w:tcPr>
            <w:tcW w:w="3540" w:type="dxa"/>
            <w:tcBorders>
              <w:bottom w:val="single" w:sz="8" w:space="0" w:color="000000"/>
              <w:right w:val="single" w:sz="8" w:space="0" w:color="000000"/>
            </w:tcBorders>
            <w:shd w:val="clear" w:color="auto" w:fill="auto"/>
            <w:tcMar>
              <w:top w:w="100" w:type="dxa"/>
              <w:left w:w="100" w:type="dxa"/>
              <w:bottom w:w="100" w:type="dxa"/>
              <w:right w:w="100" w:type="dxa"/>
            </w:tcMar>
          </w:tcPr>
          <w:p w14:paraId="63654E33" w14:textId="77777777" w:rsidR="00DC747A" w:rsidRDefault="00DC747A">
            <w:pPr>
              <w:spacing w:after="0"/>
              <w:ind w:right="0"/>
              <w:jc w:val="left"/>
              <w:rPr>
                <w:sz w:val="22"/>
                <w:szCs w:val="22"/>
              </w:rPr>
            </w:pPr>
          </w:p>
        </w:tc>
      </w:tr>
      <w:tr w:rsidR="00DC747A" w14:paraId="672003CD"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540D5" w14:textId="77777777" w:rsidR="00DC747A" w:rsidRDefault="00DC747A">
            <w:pPr>
              <w:spacing w:after="0" w:line="240" w:lineRule="auto"/>
              <w:ind w:right="0"/>
              <w:jc w:val="left"/>
              <w:rPr>
                <w:sz w:val="22"/>
                <w:szCs w:val="22"/>
              </w:rPr>
            </w:pPr>
          </w:p>
        </w:tc>
        <w:tc>
          <w:tcPr>
            <w:tcW w:w="2865" w:type="dxa"/>
            <w:tcBorders>
              <w:bottom w:val="single" w:sz="8" w:space="0" w:color="000000"/>
              <w:right w:val="single" w:sz="8" w:space="0" w:color="000000"/>
            </w:tcBorders>
            <w:shd w:val="clear" w:color="auto" w:fill="auto"/>
            <w:tcMar>
              <w:top w:w="100" w:type="dxa"/>
              <w:left w:w="100" w:type="dxa"/>
              <w:bottom w:w="100" w:type="dxa"/>
              <w:right w:w="100" w:type="dxa"/>
            </w:tcMar>
          </w:tcPr>
          <w:p w14:paraId="55A4D962" w14:textId="77777777" w:rsidR="00DC747A" w:rsidRDefault="00000000" w:rsidP="004F1883">
            <w:pPr>
              <w:spacing w:after="0"/>
              <w:ind w:left="0" w:right="0"/>
              <w:jc w:val="left"/>
              <w:rPr>
                <w:sz w:val="22"/>
                <w:szCs w:val="22"/>
              </w:rPr>
              <w:pPrChange w:id="499" w:author="Iman Mohamed Atef Helal" w:date="2023-10-31T18:17:00Z">
                <w:pPr>
                  <w:spacing w:after="0"/>
                  <w:ind w:left="0" w:right="-300"/>
                  <w:jc w:val="left"/>
                </w:pPr>
              </w:pPrChange>
            </w:pPr>
            <w:r>
              <w:rPr>
                <w:sz w:val="22"/>
                <w:szCs w:val="22"/>
              </w:rPr>
              <w:t>Manager reviews and approves/disapproves course content created by teachers.</w:t>
            </w:r>
          </w:p>
        </w:tc>
        <w:tc>
          <w:tcPr>
            <w:tcW w:w="3540" w:type="dxa"/>
            <w:tcBorders>
              <w:bottom w:val="single" w:sz="8" w:space="0" w:color="000000"/>
              <w:right w:val="single" w:sz="8" w:space="0" w:color="000000"/>
            </w:tcBorders>
            <w:shd w:val="clear" w:color="auto" w:fill="auto"/>
            <w:tcMar>
              <w:top w:w="100" w:type="dxa"/>
              <w:left w:w="100" w:type="dxa"/>
              <w:bottom w:w="100" w:type="dxa"/>
              <w:right w:w="100" w:type="dxa"/>
            </w:tcMar>
          </w:tcPr>
          <w:p w14:paraId="303472AC" w14:textId="77777777" w:rsidR="00DC747A" w:rsidRDefault="00DC747A">
            <w:pPr>
              <w:spacing w:after="0"/>
              <w:ind w:right="0"/>
              <w:jc w:val="left"/>
              <w:rPr>
                <w:sz w:val="22"/>
                <w:szCs w:val="22"/>
              </w:rPr>
            </w:pPr>
          </w:p>
        </w:tc>
      </w:tr>
      <w:tr w:rsidR="00DC747A" w14:paraId="29580595"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ECF13" w14:textId="77777777" w:rsidR="00DC747A" w:rsidRDefault="00000000">
            <w:pPr>
              <w:spacing w:after="0"/>
              <w:ind w:left="0" w:right="-30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E9AF28E" w14:textId="77777777" w:rsidR="00DC747A" w:rsidRDefault="00000000">
            <w:pPr>
              <w:spacing w:after="0"/>
              <w:ind w:left="0" w:right="-300"/>
              <w:jc w:val="left"/>
              <w:rPr>
                <w:sz w:val="22"/>
                <w:szCs w:val="22"/>
              </w:rPr>
            </w:pPr>
            <w:commentRangeStart w:id="500"/>
            <w:r>
              <w:rPr>
                <w:sz w:val="22"/>
                <w:szCs w:val="22"/>
              </w:rPr>
              <w:t xml:space="preserve">None </w:t>
            </w:r>
            <w:commentRangeEnd w:id="500"/>
            <w:r w:rsidR="00A6184B">
              <w:rPr>
                <w:rStyle w:val="CommentReference"/>
              </w:rPr>
              <w:commentReference w:id="500"/>
            </w:r>
          </w:p>
        </w:tc>
      </w:tr>
    </w:tbl>
    <w:p w14:paraId="30DAF05C" w14:textId="77777777" w:rsidR="00DC747A" w:rsidRDefault="00DC747A">
      <w:pPr>
        <w:spacing w:after="0"/>
        <w:ind w:right="0"/>
        <w:jc w:val="left"/>
        <w:rPr>
          <w:b/>
          <w:sz w:val="22"/>
          <w:szCs w:val="22"/>
        </w:rPr>
      </w:pPr>
    </w:p>
    <w:p w14:paraId="5A43BAFC" w14:textId="77777777" w:rsidR="00DC747A" w:rsidRDefault="00DC747A">
      <w:pPr>
        <w:spacing w:after="0"/>
        <w:ind w:right="0"/>
        <w:jc w:val="left"/>
        <w:rPr>
          <w:b/>
          <w:sz w:val="22"/>
          <w:szCs w:val="22"/>
        </w:rPr>
      </w:pPr>
    </w:p>
    <w:p w14:paraId="73692CE9" w14:textId="23ADAE42" w:rsidR="00DC747A" w:rsidDel="0044452B" w:rsidRDefault="00DC747A">
      <w:pPr>
        <w:spacing w:after="0"/>
        <w:ind w:right="0"/>
        <w:jc w:val="left"/>
        <w:rPr>
          <w:del w:id="501" w:author="Iman Mohamed Atef Helal" w:date="2023-10-17T10:46:00Z"/>
          <w:b/>
          <w:sz w:val="22"/>
          <w:szCs w:val="22"/>
        </w:rPr>
      </w:pPr>
    </w:p>
    <w:p w14:paraId="24ECDEE8" w14:textId="26F7D5E6" w:rsidR="00DC747A" w:rsidRDefault="00000000">
      <w:pPr>
        <w:spacing w:after="0"/>
        <w:ind w:right="0"/>
        <w:jc w:val="left"/>
        <w:rPr>
          <w:b/>
          <w:sz w:val="22"/>
          <w:szCs w:val="22"/>
        </w:rPr>
      </w:pPr>
      <w:del w:id="502" w:author="Iman Mohamed Atef Helal" w:date="2023-10-17T10:46:00Z">
        <w:r w:rsidDel="0044452B">
          <w:br w:type="page"/>
        </w:r>
      </w:del>
    </w:p>
    <w:p w14:paraId="2E30324A" w14:textId="77777777" w:rsidR="00DC747A" w:rsidRDefault="00000000">
      <w:pPr>
        <w:spacing w:after="0"/>
        <w:ind w:right="0"/>
        <w:jc w:val="left"/>
        <w:rPr>
          <w:sz w:val="22"/>
          <w:szCs w:val="22"/>
        </w:rPr>
      </w:pPr>
      <w:r>
        <w:rPr>
          <w:b/>
          <w:sz w:val="22"/>
          <w:szCs w:val="22"/>
        </w:rPr>
        <w:lastRenderedPageBreak/>
        <w:t>22: Manager Manages Platform</w:t>
      </w:r>
    </w:p>
    <w:p w14:paraId="0A0609B7" w14:textId="77777777" w:rsidR="00DC747A" w:rsidRDefault="00DC747A">
      <w:pPr>
        <w:spacing w:after="0"/>
        <w:ind w:right="0"/>
        <w:jc w:val="left"/>
        <w:rPr>
          <w:sz w:val="22"/>
          <w:szCs w:val="22"/>
        </w:rPr>
      </w:pPr>
    </w:p>
    <w:p w14:paraId="24AF7A3D" w14:textId="77777777" w:rsidR="00DC747A" w:rsidRDefault="00000000">
      <w:pPr>
        <w:spacing w:after="0"/>
        <w:jc w:val="center"/>
        <w:rPr>
          <w:sz w:val="22"/>
          <w:szCs w:val="22"/>
        </w:rPr>
      </w:pPr>
      <w:r>
        <w:rPr>
          <w:i/>
          <w:sz w:val="22"/>
          <w:szCs w:val="22"/>
        </w:rPr>
        <w:t>Table22: Use Case Description 22</w:t>
      </w:r>
    </w:p>
    <w:tbl>
      <w:tblPr>
        <w:tblStyle w:val="af5"/>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6F11960B"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137F2" w14:textId="77777777" w:rsidR="00DC747A" w:rsidRDefault="00000000">
            <w:pPr>
              <w:spacing w:after="0"/>
              <w:ind w:left="0" w:right="-21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2FC2B30" w14:textId="77777777" w:rsidR="00DC747A" w:rsidRDefault="00000000">
            <w:pPr>
              <w:spacing w:after="0"/>
              <w:ind w:left="0" w:right="-210"/>
              <w:jc w:val="left"/>
              <w:rPr>
                <w:sz w:val="22"/>
                <w:szCs w:val="22"/>
              </w:rPr>
            </w:pPr>
            <w:r>
              <w:rPr>
                <w:sz w:val="22"/>
                <w:szCs w:val="22"/>
              </w:rPr>
              <w:t>Case 22</w:t>
            </w:r>
          </w:p>
        </w:tc>
      </w:tr>
      <w:tr w:rsidR="00DC747A" w14:paraId="0095703E"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61A63" w14:textId="77777777" w:rsidR="00DC747A" w:rsidRDefault="00000000">
            <w:pPr>
              <w:spacing w:after="0"/>
              <w:ind w:left="0" w:right="-21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51EFB24" w14:textId="77777777" w:rsidR="00DC747A" w:rsidRDefault="00000000">
            <w:pPr>
              <w:spacing w:after="0"/>
              <w:ind w:left="0" w:right="-210"/>
              <w:jc w:val="left"/>
              <w:rPr>
                <w:sz w:val="22"/>
                <w:szCs w:val="22"/>
              </w:rPr>
            </w:pPr>
            <w:r>
              <w:rPr>
                <w:sz w:val="22"/>
                <w:szCs w:val="22"/>
              </w:rPr>
              <w:t>Platform Content Management</w:t>
            </w:r>
          </w:p>
        </w:tc>
      </w:tr>
      <w:tr w:rsidR="00DC747A" w14:paraId="19E6BB04"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FFBE08" w14:textId="77777777" w:rsidR="00DC747A" w:rsidRDefault="00000000">
            <w:pPr>
              <w:spacing w:after="0"/>
              <w:ind w:left="0" w:right="-21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12A2C00" w14:textId="77777777" w:rsidR="00DC747A" w:rsidRDefault="00000000">
            <w:pPr>
              <w:spacing w:after="0"/>
              <w:ind w:left="0" w:right="-210"/>
              <w:jc w:val="left"/>
              <w:rPr>
                <w:sz w:val="22"/>
                <w:szCs w:val="22"/>
              </w:rPr>
            </w:pPr>
            <w:r>
              <w:rPr>
                <w:sz w:val="22"/>
                <w:szCs w:val="22"/>
              </w:rPr>
              <w:t>Manager</w:t>
            </w:r>
          </w:p>
        </w:tc>
      </w:tr>
      <w:tr w:rsidR="00DC747A" w14:paraId="663C3835"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A15913" w14:textId="77777777" w:rsidR="00DC747A" w:rsidRDefault="00000000">
            <w:pPr>
              <w:spacing w:after="0"/>
              <w:ind w:left="0" w:right="-21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FE318D4" w14:textId="77777777" w:rsidR="00DC747A" w:rsidRDefault="00000000">
            <w:pPr>
              <w:spacing w:after="0"/>
              <w:ind w:left="0" w:right="-210"/>
              <w:jc w:val="left"/>
              <w:rPr>
                <w:sz w:val="22"/>
                <w:szCs w:val="22"/>
              </w:rPr>
            </w:pPr>
            <w:r>
              <w:rPr>
                <w:sz w:val="22"/>
                <w:szCs w:val="22"/>
              </w:rPr>
              <w:t>Manager is logged into their manager account.</w:t>
            </w:r>
          </w:p>
        </w:tc>
      </w:tr>
      <w:tr w:rsidR="00DC747A" w14:paraId="0ECAE2F3"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53620" w14:textId="77777777" w:rsidR="00DC747A" w:rsidRDefault="00000000">
            <w:pPr>
              <w:spacing w:after="0"/>
              <w:ind w:left="0" w:right="-21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D3A408C" w14:textId="77777777" w:rsidR="00DC747A" w:rsidRDefault="00000000">
            <w:pPr>
              <w:spacing w:after="0"/>
              <w:ind w:left="0" w:right="-210"/>
              <w:jc w:val="left"/>
              <w:rPr>
                <w:sz w:val="22"/>
                <w:szCs w:val="22"/>
              </w:rPr>
            </w:pPr>
            <w:r>
              <w:rPr>
                <w:sz w:val="22"/>
                <w:szCs w:val="22"/>
              </w:rPr>
              <w:t>Platform content is managed based on manager's actions.</w:t>
            </w:r>
          </w:p>
        </w:tc>
      </w:tr>
      <w:tr w:rsidR="00DC747A" w14:paraId="70259CD2"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713E93" w14:textId="77777777" w:rsidR="00DC747A" w:rsidRDefault="00000000">
            <w:pPr>
              <w:spacing w:after="0"/>
              <w:ind w:left="0" w:right="-21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B7A4D04" w14:textId="77777777" w:rsidR="00DC747A" w:rsidRPr="00A6184B" w:rsidRDefault="00000000">
            <w:pPr>
              <w:spacing w:after="0"/>
              <w:ind w:left="0" w:right="-210"/>
              <w:jc w:val="left"/>
              <w:rPr>
                <w:color w:val="FF0000"/>
                <w:sz w:val="22"/>
                <w:szCs w:val="22"/>
                <w:rPrChange w:id="503" w:author="Iman Mohamed Atef Helal" w:date="2023-10-31T18:18:00Z">
                  <w:rPr>
                    <w:sz w:val="22"/>
                    <w:szCs w:val="22"/>
                  </w:rPr>
                </w:rPrChange>
              </w:rPr>
            </w:pPr>
            <w:r w:rsidRPr="00A6184B">
              <w:rPr>
                <w:color w:val="FF0000"/>
                <w:sz w:val="22"/>
                <w:szCs w:val="22"/>
                <w:rPrChange w:id="504" w:author="Iman Mohamed Atef Helal" w:date="2023-10-31T18:18:00Z">
                  <w:rPr>
                    <w:sz w:val="22"/>
                    <w:szCs w:val="22"/>
                  </w:rPr>
                </w:rPrChange>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2DE97476" w14:textId="77777777" w:rsidR="00DC747A" w:rsidRPr="00A6184B" w:rsidRDefault="00000000">
            <w:pPr>
              <w:spacing w:after="0"/>
              <w:ind w:right="0"/>
              <w:jc w:val="left"/>
              <w:rPr>
                <w:color w:val="FF0000"/>
                <w:sz w:val="22"/>
                <w:szCs w:val="22"/>
                <w:rPrChange w:id="505" w:author="Iman Mohamed Atef Helal" w:date="2023-10-31T18:18:00Z">
                  <w:rPr>
                    <w:sz w:val="22"/>
                    <w:szCs w:val="22"/>
                  </w:rPr>
                </w:rPrChange>
              </w:rPr>
            </w:pPr>
            <w:r w:rsidRPr="00A6184B">
              <w:rPr>
                <w:color w:val="FF0000"/>
                <w:sz w:val="22"/>
                <w:szCs w:val="22"/>
                <w:rPrChange w:id="506" w:author="Iman Mohamed Atef Helal" w:date="2023-10-31T18:18:00Z">
                  <w:rPr>
                    <w:sz w:val="22"/>
                    <w:szCs w:val="22"/>
                  </w:rPr>
                </w:rPrChange>
              </w:rPr>
              <w:t xml:space="preserve">System Actions </w:t>
            </w:r>
          </w:p>
        </w:tc>
      </w:tr>
      <w:tr w:rsidR="00DC747A" w14:paraId="20107AE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FE08D7"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5A61751" w14:textId="77777777" w:rsidR="00DC747A" w:rsidRDefault="00000000">
            <w:pPr>
              <w:spacing w:after="0"/>
              <w:ind w:left="0" w:right="-210"/>
              <w:jc w:val="left"/>
              <w:rPr>
                <w:sz w:val="22"/>
                <w:szCs w:val="22"/>
              </w:rPr>
            </w:pPr>
            <w:r>
              <w:rPr>
                <w:sz w:val="22"/>
                <w:szCs w:val="22"/>
              </w:rPr>
              <w:t>Manager accesses and manages the platform's content repository.</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0FD957F8" w14:textId="77777777" w:rsidR="00DC747A" w:rsidRDefault="00DC747A">
            <w:pPr>
              <w:spacing w:after="0"/>
              <w:ind w:right="0"/>
              <w:jc w:val="left"/>
              <w:rPr>
                <w:sz w:val="22"/>
                <w:szCs w:val="22"/>
              </w:rPr>
            </w:pPr>
          </w:p>
        </w:tc>
      </w:tr>
      <w:tr w:rsidR="00DC747A" w14:paraId="47039055"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4766B4"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553BD41E" w14:textId="77777777" w:rsidR="00DC747A" w:rsidRDefault="00000000">
            <w:pPr>
              <w:spacing w:after="0"/>
              <w:ind w:left="0" w:right="-210"/>
              <w:jc w:val="left"/>
              <w:rPr>
                <w:sz w:val="22"/>
                <w:szCs w:val="22"/>
              </w:rPr>
            </w:pPr>
            <w:r>
              <w:rPr>
                <w:sz w:val="22"/>
                <w:szCs w:val="22"/>
              </w:rPr>
              <w:t>Manager adds, edits, or deletes platform-level materials (e.g., templates, guidelines, policies).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73455CBC" w14:textId="77777777" w:rsidR="00DC747A" w:rsidRDefault="00DC747A">
            <w:pPr>
              <w:spacing w:after="0"/>
              <w:ind w:right="0"/>
              <w:jc w:val="left"/>
              <w:rPr>
                <w:sz w:val="22"/>
                <w:szCs w:val="22"/>
              </w:rPr>
            </w:pPr>
          </w:p>
        </w:tc>
      </w:tr>
      <w:tr w:rsidR="00DC747A" w14:paraId="10C1FC21" w14:textId="77777777">
        <w:trPr>
          <w:trHeight w:val="2153"/>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C4E66A"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12C87309" w14:textId="77777777" w:rsidR="00DC747A" w:rsidRDefault="00000000">
            <w:pPr>
              <w:spacing w:after="0"/>
              <w:ind w:left="0" w:right="-210"/>
              <w:jc w:val="left"/>
              <w:rPr>
                <w:sz w:val="22"/>
                <w:szCs w:val="22"/>
              </w:rPr>
            </w:pPr>
            <w:r>
              <w:rPr>
                <w:sz w:val="22"/>
                <w:szCs w:val="22"/>
              </w:rPr>
              <w:t>Manager restricts access to certain content based on user roles or permissions.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2EF1E3EE" w14:textId="77777777" w:rsidR="00DC747A" w:rsidRDefault="00DC747A">
            <w:pPr>
              <w:spacing w:after="0"/>
              <w:ind w:right="0"/>
              <w:jc w:val="left"/>
              <w:rPr>
                <w:sz w:val="22"/>
                <w:szCs w:val="22"/>
              </w:rPr>
            </w:pPr>
          </w:p>
        </w:tc>
      </w:tr>
      <w:tr w:rsidR="00DC747A" w14:paraId="1709BE56"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22938" w14:textId="77777777" w:rsidR="00DC747A" w:rsidRDefault="00000000">
            <w:pPr>
              <w:spacing w:after="0"/>
              <w:ind w:left="0" w:right="-21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1244220" w14:textId="77777777" w:rsidR="00DC747A" w:rsidRDefault="00000000">
            <w:pPr>
              <w:spacing w:after="0"/>
              <w:ind w:left="0" w:right="-210"/>
              <w:jc w:val="left"/>
              <w:rPr>
                <w:sz w:val="22"/>
                <w:szCs w:val="22"/>
              </w:rPr>
            </w:pPr>
            <w:r>
              <w:rPr>
                <w:sz w:val="22"/>
                <w:szCs w:val="22"/>
              </w:rPr>
              <w:t xml:space="preserve">None </w:t>
            </w:r>
          </w:p>
        </w:tc>
      </w:tr>
    </w:tbl>
    <w:p w14:paraId="6BD7B4B1" w14:textId="77777777" w:rsidR="00DC747A" w:rsidRDefault="00DC747A">
      <w:pPr>
        <w:spacing w:after="0"/>
        <w:ind w:right="0"/>
        <w:jc w:val="left"/>
        <w:rPr>
          <w:b/>
          <w:sz w:val="22"/>
          <w:szCs w:val="22"/>
        </w:rPr>
      </w:pPr>
    </w:p>
    <w:p w14:paraId="4D3BE721" w14:textId="77777777" w:rsidR="00DC747A" w:rsidRDefault="00DC747A">
      <w:pPr>
        <w:spacing w:after="0"/>
        <w:ind w:right="0"/>
        <w:jc w:val="left"/>
        <w:rPr>
          <w:b/>
          <w:sz w:val="22"/>
          <w:szCs w:val="22"/>
        </w:rPr>
      </w:pPr>
    </w:p>
    <w:p w14:paraId="0E1ECE82" w14:textId="77777777" w:rsidR="00DC747A" w:rsidRDefault="00000000">
      <w:pPr>
        <w:spacing w:after="0"/>
        <w:ind w:right="0"/>
        <w:jc w:val="left"/>
        <w:rPr>
          <w:b/>
          <w:sz w:val="22"/>
          <w:szCs w:val="22"/>
        </w:rPr>
      </w:pPr>
      <w:r>
        <w:br w:type="page"/>
      </w:r>
    </w:p>
    <w:p w14:paraId="4EE50BD2" w14:textId="77777777" w:rsidR="00DC747A" w:rsidRDefault="00000000">
      <w:pPr>
        <w:spacing w:after="0"/>
        <w:ind w:right="0"/>
        <w:jc w:val="left"/>
        <w:rPr>
          <w:b/>
          <w:sz w:val="22"/>
          <w:szCs w:val="22"/>
        </w:rPr>
      </w:pPr>
      <w:r>
        <w:rPr>
          <w:b/>
          <w:sz w:val="22"/>
          <w:szCs w:val="22"/>
        </w:rPr>
        <w:lastRenderedPageBreak/>
        <w:t xml:space="preserve">23: Manager Manages Roles and Permissions </w:t>
      </w:r>
    </w:p>
    <w:p w14:paraId="440352C7" w14:textId="77777777" w:rsidR="00DC747A" w:rsidRDefault="00DC747A">
      <w:pPr>
        <w:spacing w:after="0"/>
        <w:ind w:right="0"/>
        <w:jc w:val="left"/>
        <w:rPr>
          <w:sz w:val="22"/>
          <w:szCs w:val="22"/>
        </w:rPr>
      </w:pPr>
    </w:p>
    <w:p w14:paraId="4E8B6DD0" w14:textId="77777777" w:rsidR="00DC747A" w:rsidRDefault="00000000">
      <w:pPr>
        <w:spacing w:after="0"/>
        <w:jc w:val="center"/>
        <w:rPr>
          <w:sz w:val="22"/>
          <w:szCs w:val="22"/>
        </w:rPr>
      </w:pPr>
      <w:r>
        <w:rPr>
          <w:i/>
          <w:sz w:val="22"/>
          <w:szCs w:val="22"/>
        </w:rPr>
        <w:t>Table23: Use Case Description 23</w:t>
      </w:r>
    </w:p>
    <w:tbl>
      <w:tblPr>
        <w:tblStyle w:val="af6"/>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880"/>
        <w:gridCol w:w="3525"/>
      </w:tblGrid>
      <w:tr w:rsidR="00DC747A" w14:paraId="5B2053C1"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0B661" w14:textId="77777777" w:rsidR="00DC747A" w:rsidRDefault="00000000">
            <w:pPr>
              <w:spacing w:after="0"/>
              <w:ind w:left="0" w:right="-30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74617DB4" w14:textId="77777777" w:rsidR="00DC747A" w:rsidRDefault="00000000">
            <w:pPr>
              <w:spacing w:after="0"/>
              <w:ind w:left="0" w:right="-300"/>
              <w:jc w:val="left"/>
              <w:rPr>
                <w:sz w:val="22"/>
                <w:szCs w:val="22"/>
              </w:rPr>
            </w:pPr>
            <w:r>
              <w:rPr>
                <w:sz w:val="22"/>
                <w:szCs w:val="22"/>
              </w:rPr>
              <w:t xml:space="preserve">Case 23 </w:t>
            </w:r>
          </w:p>
        </w:tc>
      </w:tr>
      <w:tr w:rsidR="00DC747A" w14:paraId="2F5E4A51"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A0C93" w14:textId="77777777" w:rsidR="00DC747A" w:rsidRDefault="00000000">
            <w:pPr>
              <w:spacing w:after="0"/>
              <w:ind w:left="0" w:right="-30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080127BE" w14:textId="77777777" w:rsidR="00DC747A" w:rsidRDefault="00000000">
            <w:pPr>
              <w:spacing w:after="0"/>
              <w:ind w:left="0" w:right="-300"/>
              <w:jc w:val="left"/>
              <w:rPr>
                <w:sz w:val="22"/>
                <w:szCs w:val="22"/>
              </w:rPr>
            </w:pPr>
            <w:r>
              <w:rPr>
                <w:sz w:val="22"/>
                <w:szCs w:val="22"/>
              </w:rPr>
              <w:t>Role and Permission Management</w:t>
            </w:r>
          </w:p>
        </w:tc>
      </w:tr>
      <w:tr w:rsidR="00DC747A" w14:paraId="021258A3"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55C8ED" w14:textId="77777777" w:rsidR="00DC747A" w:rsidRDefault="00000000">
            <w:pPr>
              <w:spacing w:after="0"/>
              <w:ind w:left="0" w:right="-30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90A0FF1" w14:textId="77777777" w:rsidR="00DC747A" w:rsidRDefault="00000000">
            <w:pPr>
              <w:spacing w:after="0"/>
              <w:ind w:left="0" w:right="-300"/>
              <w:jc w:val="left"/>
              <w:rPr>
                <w:sz w:val="22"/>
                <w:szCs w:val="22"/>
              </w:rPr>
            </w:pPr>
            <w:r>
              <w:rPr>
                <w:sz w:val="22"/>
                <w:szCs w:val="22"/>
              </w:rPr>
              <w:t>Manager</w:t>
            </w:r>
          </w:p>
        </w:tc>
      </w:tr>
      <w:tr w:rsidR="00DC747A" w14:paraId="166D4681"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DF0EA7" w14:textId="77777777" w:rsidR="00DC747A" w:rsidRDefault="00000000">
            <w:pPr>
              <w:spacing w:after="0"/>
              <w:ind w:left="0" w:right="-30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C41E14E" w14:textId="77777777" w:rsidR="00DC747A" w:rsidRDefault="00000000">
            <w:pPr>
              <w:spacing w:after="0"/>
              <w:ind w:left="0" w:right="-300"/>
              <w:jc w:val="left"/>
              <w:rPr>
                <w:sz w:val="22"/>
                <w:szCs w:val="22"/>
              </w:rPr>
            </w:pPr>
            <w:r>
              <w:rPr>
                <w:sz w:val="22"/>
                <w:szCs w:val="22"/>
              </w:rPr>
              <w:t>Manager is logged into their manager account.</w:t>
            </w:r>
          </w:p>
        </w:tc>
      </w:tr>
      <w:tr w:rsidR="00DC747A" w14:paraId="4E52F5A7"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367C2E" w14:textId="77777777" w:rsidR="00DC747A" w:rsidRDefault="00000000">
            <w:pPr>
              <w:spacing w:after="0"/>
              <w:ind w:left="0" w:right="-30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A46EF31" w14:textId="77777777" w:rsidR="00DC747A" w:rsidRDefault="00000000">
            <w:pPr>
              <w:spacing w:after="0"/>
              <w:ind w:left="0" w:right="-300"/>
              <w:jc w:val="left"/>
              <w:rPr>
                <w:sz w:val="22"/>
                <w:szCs w:val="22"/>
              </w:rPr>
            </w:pPr>
            <w:r>
              <w:rPr>
                <w:sz w:val="22"/>
                <w:szCs w:val="22"/>
              </w:rPr>
              <w:t>User roles and permissions are managed as per the manager's actions.</w:t>
            </w:r>
          </w:p>
        </w:tc>
      </w:tr>
      <w:tr w:rsidR="00DC747A" w14:paraId="11D0D2CB"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A6F31D" w14:textId="77777777" w:rsidR="00DC747A" w:rsidRDefault="00000000">
            <w:pPr>
              <w:spacing w:after="0"/>
              <w:ind w:left="0" w:right="-300"/>
              <w:jc w:val="left"/>
              <w:rPr>
                <w:sz w:val="22"/>
                <w:szCs w:val="22"/>
              </w:rPr>
            </w:pPr>
            <w:r>
              <w:rPr>
                <w:sz w:val="22"/>
                <w:szCs w:val="22"/>
              </w:rPr>
              <w:t xml:space="preserve">Flow of Events </w:t>
            </w: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22C98B82" w14:textId="77777777" w:rsidR="00DC747A" w:rsidRPr="00A6184B" w:rsidRDefault="00000000">
            <w:pPr>
              <w:spacing w:after="0"/>
              <w:ind w:left="0" w:right="-300"/>
              <w:jc w:val="left"/>
              <w:rPr>
                <w:color w:val="FF0000"/>
                <w:sz w:val="22"/>
                <w:szCs w:val="22"/>
                <w:rPrChange w:id="507" w:author="Iman Mohamed Atef Helal" w:date="2023-10-31T18:19:00Z">
                  <w:rPr>
                    <w:sz w:val="22"/>
                    <w:szCs w:val="22"/>
                  </w:rPr>
                </w:rPrChange>
              </w:rPr>
            </w:pPr>
            <w:r w:rsidRPr="00A6184B">
              <w:rPr>
                <w:color w:val="FF0000"/>
                <w:sz w:val="22"/>
                <w:szCs w:val="22"/>
                <w:rPrChange w:id="508" w:author="Iman Mohamed Atef Helal" w:date="2023-10-31T18:19:00Z">
                  <w:rPr>
                    <w:sz w:val="22"/>
                    <w:szCs w:val="22"/>
                  </w:rPr>
                </w:rPrChange>
              </w:rPr>
              <w:t xml:space="preserve">User Actions </w:t>
            </w:r>
          </w:p>
        </w:tc>
        <w:tc>
          <w:tcPr>
            <w:tcW w:w="3525" w:type="dxa"/>
            <w:tcBorders>
              <w:bottom w:val="single" w:sz="8" w:space="0" w:color="000000"/>
              <w:right w:val="single" w:sz="8" w:space="0" w:color="000000"/>
            </w:tcBorders>
            <w:shd w:val="clear" w:color="auto" w:fill="auto"/>
            <w:tcMar>
              <w:top w:w="100" w:type="dxa"/>
              <w:left w:w="100" w:type="dxa"/>
              <w:bottom w:w="100" w:type="dxa"/>
              <w:right w:w="100" w:type="dxa"/>
            </w:tcMar>
          </w:tcPr>
          <w:p w14:paraId="28F9CA40" w14:textId="77777777" w:rsidR="00DC747A" w:rsidRPr="00A6184B" w:rsidRDefault="00000000">
            <w:pPr>
              <w:spacing w:after="0"/>
              <w:ind w:left="0" w:right="0"/>
              <w:jc w:val="left"/>
              <w:rPr>
                <w:color w:val="FF0000"/>
                <w:sz w:val="22"/>
                <w:szCs w:val="22"/>
                <w:rPrChange w:id="509" w:author="Iman Mohamed Atef Helal" w:date="2023-10-31T18:19:00Z">
                  <w:rPr>
                    <w:sz w:val="22"/>
                    <w:szCs w:val="22"/>
                  </w:rPr>
                </w:rPrChange>
              </w:rPr>
            </w:pPr>
            <w:r w:rsidRPr="00A6184B">
              <w:rPr>
                <w:color w:val="FF0000"/>
                <w:sz w:val="22"/>
                <w:szCs w:val="22"/>
                <w:rPrChange w:id="510" w:author="Iman Mohamed Atef Helal" w:date="2023-10-31T18:19:00Z">
                  <w:rPr>
                    <w:sz w:val="22"/>
                    <w:szCs w:val="22"/>
                  </w:rPr>
                </w:rPrChange>
              </w:rPr>
              <w:t xml:space="preserve">System Actions </w:t>
            </w:r>
          </w:p>
        </w:tc>
      </w:tr>
      <w:tr w:rsidR="00DC747A" w14:paraId="2C9B8800"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336B8C" w14:textId="77777777" w:rsidR="00DC747A" w:rsidRDefault="00DC747A">
            <w:pPr>
              <w:spacing w:after="0" w:line="240" w:lineRule="auto"/>
              <w:ind w:right="0"/>
              <w:jc w:val="left"/>
              <w:rPr>
                <w:sz w:val="22"/>
                <w:szCs w:val="22"/>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36B19D5F" w14:textId="77777777" w:rsidR="00DC747A" w:rsidRDefault="00000000">
            <w:pPr>
              <w:spacing w:after="0"/>
              <w:ind w:left="0" w:right="-300"/>
              <w:jc w:val="left"/>
              <w:rPr>
                <w:sz w:val="22"/>
                <w:szCs w:val="22"/>
              </w:rPr>
            </w:pPr>
            <w:r>
              <w:rPr>
                <w:sz w:val="22"/>
                <w:szCs w:val="22"/>
              </w:rPr>
              <w:t>Manager defines and manages user roles and permissions.</w:t>
            </w:r>
          </w:p>
        </w:tc>
        <w:tc>
          <w:tcPr>
            <w:tcW w:w="3525" w:type="dxa"/>
            <w:tcBorders>
              <w:bottom w:val="single" w:sz="8" w:space="0" w:color="000000"/>
              <w:right w:val="single" w:sz="8" w:space="0" w:color="000000"/>
            </w:tcBorders>
            <w:shd w:val="clear" w:color="auto" w:fill="auto"/>
            <w:tcMar>
              <w:top w:w="100" w:type="dxa"/>
              <w:left w:w="100" w:type="dxa"/>
              <w:bottom w:w="100" w:type="dxa"/>
              <w:right w:w="100" w:type="dxa"/>
            </w:tcMar>
          </w:tcPr>
          <w:p w14:paraId="56EF123D" w14:textId="77777777" w:rsidR="00DC747A" w:rsidRDefault="00DC747A">
            <w:pPr>
              <w:spacing w:after="0"/>
              <w:ind w:right="0"/>
              <w:jc w:val="left"/>
              <w:rPr>
                <w:sz w:val="22"/>
                <w:szCs w:val="22"/>
              </w:rPr>
            </w:pPr>
          </w:p>
        </w:tc>
      </w:tr>
      <w:tr w:rsidR="00DC747A" w14:paraId="1F0656B3"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BD39AB" w14:textId="77777777" w:rsidR="00DC747A" w:rsidRDefault="00DC747A">
            <w:pPr>
              <w:spacing w:after="0" w:line="240" w:lineRule="auto"/>
              <w:ind w:right="0"/>
              <w:jc w:val="left"/>
              <w:rPr>
                <w:sz w:val="22"/>
                <w:szCs w:val="22"/>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275A54E0" w14:textId="77777777" w:rsidR="00DC747A" w:rsidRDefault="00000000">
            <w:pPr>
              <w:spacing w:after="0"/>
              <w:ind w:left="0" w:right="-300"/>
              <w:jc w:val="left"/>
              <w:rPr>
                <w:sz w:val="22"/>
                <w:szCs w:val="22"/>
              </w:rPr>
            </w:pPr>
            <w:r>
              <w:rPr>
                <w:sz w:val="22"/>
                <w:szCs w:val="22"/>
              </w:rPr>
              <w:t>Manager creates custom user roles with specific permissions.</w:t>
            </w:r>
          </w:p>
        </w:tc>
        <w:tc>
          <w:tcPr>
            <w:tcW w:w="3525" w:type="dxa"/>
            <w:tcBorders>
              <w:bottom w:val="single" w:sz="8" w:space="0" w:color="000000"/>
              <w:right w:val="single" w:sz="8" w:space="0" w:color="000000"/>
            </w:tcBorders>
            <w:shd w:val="clear" w:color="auto" w:fill="auto"/>
            <w:tcMar>
              <w:top w:w="100" w:type="dxa"/>
              <w:left w:w="100" w:type="dxa"/>
              <w:bottom w:w="100" w:type="dxa"/>
              <w:right w:w="100" w:type="dxa"/>
            </w:tcMar>
          </w:tcPr>
          <w:p w14:paraId="4F76E399" w14:textId="77777777" w:rsidR="00DC747A" w:rsidRDefault="00DC747A">
            <w:pPr>
              <w:spacing w:after="0"/>
              <w:ind w:right="0"/>
              <w:jc w:val="left"/>
              <w:rPr>
                <w:sz w:val="22"/>
                <w:szCs w:val="22"/>
              </w:rPr>
            </w:pPr>
          </w:p>
        </w:tc>
      </w:tr>
      <w:tr w:rsidR="00DC747A" w14:paraId="7E9B4C6C" w14:textId="77777777">
        <w:trPr>
          <w:trHeight w:val="13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38DD01" w14:textId="77777777" w:rsidR="00DC747A" w:rsidRDefault="00DC747A">
            <w:pPr>
              <w:spacing w:after="0" w:line="240" w:lineRule="auto"/>
              <w:ind w:right="0"/>
              <w:jc w:val="left"/>
              <w:rPr>
                <w:sz w:val="22"/>
                <w:szCs w:val="22"/>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0D835040" w14:textId="77777777" w:rsidR="00DC747A" w:rsidRDefault="00000000">
            <w:pPr>
              <w:spacing w:after="0"/>
              <w:ind w:left="0" w:right="-300"/>
              <w:jc w:val="left"/>
              <w:rPr>
                <w:sz w:val="22"/>
                <w:szCs w:val="22"/>
              </w:rPr>
            </w:pPr>
            <w:r>
              <w:rPr>
                <w:sz w:val="22"/>
                <w:szCs w:val="22"/>
              </w:rPr>
              <w:t>Manager assigns roles to users or groups of users.</w:t>
            </w:r>
          </w:p>
        </w:tc>
        <w:tc>
          <w:tcPr>
            <w:tcW w:w="3525" w:type="dxa"/>
            <w:tcBorders>
              <w:bottom w:val="single" w:sz="8" w:space="0" w:color="000000"/>
              <w:right w:val="single" w:sz="8" w:space="0" w:color="000000"/>
            </w:tcBorders>
            <w:shd w:val="clear" w:color="auto" w:fill="auto"/>
            <w:tcMar>
              <w:top w:w="100" w:type="dxa"/>
              <w:left w:w="100" w:type="dxa"/>
              <w:bottom w:w="100" w:type="dxa"/>
              <w:right w:w="100" w:type="dxa"/>
            </w:tcMar>
          </w:tcPr>
          <w:p w14:paraId="01AA5569" w14:textId="77777777" w:rsidR="00DC747A" w:rsidRDefault="00DC747A">
            <w:pPr>
              <w:spacing w:after="0"/>
              <w:ind w:right="0"/>
              <w:jc w:val="left"/>
              <w:rPr>
                <w:sz w:val="22"/>
                <w:szCs w:val="22"/>
              </w:rPr>
            </w:pPr>
          </w:p>
        </w:tc>
      </w:tr>
      <w:tr w:rsidR="00DC747A" w14:paraId="291DB002" w14:textId="77777777">
        <w:trPr>
          <w:trHeight w:val="13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CFBCAE" w14:textId="77777777" w:rsidR="00DC747A" w:rsidRDefault="00DC747A">
            <w:pPr>
              <w:spacing w:after="0" w:line="240" w:lineRule="auto"/>
              <w:ind w:right="0"/>
              <w:jc w:val="left"/>
              <w:rPr>
                <w:sz w:val="22"/>
                <w:szCs w:val="22"/>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0A861E61" w14:textId="77777777" w:rsidR="00DC747A" w:rsidRDefault="00000000">
            <w:pPr>
              <w:spacing w:after="0"/>
              <w:ind w:left="0" w:right="-300"/>
              <w:jc w:val="left"/>
              <w:rPr>
                <w:sz w:val="22"/>
                <w:szCs w:val="22"/>
              </w:rPr>
            </w:pPr>
            <w:r>
              <w:rPr>
                <w:sz w:val="22"/>
                <w:szCs w:val="22"/>
              </w:rPr>
              <w:t>Manager revokes or modifies permissions for specific users or roles.</w:t>
            </w:r>
          </w:p>
        </w:tc>
        <w:tc>
          <w:tcPr>
            <w:tcW w:w="3525" w:type="dxa"/>
            <w:tcBorders>
              <w:bottom w:val="single" w:sz="8" w:space="0" w:color="000000"/>
              <w:right w:val="single" w:sz="8" w:space="0" w:color="000000"/>
            </w:tcBorders>
            <w:shd w:val="clear" w:color="auto" w:fill="auto"/>
            <w:tcMar>
              <w:top w:w="100" w:type="dxa"/>
              <w:left w:w="100" w:type="dxa"/>
              <w:bottom w:w="100" w:type="dxa"/>
              <w:right w:w="100" w:type="dxa"/>
            </w:tcMar>
          </w:tcPr>
          <w:p w14:paraId="5648276F" w14:textId="77777777" w:rsidR="00DC747A" w:rsidRDefault="00DC747A">
            <w:pPr>
              <w:spacing w:after="0"/>
              <w:ind w:right="0"/>
              <w:jc w:val="left"/>
              <w:rPr>
                <w:sz w:val="22"/>
                <w:szCs w:val="22"/>
              </w:rPr>
            </w:pPr>
          </w:p>
        </w:tc>
      </w:tr>
      <w:tr w:rsidR="00DC747A" w14:paraId="1831D367" w14:textId="77777777">
        <w:trPr>
          <w:trHeight w:val="13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F5F8AB" w14:textId="77777777" w:rsidR="00DC747A" w:rsidRDefault="00DC747A">
            <w:pPr>
              <w:spacing w:after="0" w:line="240" w:lineRule="auto"/>
              <w:ind w:right="0"/>
              <w:jc w:val="left"/>
              <w:rPr>
                <w:sz w:val="22"/>
                <w:szCs w:val="22"/>
              </w:rPr>
            </w:pPr>
          </w:p>
        </w:tc>
        <w:tc>
          <w:tcPr>
            <w:tcW w:w="2880" w:type="dxa"/>
            <w:tcBorders>
              <w:bottom w:val="single" w:sz="8" w:space="0" w:color="000000"/>
              <w:right w:val="single" w:sz="8" w:space="0" w:color="000000"/>
            </w:tcBorders>
            <w:shd w:val="clear" w:color="auto" w:fill="auto"/>
            <w:tcMar>
              <w:top w:w="100" w:type="dxa"/>
              <w:left w:w="100" w:type="dxa"/>
              <w:bottom w:w="100" w:type="dxa"/>
              <w:right w:w="100" w:type="dxa"/>
            </w:tcMar>
          </w:tcPr>
          <w:p w14:paraId="61519DF2" w14:textId="77777777" w:rsidR="00DC747A" w:rsidRDefault="00000000">
            <w:pPr>
              <w:spacing w:after="0"/>
              <w:ind w:left="0" w:right="-300"/>
              <w:jc w:val="left"/>
              <w:rPr>
                <w:sz w:val="22"/>
                <w:szCs w:val="22"/>
              </w:rPr>
            </w:pPr>
            <w:r>
              <w:rPr>
                <w:sz w:val="22"/>
                <w:szCs w:val="22"/>
              </w:rPr>
              <w:t>Manager tracks changes to roles and permissions.</w:t>
            </w:r>
          </w:p>
        </w:tc>
        <w:tc>
          <w:tcPr>
            <w:tcW w:w="3525" w:type="dxa"/>
            <w:tcBorders>
              <w:bottom w:val="single" w:sz="8" w:space="0" w:color="000000"/>
              <w:right w:val="single" w:sz="8" w:space="0" w:color="000000"/>
            </w:tcBorders>
            <w:shd w:val="clear" w:color="auto" w:fill="auto"/>
            <w:tcMar>
              <w:top w:w="100" w:type="dxa"/>
              <w:left w:w="100" w:type="dxa"/>
              <w:bottom w:w="100" w:type="dxa"/>
              <w:right w:w="100" w:type="dxa"/>
            </w:tcMar>
          </w:tcPr>
          <w:p w14:paraId="1325476D" w14:textId="77777777" w:rsidR="00DC747A" w:rsidRDefault="00DC747A">
            <w:pPr>
              <w:spacing w:after="0"/>
              <w:ind w:right="0"/>
              <w:jc w:val="left"/>
              <w:rPr>
                <w:sz w:val="22"/>
                <w:szCs w:val="22"/>
              </w:rPr>
            </w:pPr>
          </w:p>
        </w:tc>
      </w:tr>
      <w:tr w:rsidR="00DC747A" w14:paraId="4ECF6625"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87CFBD" w14:textId="77777777" w:rsidR="00DC747A" w:rsidRDefault="00000000">
            <w:pPr>
              <w:spacing w:after="0"/>
              <w:ind w:left="0" w:right="-30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7395DC6" w14:textId="77777777" w:rsidR="00DC747A" w:rsidRDefault="00000000">
            <w:pPr>
              <w:spacing w:after="0"/>
              <w:ind w:left="0" w:right="-300"/>
              <w:jc w:val="left"/>
              <w:rPr>
                <w:sz w:val="22"/>
                <w:szCs w:val="22"/>
              </w:rPr>
            </w:pPr>
            <w:r>
              <w:rPr>
                <w:sz w:val="22"/>
                <w:szCs w:val="22"/>
              </w:rPr>
              <w:t xml:space="preserve">None </w:t>
            </w:r>
          </w:p>
        </w:tc>
      </w:tr>
    </w:tbl>
    <w:p w14:paraId="058E84E4" w14:textId="77777777" w:rsidR="00DC747A" w:rsidRDefault="00DC747A">
      <w:pPr>
        <w:spacing w:after="0"/>
        <w:ind w:right="0"/>
        <w:jc w:val="left"/>
        <w:rPr>
          <w:b/>
          <w:sz w:val="22"/>
          <w:szCs w:val="22"/>
        </w:rPr>
      </w:pPr>
    </w:p>
    <w:p w14:paraId="478CE470" w14:textId="7AA932AD" w:rsidR="00DC747A" w:rsidDel="0044452B" w:rsidRDefault="00DC747A">
      <w:pPr>
        <w:spacing w:after="0"/>
        <w:ind w:right="0"/>
        <w:jc w:val="left"/>
        <w:rPr>
          <w:del w:id="511" w:author="Iman Mohamed Atef Helal" w:date="2023-10-17T10:46:00Z"/>
          <w:b/>
          <w:sz w:val="22"/>
          <w:szCs w:val="22"/>
        </w:rPr>
      </w:pPr>
    </w:p>
    <w:p w14:paraId="03246CB7" w14:textId="0ACEF6C3" w:rsidR="00DC747A" w:rsidDel="0044452B" w:rsidRDefault="00000000">
      <w:pPr>
        <w:spacing w:after="0"/>
        <w:ind w:right="0"/>
        <w:jc w:val="left"/>
        <w:rPr>
          <w:del w:id="512" w:author="Iman Mohamed Atef Helal" w:date="2023-10-17T10:46:00Z"/>
          <w:b/>
          <w:sz w:val="22"/>
          <w:szCs w:val="22"/>
        </w:rPr>
      </w:pPr>
      <w:del w:id="513" w:author="Iman Mohamed Atef Helal" w:date="2023-10-17T10:46:00Z">
        <w:r w:rsidDel="0044452B">
          <w:br w:type="page"/>
        </w:r>
      </w:del>
    </w:p>
    <w:p w14:paraId="276B5BA9" w14:textId="77777777" w:rsidR="00DC747A" w:rsidRDefault="00000000" w:rsidP="0044452B">
      <w:pPr>
        <w:spacing w:after="0"/>
        <w:ind w:right="0"/>
        <w:jc w:val="left"/>
        <w:rPr>
          <w:b/>
          <w:sz w:val="22"/>
          <w:szCs w:val="22"/>
        </w:rPr>
      </w:pPr>
      <w:r>
        <w:rPr>
          <w:b/>
          <w:sz w:val="22"/>
          <w:szCs w:val="22"/>
        </w:rPr>
        <w:t>24: Manager Manages Reports and Analytics</w:t>
      </w:r>
    </w:p>
    <w:p w14:paraId="5CA81832" w14:textId="77777777" w:rsidR="00DC747A" w:rsidRDefault="00DC747A">
      <w:pPr>
        <w:spacing w:after="0"/>
        <w:ind w:right="0"/>
        <w:jc w:val="left"/>
        <w:rPr>
          <w:sz w:val="22"/>
          <w:szCs w:val="22"/>
        </w:rPr>
      </w:pPr>
    </w:p>
    <w:p w14:paraId="37B510AE" w14:textId="77777777" w:rsidR="00DC747A" w:rsidRDefault="00000000">
      <w:pPr>
        <w:spacing w:after="0"/>
        <w:jc w:val="center"/>
        <w:rPr>
          <w:sz w:val="22"/>
          <w:szCs w:val="22"/>
        </w:rPr>
      </w:pPr>
      <w:r>
        <w:rPr>
          <w:i/>
          <w:sz w:val="22"/>
          <w:szCs w:val="22"/>
        </w:rPr>
        <w:t>Table24: Use Case Description 24</w:t>
      </w:r>
    </w:p>
    <w:tbl>
      <w:tblPr>
        <w:tblStyle w:val="af7"/>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2385"/>
        <w:gridCol w:w="4020"/>
      </w:tblGrid>
      <w:tr w:rsidR="00DC747A" w14:paraId="3BB92572"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DA6DF" w14:textId="77777777" w:rsidR="00DC747A" w:rsidRDefault="00000000">
            <w:pPr>
              <w:spacing w:after="0"/>
              <w:ind w:left="90" w:right="-30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60793AE" w14:textId="77777777" w:rsidR="00DC747A" w:rsidRDefault="00000000">
            <w:pPr>
              <w:spacing w:after="0"/>
              <w:ind w:left="90" w:right="-300"/>
              <w:jc w:val="left"/>
              <w:rPr>
                <w:sz w:val="22"/>
                <w:szCs w:val="22"/>
              </w:rPr>
            </w:pPr>
            <w:r>
              <w:rPr>
                <w:sz w:val="22"/>
                <w:szCs w:val="22"/>
              </w:rPr>
              <w:t xml:space="preserve">Case 24 </w:t>
            </w:r>
          </w:p>
        </w:tc>
      </w:tr>
      <w:tr w:rsidR="00DC747A" w14:paraId="29C229BC"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E58D6" w14:textId="77777777" w:rsidR="00DC747A" w:rsidRDefault="00000000">
            <w:pPr>
              <w:spacing w:after="0"/>
              <w:ind w:left="90" w:right="-30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502DC17" w14:textId="77777777" w:rsidR="00DC747A" w:rsidRDefault="00000000">
            <w:pPr>
              <w:spacing w:after="0"/>
              <w:ind w:left="90" w:right="-300"/>
              <w:jc w:val="left"/>
              <w:rPr>
                <w:sz w:val="22"/>
                <w:szCs w:val="22"/>
              </w:rPr>
            </w:pPr>
            <w:r>
              <w:rPr>
                <w:sz w:val="22"/>
                <w:szCs w:val="22"/>
              </w:rPr>
              <w:t>Reports and Analytics Management</w:t>
            </w:r>
          </w:p>
        </w:tc>
      </w:tr>
      <w:tr w:rsidR="00DC747A" w14:paraId="0F8CED72"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7E0CC" w14:textId="77777777" w:rsidR="00DC747A" w:rsidRDefault="00000000">
            <w:pPr>
              <w:spacing w:after="0"/>
              <w:ind w:left="90" w:right="-30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707C13C" w14:textId="77777777" w:rsidR="00DC747A" w:rsidRDefault="00000000">
            <w:pPr>
              <w:spacing w:after="0"/>
              <w:ind w:left="90" w:right="-300"/>
              <w:jc w:val="left"/>
              <w:rPr>
                <w:sz w:val="22"/>
                <w:szCs w:val="22"/>
              </w:rPr>
            </w:pPr>
            <w:r>
              <w:rPr>
                <w:sz w:val="22"/>
                <w:szCs w:val="22"/>
              </w:rPr>
              <w:t>Manager</w:t>
            </w:r>
          </w:p>
        </w:tc>
      </w:tr>
      <w:tr w:rsidR="00DC747A" w14:paraId="4CC84751"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7DEF4E" w14:textId="77777777" w:rsidR="00DC747A" w:rsidRDefault="00000000">
            <w:pPr>
              <w:spacing w:after="0"/>
              <w:ind w:left="90" w:right="-30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6524259" w14:textId="77777777" w:rsidR="00DC747A" w:rsidRDefault="00000000">
            <w:pPr>
              <w:spacing w:after="0"/>
              <w:ind w:left="90" w:right="-300"/>
              <w:jc w:val="left"/>
              <w:rPr>
                <w:sz w:val="22"/>
                <w:szCs w:val="22"/>
              </w:rPr>
            </w:pPr>
            <w:r>
              <w:rPr>
                <w:sz w:val="22"/>
                <w:szCs w:val="22"/>
              </w:rPr>
              <w:t>Manager is logged into their manager account.</w:t>
            </w:r>
          </w:p>
        </w:tc>
      </w:tr>
      <w:tr w:rsidR="00DC747A" w14:paraId="0C424D57"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64D959" w14:textId="77777777" w:rsidR="00DC747A" w:rsidRDefault="00000000">
            <w:pPr>
              <w:spacing w:after="0"/>
              <w:ind w:left="90" w:right="-30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9F30CE3" w14:textId="77777777" w:rsidR="00DC747A" w:rsidRDefault="00000000">
            <w:pPr>
              <w:spacing w:after="0"/>
              <w:ind w:left="90" w:right="-300"/>
              <w:jc w:val="left"/>
              <w:rPr>
                <w:sz w:val="22"/>
                <w:szCs w:val="22"/>
              </w:rPr>
            </w:pPr>
            <w:r>
              <w:rPr>
                <w:sz w:val="22"/>
                <w:szCs w:val="22"/>
              </w:rPr>
              <w:t>Managers can make informed decisions based on the insights from reports and analytics.</w:t>
            </w:r>
          </w:p>
        </w:tc>
      </w:tr>
      <w:tr w:rsidR="00DC747A" w14:paraId="1C30FA1B"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9DB328" w14:textId="77777777" w:rsidR="00DC747A" w:rsidRDefault="00000000">
            <w:pPr>
              <w:spacing w:after="0"/>
              <w:ind w:left="90" w:right="-300"/>
              <w:jc w:val="left"/>
              <w:rPr>
                <w:sz w:val="22"/>
                <w:szCs w:val="22"/>
              </w:rPr>
            </w:pPr>
            <w:r>
              <w:rPr>
                <w:sz w:val="22"/>
                <w:szCs w:val="22"/>
              </w:rPr>
              <w:t xml:space="preserve">Flow of Events </w:t>
            </w: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4AEEFA58" w14:textId="77777777" w:rsidR="00DC747A" w:rsidRPr="00A6184B" w:rsidRDefault="00000000">
            <w:pPr>
              <w:spacing w:after="0"/>
              <w:ind w:left="90" w:right="-300"/>
              <w:jc w:val="left"/>
              <w:rPr>
                <w:color w:val="FF0000"/>
                <w:sz w:val="22"/>
                <w:szCs w:val="22"/>
                <w:rPrChange w:id="514" w:author="Iman Mohamed Atef Helal" w:date="2023-10-31T18:19:00Z">
                  <w:rPr>
                    <w:sz w:val="22"/>
                    <w:szCs w:val="22"/>
                  </w:rPr>
                </w:rPrChange>
              </w:rPr>
            </w:pPr>
            <w:r w:rsidRPr="00A6184B">
              <w:rPr>
                <w:color w:val="FF0000"/>
                <w:sz w:val="22"/>
                <w:szCs w:val="22"/>
                <w:rPrChange w:id="515" w:author="Iman Mohamed Atef Helal" w:date="2023-10-31T18:19:00Z">
                  <w:rPr>
                    <w:sz w:val="22"/>
                    <w:szCs w:val="22"/>
                  </w:rPr>
                </w:rPrChange>
              </w:rPr>
              <w:t xml:space="preserve">User Actions </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D06E2A0" w14:textId="77777777" w:rsidR="00DC747A" w:rsidRPr="00A6184B" w:rsidRDefault="00000000">
            <w:pPr>
              <w:spacing w:after="0"/>
              <w:ind w:right="0"/>
              <w:jc w:val="left"/>
              <w:rPr>
                <w:color w:val="FF0000"/>
                <w:sz w:val="22"/>
                <w:szCs w:val="22"/>
                <w:rPrChange w:id="516" w:author="Iman Mohamed Atef Helal" w:date="2023-10-31T18:19:00Z">
                  <w:rPr>
                    <w:sz w:val="22"/>
                    <w:szCs w:val="22"/>
                  </w:rPr>
                </w:rPrChange>
              </w:rPr>
            </w:pPr>
            <w:r w:rsidRPr="00A6184B">
              <w:rPr>
                <w:color w:val="FF0000"/>
                <w:sz w:val="22"/>
                <w:szCs w:val="22"/>
                <w:rPrChange w:id="517" w:author="Iman Mohamed Atef Helal" w:date="2023-10-31T18:19:00Z">
                  <w:rPr>
                    <w:sz w:val="22"/>
                    <w:szCs w:val="22"/>
                  </w:rPr>
                </w:rPrChange>
              </w:rPr>
              <w:t xml:space="preserve">System Actions </w:t>
            </w:r>
          </w:p>
        </w:tc>
      </w:tr>
      <w:tr w:rsidR="00DC747A" w14:paraId="682D4020"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79974"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3EC6C118" w14:textId="77777777" w:rsidR="00DC747A" w:rsidRDefault="00000000">
            <w:pPr>
              <w:spacing w:after="0"/>
              <w:ind w:left="90" w:right="-300"/>
              <w:jc w:val="left"/>
              <w:rPr>
                <w:sz w:val="22"/>
                <w:szCs w:val="22"/>
              </w:rPr>
            </w:pPr>
            <w:r>
              <w:rPr>
                <w:sz w:val="22"/>
                <w:szCs w:val="22"/>
              </w:rPr>
              <w:t>Manager accesses comprehensive reports and analytics on user activity, course engagement, and platform usage.</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69EA9A45" w14:textId="77777777" w:rsidR="00DC747A" w:rsidRDefault="00DC747A">
            <w:pPr>
              <w:spacing w:after="0"/>
              <w:ind w:right="0"/>
              <w:jc w:val="left"/>
              <w:rPr>
                <w:sz w:val="22"/>
                <w:szCs w:val="22"/>
              </w:rPr>
            </w:pPr>
          </w:p>
        </w:tc>
      </w:tr>
      <w:tr w:rsidR="00DC747A" w14:paraId="00414004"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01FD85" w14:textId="77777777" w:rsidR="00DC747A" w:rsidRDefault="00DC747A">
            <w:pPr>
              <w:spacing w:after="0" w:line="240" w:lineRule="auto"/>
              <w:ind w:right="0"/>
              <w:jc w:val="left"/>
              <w:rPr>
                <w:sz w:val="22"/>
                <w:szCs w:val="22"/>
              </w:rPr>
            </w:pPr>
          </w:p>
        </w:tc>
        <w:tc>
          <w:tcPr>
            <w:tcW w:w="2385" w:type="dxa"/>
            <w:tcBorders>
              <w:bottom w:val="single" w:sz="8" w:space="0" w:color="000000"/>
              <w:right w:val="single" w:sz="8" w:space="0" w:color="000000"/>
            </w:tcBorders>
            <w:shd w:val="clear" w:color="auto" w:fill="auto"/>
            <w:tcMar>
              <w:top w:w="100" w:type="dxa"/>
              <w:left w:w="100" w:type="dxa"/>
              <w:bottom w:w="100" w:type="dxa"/>
              <w:right w:w="100" w:type="dxa"/>
            </w:tcMar>
          </w:tcPr>
          <w:p w14:paraId="06678E64" w14:textId="77777777" w:rsidR="00DC747A" w:rsidRDefault="00000000">
            <w:pPr>
              <w:spacing w:after="0"/>
              <w:ind w:left="90" w:right="-300"/>
              <w:jc w:val="left"/>
              <w:rPr>
                <w:sz w:val="22"/>
                <w:szCs w:val="22"/>
              </w:rPr>
            </w:pPr>
            <w:r>
              <w:rPr>
                <w:sz w:val="22"/>
                <w:szCs w:val="22"/>
              </w:rPr>
              <w:t>Manager uses analytics to identify trends, areas for improvement, and potential issues.</w:t>
            </w:r>
          </w:p>
        </w:tc>
        <w:tc>
          <w:tcPr>
            <w:tcW w:w="4020" w:type="dxa"/>
            <w:tcBorders>
              <w:bottom w:val="single" w:sz="8" w:space="0" w:color="000000"/>
              <w:right w:val="single" w:sz="8" w:space="0" w:color="000000"/>
            </w:tcBorders>
            <w:shd w:val="clear" w:color="auto" w:fill="auto"/>
            <w:tcMar>
              <w:top w:w="100" w:type="dxa"/>
              <w:left w:w="100" w:type="dxa"/>
              <w:bottom w:w="100" w:type="dxa"/>
              <w:right w:w="100" w:type="dxa"/>
            </w:tcMar>
          </w:tcPr>
          <w:p w14:paraId="4DCE5936" w14:textId="77777777" w:rsidR="00DC747A" w:rsidRDefault="00DC747A">
            <w:pPr>
              <w:spacing w:after="0"/>
              <w:ind w:right="0"/>
              <w:jc w:val="left"/>
              <w:rPr>
                <w:sz w:val="22"/>
                <w:szCs w:val="22"/>
              </w:rPr>
            </w:pPr>
          </w:p>
        </w:tc>
      </w:tr>
      <w:tr w:rsidR="00DC747A" w14:paraId="494B20D5"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41934C" w14:textId="77777777" w:rsidR="00DC747A" w:rsidRDefault="00000000">
            <w:pPr>
              <w:spacing w:after="0"/>
              <w:ind w:left="90" w:right="-30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8BCAD25" w14:textId="77777777" w:rsidR="00DC747A" w:rsidRDefault="00000000">
            <w:pPr>
              <w:spacing w:after="0"/>
              <w:ind w:left="90" w:right="-300"/>
              <w:jc w:val="left"/>
              <w:rPr>
                <w:sz w:val="22"/>
                <w:szCs w:val="22"/>
              </w:rPr>
            </w:pPr>
            <w:r>
              <w:rPr>
                <w:sz w:val="22"/>
                <w:szCs w:val="22"/>
              </w:rPr>
              <w:t xml:space="preserve">None </w:t>
            </w:r>
          </w:p>
        </w:tc>
      </w:tr>
    </w:tbl>
    <w:p w14:paraId="623774A7" w14:textId="77777777" w:rsidR="00DC747A" w:rsidRDefault="00DC747A">
      <w:pPr>
        <w:spacing w:after="0"/>
        <w:ind w:right="0"/>
        <w:jc w:val="left"/>
        <w:rPr>
          <w:b/>
          <w:sz w:val="22"/>
          <w:szCs w:val="22"/>
        </w:rPr>
      </w:pPr>
    </w:p>
    <w:p w14:paraId="04830C61" w14:textId="77777777" w:rsidR="00DC747A" w:rsidRDefault="00DC747A">
      <w:pPr>
        <w:spacing w:after="0"/>
        <w:ind w:right="0"/>
        <w:jc w:val="left"/>
        <w:rPr>
          <w:b/>
          <w:sz w:val="22"/>
          <w:szCs w:val="22"/>
        </w:rPr>
      </w:pPr>
    </w:p>
    <w:p w14:paraId="327E9352" w14:textId="77777777" w:rsidR="00DC747A" w:rsidRDefault="00DC747A">
      <w:pPr>
        <w:spacing w:after="0"/>
        <w:ind w:right="0"/>
        <w:jc w:val="left"/>
        <w:rPr>
          <w:b/>
          <w:sz w:val="22"/>
          <w:szCs w:val="22"/>
        </w:rPr>
      </w:pPr>
    </w:p>
    <w:p w14:paraId="3CE67F77" w14:textId="77777777" w:rsidR="00DC747A" w:rsidRDefault="00DC747A">
      <w:pPr>
        <w:spacing w:after="0"/>
        <w:ind w:right="0"/>
        <w:jc w:val="left"/>
        <w:rPr>
          <w:b/>
          <w:sz w:val="22"/>
          <w:szCs w:val="22"/>
        </w:rPr>
      </w:pPr>
    </w:p>
    <w:p w14:paraId="71B4C76D" w14:textId="77777777" w:rsidR="00DC747A" w:rsidRDefault="00DC747A">
      <w:pPr>
        <w:spacing w:after="0"/>
        <w:ind w:right="0"/>
        <w:jc w:val="left"/>
        <w:rPr>
          <w:b/>
          <w:sz w:val="22"/>
          <w:szCs w:val="22"/>
        </w:rPr>
      </w:pPr>
    </w:p>
    <w:p w14:paraId="3F53A093" w14:textId="77777777" w:rsidR="00DC747A" w:rsidRDefault="00DC747A">
      <w:pPr>
        <w:spacing w:after="0"/>
        <w:ind w:right="0"/>
        <w:jc w:val="left"/>
        <w:rPr>
          <w:b/>
          <w:sz w:val="22"/>
          <w:szCs w:val="22"/>
        </w:rPr>
      </w:pPr>
    </w:p>
    <w:p w14:paraId="06440A89" w14:textId="77777777" w:rsidR="00DC747A" w:rsidRDefault="00DC747A">
      <w:pPr>
        <w:spacing w:after="0"/>
        <w:ind w:right="0"/>
        <w:jc w:val="left"/>
        <w:rPr>
          <w:b/>
          <w:sz w:val="22"/>
          <w:szCs w:val="22"/>
        </w:rPr>
      </w:pPr>
    </w:p>
    <w:p w14:paraId="7B54E928" w14:textId="77777777" w:rsidR="00DC747A" w:rsidRDefault="00000000">
      <w:pPr>
        <w:spacing w:after="0"/>
        <w:ind w:right="0"/>
        <w:jc w:val="left"/>
        <w:rPr>
          <w:b/>
          <w:sz w:val="22"/>
          <w:szCs w:val="22"/>
        </w:rPr>
      </w:pPr>
      <w:r>
        <w:br w:type="page"/>
      </w:r>
    </w:p>
    <w:p w14:paraId="03819700" w14:textId="77777777" w:rsidR="00DC747A" w:rsidRDefault="00000000">
      <w:pPr>
        <w:spacing w:after="0"/>
        <w:ind w:right="0"/>
        <w:jc w:val="left"/>
        <w:rPr>
          <w:b/>
          <w:sz w:val="22"/>
          <w:szCs w:val="22"/>
        </w:rPr>
      </w:pPr>
      <w:r>
        <w:rPr>
          <w:b/>
          <w:sz w:val="22"/>
          <w:szCs w:val="22"/>
        </w:rPr>
        <w:lastRenderedPageBreak/>
        <w:t xml:space="preserve">25: Manager Manages System Configuration </w:t>
      </w:r>
    </w:p>
    <w:p w14:paraId="1D8A8B08" w14:textId="77777777" w:rsidR="00DC747A" w:rsidRDefault="00DC747A">
      <w:pPr>
        <w:spacing w:after="0"/>
        <w:ind w:right="0"/>
        <w:jc w:val="left"/>
        <w:rPr>
          <w:b/>
          <w:sz w:val="22"/>
          <w:szCs w:val="22"/>
        </w:rPr>
      </w:pPr>
    </w:p>
    <w:p w14:paraId="670475F0" w14:textId="77777777" w:rsidR="00DC747A" w:rsidRDefault="00000000">
      <w:pPr>
        <w:spacing w:after="0"/>
        <w:jc w:val="center"/>
        <w:rPr>
          <w:sz w:val="22"/>
          <w:szCs w:val="22"/>
        </w:rPr>
      </w:pPr>
      <w:r>
        <w:rPr>
          <w:i/>
          <w:sz w:val="22"/>
          <w:szCs w:val="22"/>
        </w:rPr>
        <w:t>Table25: Use Case Description 25</w:t>
      </w:r>
    </w:p>
    <w:tbl>
      <w:tblPr>
        <w:tblStyle w:val="af8"/>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815"/>
        <w:gridCol w:w="3045"/>
        <w:gridCol w:w="3165"/>
      </w:tblGrid>
      <w:tr w:rsidR="00DC747A" w14:paraId="491F0353" w14:textId="77777777">
        <w:trPr>
          <w:trHeight w:val="765"/>
          <w:tblHeader/>
          <w:jc w:val="center"/>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D75B2" w14:textId="77777777" w:rsidR="00DC747A" w:rsidRDefault="00000000">
            <w:pPr>
              <w:spacing w:after="0"/>
              <w:ind w:left="0" w:right="-300"/>
              <w:jc w:val="left"/>
              <w:rPr>
                <w:sz w:val="22"/>
                <w:szCs w:val="22"/>
              </w:rPr>
            </w:pPr>
            <w:r>
              <w:rPr>
                <w:sz w:val="22"/>
                <w:szCs w:val="22"/>
              </w:rPr>
              <w:t>Use case ID</w:t>
            </w:r>
          </w:p>
        </w:tc>
        <w:tc>
          <w:tcPr>
            <w:tcW w:w="621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808EAA8" w14:textId="77777777" w:rsidR="00DC747A" w:rsidRDefault="00000000">
            <w:pPr>
              <w:spacing w:after="0"/>
              <w:ind w:left="0" w:right="-300"/>
              <w:jc w:val="left"/>
              <w:rPr>
                <w:sz w:val="22"/>
                <w:szCs w:val="22"/>
              </w:rPr>
            </w:pPr>
            <w:r>
              <w:rPr>
                <w:sz w:val="22"/>
                <w:szCs w:val="22"/>
              </w:rPr>
              <w:t xml:space="preserve">Case 25 </w:t>
            </w:r>
          </w:p>
        </w:tc>
      </w:tr>
      <w:tr w:rsidR="00DC747A" w14:paraId="527470F3" w14:textId="77777777">
        <w:trPr>
          <w:trHeight w:val="765"/>
          <w:tblHeader/>
          <w:jc w:val="center"/>
        </w:trPr>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F6E41" w14:textId="77777777" w:rsidR="00DC747A" w:rsidRDefault="00000000">
            <w:pPr>
              <w:spacing w:after="0"/>
              <w:ind w:left="0" w:right="-300"/>
              <w:jc w:val="left"/>
              <w:rPr>
                <w:sz w:val="22"/>
                <w:szCs w:val="22"/>
              </w:rPr>
            </w:pPr>
            <w:r>
              <w:rPr>
                <w:sz w:val="22"/>
                <w:szCs w:val="22"/>
              </w:rPr>
              <w:t>Use Case Name</w:t>
            </w:r>
          </w:p>
        </w:tc>
        <w:tc>
          <w:tcPr>
            <w:tcW w:w="621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41C58B0E" w14:textId="77777777" w:rsidR="00DC747A" w:rsidRDefault="00000000">
            <w:pPr>
              <w:spacing w:after="0"/>
              <w:ind w:left="0" w:right="-300"/>
              <w:jc w:val="left"/>
              <w:rPr>
                <w:sz w:val="22"/>
                <w:szCs w:val="22"/>
              </w:rPr>
            </w:pPr>
            <w:r>
              <w:rPr>
                <w:sz w:val="22"/>
                <w:szCs w:val="22"/>
              </w:rPr>
              <w:t>System Configuration Management</w:t>
            </w:r>
          </w:p>
        </w:tc>
      </w:tr>
      <w:tr w:rsidR="00DC747A" w14:paraId="42EB8A98" w14:textId="77777777">
        <w:trPr>
          <w:trHeight w:val="495"/>
          <w:tblHeader/>
          <w:jc w:val="center"/>
        </w:trPr>
        <w:tc>
          <w:tcPr>
            <w:tcW w:w="18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1E0473" w14:textId="77777777" w:rsidR="00DC747A" w:rsidRDefault="00000000">
            <w:pPr>
              <w:spacing w:after="0"/>
              <w:ind w:left="0" w:right="-300"/>
              <w:jc w:val="left"/>
              <w:rPr>
                <w:sz w:val="22"/>
                <w:szCs w:val="22"/>
              </w:rPr>
            </w:pPr>
            <w:r>
              <w:rPr>
                <w:sz w:val="22"/>
                <w:szCs w:val="22"/>
              </w:rPr>
              <w:t>Actors</w:t>
            </w:r>
          </w:p>
        </w:tc>
        <w:tc>
          <w:tcPr>
            <w:tcW w:w="621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29D9861" w14:textId="77777777" w:rsidR="00DC747A" w:rsidRDefault="00000000">
            <w:pPr>
              <w:spacing w:after="0"/>
              <w:ind w:left="0" w:right="-300"/>
              <w:jc w:val="left"/>
              <w:rPr>
                <w:sz w:val="22"/>
                <w:szCs w:val="22"/>
              </w:rPr>
            </w:pPr>
            <w:r>
              <w:rPr>
                <w:sz w:val="22"/>
                <w:szCs w:val="22"/>
              </w:rPr>
              <w:t>Manager</w:t>
            </w:r>
          </w:p>
        </w:tc>
      </w:tr>
      <w:tr w:rsidR="00DC747A" w14:paraId="21D5F662" w14:textId="77777777">
        <w:trPr>
          <w:trHeight w:val="765"/>
          <w:tblHeader/>
          <w:jc w:val="center"/>
        </w:trPr>
        <w:tc>
          <w:tcPr>
            <w:tcW w:w="18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30BC63" w14:textId="77777777" w:rsidR="00DC747A" w:rsidRDefault="00000000">
            <w:pPr>
              <w:spacing w:after="0"/>
              <w:ind w:left="0" w:right="-300"/>
              <w:jc w:val="left"/>
              <w:rPr>
                <w:sz w:val="22"/>
                <w:szCs w:val="22"/>
              </w:rPr>
            </w:pPr>
            <w:r>
              <w:rPr>
                <w:sz w:val="22"/>
                <w:szCs w:val="22"/>
              </w:rPr>
              <w:t>Pre-condition</w:t>
            </w:r>
          </w:p>
        </w:tc>
        <w:tc>
          <w:tcPr>
            <w:tcW w:w="621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5B813A2" w14:textId="77777777" w:rsidR="00DC747A" w:rsidRDefault="00000000">
            <w:pPr>
              <w:spacing w:after="0"/>
              <w:ind w:left="0" w:right="-300"/>
              <w:jc w:val="left"/>
              <w:rPr>
                <w:sz w:val="22"/>
                <w:szCs w:val="22"/>
              </w:rPr>
            </w:pPr>
            <w:r>
              <w:rPr>
                <w:sz w:val="22"/>
                <w:szCs w:val="22"/>
              </w:rPr>
              <w:t>Manager is logged into their manager account.</w:t>
            </w:r>
          </w:p>
        </w:tc>
      </w:tr>
      <w:tr w:rsidR="00DC747A" w14:paraId="5E644B37" w14:textId="77777777">
        <w:trPr>
          <w:trHeight w:val="765"/>
          <w:tblHeader/>
          <w:jc w:val="center"/>
        </w:trPr>
        <w:tc>
          <w:tcPr>
            <w:tcW w:w="18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59E0D9" w14:textId="77777777" w:rsidR="00DC747A" w:rsidRDefault="00000000">
            <w:pPr>
              <w:spacing w:after="0"/>
              <w:ind w:left="0" w:right="-300"/>
              <w:jc w:val="left"/>
              <w:rPr>
                <w:sz w:val="22"/>
                <w:szCs w:val="22"/>
              </w:rPr>
            </w:pPr>
            <w:r>
              <w:rPr>
                <w:sz w:val="22"/>
                <w:szCs w:val="22"/>
              </w:rPr>
              <w:t>Post-condition</w:t>
            </w:r>
          </w:p>
        </w:tc>
        <w:tc>
          <w:tcPr>
            <w:tcW w:w="621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B13B71B" w14:textId="77777777" w:rsidR="00DC747A" w:rsidRDefault="00000000">
            <w:pPr>
              <w:spacing w:after="0"/>
              <w:ind w:left="0" w:right="-300"/>
              <w:jc w:val="left"/>
              <w:rPr>
                <w:sz w:val="22"/>
                <w:szCs w:val="22"/>
              </w:rPr>
            </w:pPr>
            <w:r>
              <w:rPr>
                <w:sz w:val="22"/>
                <w:szCs w:val="22"/>
              </w:rPr>
              <w:t>Platform settings and configurations are adjusted based on manager's actions.</w:t>
            </w:r>
          </w:p>
        </w:tc>
      </w:tr>
      <w:tr w:rsidR="00DC747A" w14:paraId="233964B1" w14:textId="77777777">
        <w:trPr>
          <w:trHeight w:val="420"/>
          <w:tblHeader/>
          <w:jc w:val="center"/>
        </w:trPr>
        <w:tc>
          <w:tcPr>
            <w:tcW w:w="1815"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A676F7" w14:textId="77777777" w:rsidR="00DC747A" w:rsidRDefault="00000000">
            <w:pPr>
              <w:spacing w:after="0"/>
              <w:ind w:left="0" w:right="-300"/>
              <w:jc w:val="left"/>
              <w:rPr>
                <w:sz w:val="22"/>
                <w:szCs w:val="22"/>
              </w:rPr>
            </w:pPr>
            <w:r>
              <w:rPr>
                <w:sz w:val="22"/>
                <w:szCs w:val="22"/>
              </w:rPr>
              <w:t xml:space="preserve">Flow of Events </w:t>
            </w:r>
          </w:p>
        </w:tc>
        <w:tc>
          <w:tcPr>
            <w:tcW w:w="3045" w:type="dxa"/>
            <w:tcBorders>
              <w:bottom w:val="single" w:sz="8" w:space="0" w:color="000000"/>
              <w:right w:val="single" w:sz="8" w:space="0" w:color="000000"/>
            </w:tcBorders>
            <w:shd w:val="clear" w:color="auto" w:fill="auto"/>
            <w:tcMar>
              <w:top w:w="100" w:type="dxa"/>
              <w:left w:w="100" w:type="dxa"/>
              <w:bottom w:w="100" w:type="dxa"/>
              <w:right w:w="100" w:type="dxa"/>
            </w:tcMar>
          </w:tcPr>
          <w:p w14:paraId="352EB07B" w14:textId="77777777" w:rsidR="00DC747A" w:rsidRPr="00A6184B" w:rsidRDefault="00000000">
            <w:pPr>
              <w:spacing w:after="0"/>
              <w:ind w:left="0" w:right="-300"/>
              <w:jc w:val="left"/>
              <w:rPr>
                <w:color w:val="FF0000"/>
                <w:sz w:val="22"/>
                <w:szCs w:val="22"/>
                <w:rPrChange w:id="518" w:author="Iman Mohamed Atef Helal" w:date="2023-10-31T18:19:00Z">
                  <w:rPr>
                    <w:sz w:val="22"/>
                    <w:szCs w:val="22"/>
                  </w:rPr>
                </w:rPrChange>
              </w:rPr>
            </w:pPr>
            <w:r w:rsidRPr="00A6184B">
              <w:rPr>
                <w:color w:val="FF0000"/>
                <w:sz w:val="22"/>
                <w:szCs w:val="22"/>
                <w:rPrChange w:id="519" w:author="Iman Mohamed Atef Helal" w:date="2023-10-31T18:19:00Z">
                  <w:rPr>
                    <w:sz w:val="22"/>
                    <w:szCs w:val="22"/>
                  </w:rPr>
                </w:rPrChange>
              </w:rPr>
              <w:t xml:space="preserve">User Actions </w:t>
            </w:r>
          </w:p>
        </w:tc>
        <w:tc>
          <w:tcPr>
            <w:tcW w:w="3165" w:type="dxa"/>
            <w:tcBorders>
              <w:bottom w:val="single" w:sz="8" w:space="0" w:color="000000"/>
              <w:right w:val="single" w:sz="8" w:space="0" w:color="000000"/>
            </w:tcBorders>
            <w:shd w:val="clear" w:color="auto" w:fill="auto"/>
            <w:tcMar>
              <w:top w:w="100" w:type="dxa"/>
              <w:left w:w="100" w:type="dxa"/>
              <w:bottom w:w="100" w:type="dxa"/>
              <w:right w:w="100" w:type="dxa"/>
            </w:tcMar>
          </w:tcPr>
          <w:p w14:paraId="5B3534DA" w14:textId="77777777" w:rsidR="00DC747A" w:rsidRPr="00A6184B" w:rsidRDefault="00000000">
            <w:pPr>
              <w:spacing w:after="0"/>
              <w:ind w:left="180" w:right="0"/>
              <w:jc w:val="left"/>
              <w:rPr>
                <w:color w:val="FF0000"/>
                <w:sz w:val="22"/>
                <w:szCs w:val="22"/>
                <w:rPrChange w:id="520" w:author="Iman Mohamed Atef Helal" w:date="2023-10-31T18:19:00Z">
                  <w:rPr>
                    <w:sz w:val="22"/>
                    <w:szCs w:val="22"/>
                  </w:rPr>
                </w:rPrChange>
              </w:rPr>
            </w:pPr>
            <w:r w:rsidRPr="00A6184B">
              <w:rPr>
                <w:color w:val="FF0000"/>
                <w:sz w:val="22"/>
                <w:szCs w:val="22"/>
                <w:rPrChange w:id="521" w:author="Iman Mohamed Atef Helal" w:date="2023-10-31T18:19:00Z">
                  <w:rPr>
                    <w:sz w:val="22"/>
                    <w:szCs w:val="22"/>
                  </w:rPr>
                </w:rPrChange>
              </w:rPr>
              <w:t xml:space="preserve">System Actions </w:t>
            </w:r>
          </w:p>
        </w:tc>
      </w:tr>
      <w:tr w:rsidR="00DC747A" w14:paraId="78A7C296" w14:textId="77777777">
        <w:trPr>
          <w:trHeight w:val="420"/>
          <w:tblHeader/>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89771" w14:textId="77777777" w:rsidR="00DC747A" w:rsidRDefault="00DC747A">
            <w:pPr>
              <w:spacing w:after="0" w:line="240" w:lineRule="auto"/>
              <w:ind w:right="0"/>
              <w:jc w:val="left"/>
              <w:rPr>
                <w:sz w:val="22"/>
                <w:szCs w:val="22"/>
              </w:rPr>
            </w:pPr>
          </w:p>
        </w:tc>
        <w:tc>
          <w:tcPr>
            <w:tcW w:w="3045" w:type="dxa"/>
            <w:tcBorders>
              <w:bottom w:val="single" w:sz="8" w:space="0" w:color="000000"/>
              <w:right w:val="single" w:sz="8" w:space="0" w:color="000000"/>
            </w:tcBorders>
            <w:shd w:val="clear" w:color="auto" w:fill="auto"/>
            <w:tcMar>
              <w:top w:w="100" w:type="dxa"/>
              <w:left w:w="100" w:type="dxa"/>
              <w:bottom w:w="100" w:type="dxa"/>
              <w:right w:w="100" w:type="dxa"/>
            </w:tcMar>
          </w:tcPr>
          <w:p w14:paraId="6F36AC47" w14:textId="77777777" w:rsidR="00DC747A" w:rsidRDefault="00000000">
            <w:pPr>
              <w:spacing w:after="0"/>
              <w:ind w:left="0" w:right="-300"/>
              <w:jc w:val="left"/>
              <w:rPr>
                <w:sz w:val="22"/>
                <w:szCs w:val="22"/>
              </w:rPr>
            </w:pPr>
            <w:r>
              <w:rPr>
                <w:sz w:val="22"/>
                <w:szCs w:val="22"/>
              </w:rPr>
              <w:t>Manager configures system settings and parameters according to specific needs.</w:t>
            </w:r>
          </w:p>
        </w:tc>
        <w:tc>
          <w:tcPr>
            <w:tcW w:w="3165" w:type="dxa"/>
            <w:tcBorders>
              <w:bottom w:val="single" w:sz="8" w:space="0" w:color="000000"/>
              <w:right w:val="single" w:sz="8" w:space="0" w:color="000000"/>
            </w:tcBorders>
            <w:shd w:val="clear" w:color="auto" w:fill="auto"/>
            <w:tcMar>
              <w:top w:w="100" w:type="dxa"/>
              <w:left w:w="100" w:type="dxa"/>
              <w:bottom w:w="100" w:type="dxa"/>
              <w:right w:w="100" w:type="dxa"/>
            </w:tcMar>
          </w:tcPr>
          <w:p w14:paraId="1F7C2518" w14:textId="77777777" w:rsidR="00DC747A" w:rsidRDefault="00DC747A">
            <w:pPr>
              <w:spacing w:after="0"/>
              <w:ind w:right="0"/>
              <w:jc w:val="left"/>
              <w:rPr>
                <w:sz w:val="22"/>
                <w:szCs w:val="22"/>
              </w:rPr>
            </w:pPr>
          </w:p>
        </w:tc>
      </w:tr>
      <w:tr w:rsidR="00DC747A" w14:paraId="476E48DE" w14:textId="77777777">
        <w:trPr>
          <w:trHeight w:val="420"/>
          <w:tblHeader/>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E0EF86" w14:textId="77777777" w:rsidR="00DC747A" w:rsidRDefault="00DC747A">
            <w:pPr>
              <w:spacing w:after="0" w:line="240" w:lineRule="auto"/>
              <w:ind w:right="0"/>
              <w:jc w:val="left"/>
              <w:rPr>
                <w:sz w:val="22"/>
                <w:szCs w:val="22"/>
              </w:rPr>
            </w:pPr>
          </w:p>
        </w:tc>
        <w:tc>
          <w:tcPr>
            <w:tcW w:w="3045" w:type="dxa"/>
            <w:tcBorders>
              <w:bottom w:val="single" w:sz="8" w:space="0" w:color="000000"/>
              <w:right w:val="single" w:sz="8" w:space="0" w:color="000000"/>
            </w:tcBorders>
            <w:shd w:val="clear" w:color="auto" w:fill="auto"/>
            <w:tcMar>
              <w:top w:w="100" w:type="dxa"/>
              <w:left w:w="100" w:type="dxa"/>
              <w:bottom w:w="100" w:type="dxa"/>
              <w:right w:w="100" w:type="dxa"/>
            </w:tcMar>
          </w:tcPr>
          <w:p w14:paraId="0E51CB6A" w14:textId="77777777" w:rsidR="00DC747A" w:rsidRDefault="00000000">
            <w:pPr>
              <w:spacing w:after="0"/>
              <w:ind w:left="0" w:right="-300"/>
              <w:jc w:val="left"/>
              <w:rPr>
                <w:sz w:val="22"/>
                <w:szCs w:val="22"/>
              </w:rPr>
            </w:pPr>
            <w:r>
              <w:rPr>
                <w:sz w:val="22"/>
                <w:szCs w:val="22"/>
              </w:rPr>
              <w:t xml:space="preserve">Manager sets the default language and </w:t>
            </w:r>
            <w:commentRangeStart w:id="522"/>
            <w:r>
              <w:rPr>
                <w:sz w:val="22"/>
                <w:szCs w:val="22"/>
              </w:rPr>
              <w:t xml:space="preserve">accessibility settings </w:t>
            </w:r>
            <w:commentRangeEnd w:id="522"/>
            <w:r w:rsidR="00A6184B">
              <w:rPr>
                <w:rStyle w:val="CommentReference"/>
              </w:rPr>
              <w:commentReference w:id="522"/>
            </w:r>
            <w:r>
              <w:rPr>
                <w:sz w:val="22"/>
                <w:szCs w:val="22"/>
              </w:rPr>
              <w:t>for the platform.</w:t>
            </w:r>
          </w:p>
        </w:tc>
        <w:tc>
          <w:tcPr>
            <w:tcW w:w="3165" w:type="dxa"/>
            <w:tcBorders>
              <w:bottom w:val="single" w:sz="8" w:space="0" w:color="000000"/>
              <w:right w:val="single" w:sz="8" w:space="0" w:color="000000"/>
            </w:tcBorders>
            <w:shd w:val="clear" w:color="auto" w:fill="auto"/>
            <w:tcMar>
              <w:top w:w="100" w:type="dxa"/>
              <w:left w:w="100" w:type="dxa"/>
              <w:bottom w:w="100" w:type="dxa"/>
              <w:right w:w="100" w:type="dxa"/>
            </w:tcMar>
          </w:tcPr>
          <w:p w14:paraId="72F54BEA" w14:textId="77777777" w:rsidR="00DC747A" w:rsidRDefault="00DC747A">
            <w:pPr>
              <w:spacing w:after="0"/>
              <w:ind w:right="0"/>
              <w:jc w:val="left"/>
              <w:rPr>
                <w:sz w:val="22"/>
                <w:szCs w:val="22"/>
              </w:rPr>
            </w:pPr>
          </w:p>
        </w:tc>
      </w:tr>
      <w:tr w:rsidR="00DC747A" w14:paraId="7F2362D2" w14:textId="77777777">
        <w:trPr>
          <w:trHeight w:val="420"/>
          <w:tblHeader/>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EE4609" w14:textId="77777777" w:rsidR="00DC747A" w:rsidRDefault="00DC747A">
            <w:pPr>
              <w:spacing w:after="0" w:line="240" w:lineRule="auto"/>
              <w:ind w:right="0"/>
              <w:jc w:val="left"/>
              <w:rPr>
                <w:sz w:val="22"/>
                <w:szCs w:val="22"/>
              </w:rPr>
            </w:pPr>
          </w:p>
        </w:tc>
        <w:tc>
          <w:tcPr>
            <w:tcW w:w="3045" w:type="dxa"/>
            <w:tcBorders>
              <w:bottom w:val="single" w:sz="8" w:space="0" w:color="000000"/>
              <w:right w:val="single" w:sz="8" w:space="0" w:color="000000"/>
            </w:tcBorders>
            <w:shd w:val="clear" w:color="auto" w:fill="auto"/>
            <w:tcMar>
              <w:top w:w="100" w:type="dxa"/>
              <w:left w:w="100" w:type="dxa"/>
              <w:bottom w:w="100" w:type="dxa"/>
              <w:right w:w="100" w:type="dxa"/>
            </w:tcMar>
          </w:tcPr>
          <w:p w14:paraId="0C01BBDD" w14:textId="77777777" w:rsidR="00DC747A" w:rsidRDefault="00000000">
            <w:pPr>
              <w:spacing w:after="0"/>
              <w:ind w:left="0" w:right="-300"/>
              <w:jc w:val="left"/>
              <w:rPr>
                <w:sz w:val="22"/>
                <w:szCs w:val="22"/>
              </w:rPr>
            </w:pPr>
            <w:r>
              <w:rPr>
                <w:sz w:val="22"/>
                <w:szCs w:val="22"/>
              </w:rPr>
              <w:t>Manager configures email templates and communication settings.</w:t>
            </w:r>
          </w:p>
        </w:tc>
        <w:tc>
          <w:tcPr>
            <w:tcW w:w="3165" w:type="dxa"/>
            <w:tcBorders>
              <w:bottom w:val="single" w:sz="8" w:space="0" w:color="000000"/>
              <w:right w:val="single" w:sz="8" w:space="0" w:color="000000"/>
            </w:tcBorders>
            <w:shd w:val="clear" w:color="auto" w:fill="auto"/>
            <w:tcMar>
              <w:top w:w="100" w:type="dxa"/>
              <w:left w:w="100" w:type="dxa"/>
              <w:bottom w:w="100" w:type="dxa"/>
              <w:right w:w="100" w:type="dxa"/>
            </w:tcMar>
          </w:tcPr>
          <w:p w14:paraId="3990B2AD" w14:textId="77777777" w:rsidR="00DC747A" w:rsidRDefault="00DC747A">
            <w:pPr>
              <w:spacing w:after="0"/>
              <w:ind w:right="0"/>
              <w:jc w:val="left"/>
              <w:rPr>
                <w:sz w:val="22"/>
                <w:szCs w:val="22"/>
              </w:rPr>
            </w:pPr>
          </w:p>
        </w:tc>
      </w:tr>
      <w:tr w:rsidR="00DC747A" w14:paraId="40A4E503" w14:textId="77777777">
        <w:trPr>
          <w:trHeight w:val="420"/>
          <w:tblHeader/>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93198A" w14:textId="77777777" w:rsidR="00DC747A" w:rsidRDefault="00DC747A">
            <w:pPr>
              <w:spacing w:after="0" w:line="240" w:lineRule="auto"/>
              <w:ind w:right="0"/>
              <w:jc w:val="left"/>
              <w:rPr>
                <w:sz w:val="22"/>
                <w:szCs w:val="22"/>
              </w:rPr>
            </w:pPr>
          </w:p>
        </w:tc>
        <w:tc>
          <w:tcPr>
            <w:tcW w:w="3045" w:type="dxa"/>
            <w:tcBorders>
              <w:bottom w:val="single" w:sz="8" w:space="0" w:color="000000"/>
              <w:right w:val="single" w:sz="8" w:space="0" w:color="000000"/>
            </w:tcBorders>
            <w:shd w:val="clear" w:color="auto" w:fill="auto"/>
            <w:tcMar>
              <w:top w:w="100" w:type="dxa"/>
              <w:left w:w="100" w:type="dxa"/>
              <w:bottom w:w="100" w:type="dxa"/>
              <w:right w:w="100" w:type="dxa"/>
            </w:tcMar>
          </w:tcPr>
          <w:p w14:paraId="2547715E" w14:textId="77777777" w:rsidR="00DC747A" w:rsidRDefault="00000000">
            <w:pPr>
              <w:spacing w:after="0"/>
              <w:ind w:left="0" w:right="-300"/>
              <w:jc w:val="left"/>
              <w:rPr>
                <w:sz w:val="22"/>
                <w:szCs w:val="22"/>
              </w:rPr>
            </w:pPr>
            <w:r>
              <w:rPr>
                <w:sz w:val="22"/>
                <w:szCs w:val="22"/>
              </w:rPr>
              <w:t>Manager integrates external tools or services for enhanced functionality.</w:t>
            </w:r>
          </w:p>
        </w:tc>
        <w:tc>
          <w:tcPr>
            <w:tcW w:w="3165" w:type="dxa"/>
            <w:tcBorders>
              <w:bottom w:val="single" w:sz="8" w:space="0" w:color="000000"/>
              <w:right w:val="single" w:sz="8" w:space="0" w:color="000000"/>
            </w:tcBorders>
            <w:shd w:val="clear" w:color="auto" w:fill="auto"/>
            <w:tcMar>
              <w:top w:w="100" w:type="dxa"/>
              <w:left w:w="100" w:type="dxa"/>
              <w:bottom w:w="100" w:type="dxa"/>
              <w:right w:w="100" w:type="dxa"/>
            </w:tcMar>
          </w:tcPr>
          <w:p w14:paraId="40D4D966" w14:textId="77777777" w:rsidR="00DC747A" w:rsidRDefault="00DC747A">
            <w:pPr>
              <w:spacing w:after="0"/>
              <w:ind w:right="0"/>
              <w:jc w:val="left"/>
              <w:rPr>
                <w:sz w:val="22"/>
                <w:szCs w:val="22"/>
              </w:rPr>
            </w:pPr>
          </w:p>
        </w:tc>
      </w:tr>
      <w:tr w:rsidR="00DC747A" w14:paraId="49B107FA" w14:textId="77777777">
        <w:trPr>
          <w:trHeight w:val="765"/>
          <w:jc w:val="center"/>
        </w:trPr>
        <w:tc>
          <w:tcPr>
            <w:tcW w:w="18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27E75" w14:textId="77777777" w:rsidR="00DC747A" w:rsidRDefault="00000000">
            <w:pPr>
              <w:spacing w:after="0"/>
              <w:ind w:left="0" w:right="-300"/>
              <w:jc w:val="left"/>
            </w:pPr>
            <w:r>
              <w:t>Exception scenario</w:t>
            </w:r>
          </w:p>
        </w:tc>
        <w:tc>
          <w:tcPr>
            <w:tcW w:w="621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1EA043A" w14:textId="77777777" w:rsidR="00DC747A" w:rsidRDefault="00000000">
            <w:pPr>
              <w:spacing w:after="0"/>
              <w:ind w:left="0" w:right="-300"/>
              <w:jc w:val="left"/>
              <w:rPr>
                <w:sz w:val="22"/>
                <w:szCs w:val="22"/>
              </w:rPr>
            </w:pPr>
            <w:r>
              <w:rPr>
                <w:sz w:val="22"/>
                <w:szCs w:val="22"/>
              </w:rPr>
              <w:t xml:space="preserve">None </w:t>
            </w:r>
          </w:p>
        </w:tc>
      </w:tr>
    </w:tbl>
    <w:p w14:paraId="278BD2AB" w14:textId="77777777" w:rsidR="00DC747A" w:rsidRDefault="00DC747A">
      <w:pPr>
        <w:spacing w:after="0"/>
        <w:ind w:right="0"/>
        <w:jc w:val="left"/>
        <w:rPr>
          <w:b/>
          <w:sz w:val="22"/>
          <w:szCs w:val="22"/>
        </w:rPr>
      </w:pPr>
    </w:p>
    <w:p w14:paraId="3A1DC396" w14:textId="77777777" w:rsidR="00DC747A" w:rsidRDefault="00DC747A">
      <w:pPr>
        <w:spacing w:after="0"/>
        <w:ind w:right="0"/>
        <w:jc w:val="left"/>
        <w:rPr>
          <w:b/>
          <w:sz w:val="22"/>
          <w:szCs w:val="22"/>
        </w:rPr>
      </w:pPr>
    </w:p>
    <w:p w14:paraId="22E526B0" w14:textId="77777777" w:rsidR="00DC747A" w:rsidRDefault="00DC747A">
      <w:pPr>
        <w:spacing w:after="0"/>
        <w:ind w:right="0"/>
        <w:jc w:val="left"/>
        <w:rPr>
          <w:b/>
          <w:sz w:val="22"/>
          <w:szCs w:val="22"/>
        </w:rPr>
      </w:pPr>
    </w:p>
    <w:p w14:paraId="4C09F592" w14:textId="77777777" w:rsidR="00DC747A" w:rsidRDefault="00DC747A">
      <w:pPr>
        <w:spacing w:after="0"/>
        <w:ind w:right="0"/>
        <w:jc w:val="left"/>
        <w:rPr>
          <w:b/>
          <w:sz w:val="22"/>
          <w:szCs w:val="22"/>
        </w:rPr>
      </w:pPr>
    </w:p>
    <w:p w14:paraId="351EAE64" w14:textId="77777777" w:rsidR="00DC747A" w:rsidRDefault="00DC747A">
      <w:pPr>
        <w:spacing w:after="0"/>
        <w:ind w:right="0"/>
        <w:jc w:val="left"/>
        <w:rPr>
          <w:b/>
          <w:sz w:val="22"/>
          <w:szCs w:val="22"/>
        </w:rPr>
      </w:pPr>
    </w:p>
    <w:p w14:paraId="75150FB0" w14:textId="41135C07" w:rsidR="00DC747A" w:rsidDel="0044452B" w:rsidRDefault="00000000">
      <w:pPr>
        <w:spacing w:after="0"/>
        <w:ind w:right="0"/>
        <w:jc w:val="left"/>
        <w:rPr>
          <w:del w:id="523" w:author="Iman Mohamed Atef Helal" w:date="2023-10-17T10:46:00Z"/>
          <w:b/>
          <w:sz w:val="22"/>
          <w:szCs w:val="22"/>
        </w:rPr>
      </w:pPr>
      <w:del w:id="524" w:author="Iman Mohamed Atef Helal" w:date="2023-10-17T10:46:00Z">
        <w:r w:rsidDel="0044452B">
          <w:br w:type="page"/>
        </w:r>
      </w:del>
    </w:p>
    <w:p w14:paraId="4407B937" w14:textId="77777777" w:rsidR="00DC747A" w:rsidRDefault="00000000" w:rsidP="0044452B">
      <w:pPr>
        <w:spacing w:after="0"/>
        <w:ind w:right="0"/>
        <w:jc w:val="left"/>
        <w:rPr>
          <w:b/>
          <w:sz w:val="22"/>
          <w:szCs w:val="22"/>
        </w:rPr>
      </w:pPr>
      <w:r>
        <w:rPr>
          <w:b/>
          <w:sz w:val="22"/>
          <w:szCs w:val="22"/>
        </w:rPr>
        <w:t>26: Manager Supports User</w:t>
      </w:r>
    </w:p>
    <w:p w14:paraId="77594A92" w14:textId="77777777" w:rsidR="00DC747A" w:rsidRDefault="00DC747A">
      <w:pPr>
        <w:spacing w:after="0"/>
        <w:ind w:right="0"/>
        <w:jc w:val="left"/>
        <w:rPr>
          <w:b/>
          <w:sz w:val="22"/>
          <w:szCs w:val="22"/>
        </w:rPr>
      </w:pPr>
    </w:p>
    <w:p w14:paraId="378EA9D7" w14:textId="77777777" w:rsidR="00DC747A" w:rsidRDefault="00000000">
      <w:pPr>
        <w:spacing w:after="0"/>
        <w:jc w:val="center"/>
        <w:rPr>
          <w:b/>
          <w:sz w:val="22"/>
          <w:szCs w:val="22"/>
        </w:rPr>
      </w:pPr>
      <w:r>
        <w:rPr>
          <w:i/>
          <w:sz w:val="22"/>
          <w:szCs w:val="22"/>
        </w:rPr>
        <w:t>Table26: Use Case Description 26</w:t>
      </w:r>
    </w:p>
    <w:tbl>
      <w:tblPr>
        <w:tblStyle w:val="af9"/>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3075"/>
        <w:gridCol w:w="3330"/>
      </w:tblGrid>
      <w:tr w:rsidR="00DC747A" w14:paraId="6A8B4739"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7F09" w14:textId="77777777" w:rsidR="00DC747A" w:rsidRDefault="00000000">
            <w:pPr>
              <w:spacing w:after="0"/>
              <w:ind w:left="0" w:right="-30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514659F" w14:textId="77777777" w:rsidR="00DC747A" w:rsidRDefault="00000000">
            <w:pPr>
              <w:spacing w:after="0"/>
              <w:ind w:left="0" w:right="-300"/>
              <w:jc w:val="left"/>
              <w:rPr>
                <w:sz w:val="22"/>
                <w:szCs w:val="22"/>
              </w:rPr>
            </w:pPr>
            <w:r>
              <w:rPr>
                <w:sz w:val="22"/>
                <w:szCs w:val="22"/>
              </w:rPr>
              <w:t xml:space="preserve">Case 26 </w:t>
            </w:r>
          </w:p>
        </w:tc>
      </w:tr>
      <w:tr w:rsidR="00DC747A" w14:paraId="78BAA56B"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833F7" w14:textId="77777777" w:rsidR="00DC747A" w:rsidRDefault="00000000">
            <w:pPr>
              <w:spacing w:after="0"/>
              <w:ind w:left="0" w:right="-30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132E77E7" w14:textId="77777777" w:rsidR="00DC747A" w:rsidRDefault="00000000">
            <w:pPr>
              <w:spacing w:after="0"/>
              <w:ind w:left="0" w:right="-300"/>
              <w:jc w:val="left"/>
              <w:rPr>
                <w:sz w:val="22"/>
                <w:szCs w:val="22"/>
              </w:rPr>
            </w:pPr>
            <w:r>
              <w:rPr>
                <w:sz w:val="22"/>
                <w:szCs w:val="22"/>
              </w:rPr>
              <w:t>User Support</w:t>
            </w:r>
          </w:p>
        </w:tc>
      </w:tr>
      <w:tr w:rsidR="00DC747A" w14:paraId="3050854C"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68E52C" w14:textId="77777777" w:rsidR="00DC747A" w:rsidRDefault="00000000">
            <w:pPr>
              <w:spacing w:after="0"/>
              <w:ind w:left="0" w:right="-30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22C80A7" w14:textId="77777777" w:rsidR="00DC747A" w:rsidRDefault="00000000">
            <w:pPr>
              <w:spacing w:after="0"/>
              <w:ind w:left="0" w:right="-300"/>
              <w:jc w:val="left"/>
              <w:rPr>
                <w:sz w:val="22"/>
                <w:szCs w:val="22"/>
              </w:rPr>
            </w:pPr>
            <w:r>
              <w:rPr>
                <w:sz w:val="22"/>
                <w:szCs w:val="22"/>
              </w:rPr>
              <w:t>Manager</w:t>
            </w:r>
          </w:p>
        </w:tc>
      </w:tr>
      <w:tr w:rsidR="00DC747A" w14:paraId="6635557A"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168D8D" w14:textId="77777777" w:rsidR="00DC747A" w:rsidRDefault="00000000">
            <w:pPr>
              <w:spacing w:after="0"/>
              <w:ind w:left="0" w:right="-30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8412501" w14:textId="77777777" w:rsidR="00DC747A" w:rsidRDefault="00000000">
            <w:pPr>
              <w:spacing w:after="0"/>
              <w:ind w:left="0" w:right="-300"/>
              <w:jc w:val="left"/>
              <w:rPr>
                <w:sz w:val="22"/>
                <w:szCs w:val="22"/>
              </w:rPr>
            </w:pPr>
            <w:r>
              <w:rPr>
                <w:sz w:val="22"/>
                <w:szCs w:val="22"/>
              </w:rPr>
              <w:t>Manager is logged into their manager account.</w:t>
            </w:r>
          </w:p>
        </w:tc>
      </w:tr>
      <w:tr w:rsidR="00DC747A" w14:paraId="0F392698"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1D196A" w14:textId="77777777" w:rsidR="00DC747A" w:rsidRDefault="00000000">
            <w:pPr>
              <w:spacing w:after="0"/>
              <w:ind w:left="0" w:right="-30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2264C729" w14:textId="77777777" w:rsidR="00DC747A" w:rsidRDefault="00000000">
            <w:pPr>
              <w:spacing w:after="0"/>
              <w:ind w:left="0" w:right="-300"/>
              <w:jc w:val="left"/>
              <w:rPr>
                <w:sz w:val="22"/>
                <w:szCs w:val="22"/>
              </w:rPr>
            </w:pPr>
            <w:r>
              <w:rPr>
                <w:sz w:val="22"/>
                <w:szCs w:val="22"/>
              </w:rPr>
              <w:t>User inquiries and issues are managed and resolved by the manager.</w:t>
            </w:r>
          </w:p>
        </w:tc>
      </w:tr>
      <w:tr w:rsidR="00DC747A" w14:paraId="2B999520"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8A5FA0" w14:textId="77777777" w:rsidR="00DC747A" w:rsidRDefault="00000000">
            <w:pPr>
              <w:spacing w:after="0"/>
              <w:ind w:left="0" w:right="-300"/>
              <w:jc w:val="left"/>
              <w:rPr>
                <w:sz w:val="22"/>
                <w:szCs w:val="22"/>
              </w:rPr>
            </w:pPr>
            <w:r>
              <w:rPr>
                <w:sz w:val="22"/>
                <w:szCs w:val="22"/>
              </w:rPr>
              <w:t xml:space="preserve">Flow of Events </w:t>
            </w:r>
          </w:p>
        </w:tc>
        <w:tc>
          <w:tcPr>
            <w:tcW w:w="3075" w:type="dxa"/>
            <w:tcBorders>
              <w:bottom w:val="single" w:sz="8" w:space="0" w:color="000000"/>
              <w:right w:val="single" w:sz="8" w:space="0" w:color="000000"/>
            </w:tcBorders>
            <w:shd w:val="clear" w:color="auto" w:fill="auto"/>
            <w:tcMar>
              <w:top w:w="100" w:type="dxa"/>
              <w:left w:w="100" w:type="dxa"/>
              <w:bottom w:w="100" w:type="dxa"/>
              <w:right w:w="100" w:type="dxa"/>
            </w:tcMar>
          </w:tcPr>
          <w:p w14:paraId="3D833EC3" w14:textId="77777777" w:rsidR="00DC747A" w:rsidRPr="00A6184B" w:rsidRDefault="00000000">
            <w:pPr>
              <w:spacing w:after="0"/>
              <w:ind w:left="0" w:right="-300"/>
              <w:jc w:val="left"/>
              <w:rPr>
                <w:color w:val="FF0000"/>
                <w:sz w:val="22"/>
                <w:szCs w:val="22"/>
                <w:rPrChange w:id="525" w:author="Iman Mohamed Atef Helal" w:date="2023-10-31T18:21:00Z">
                  <w:rPr>
                    <w:sz w:val="22"/>
                    <w:szCs w:val="22"/>
                  </w:rPr>
                </w:rPrChange>
              </w:rPr>
            </w:pPr>
            <w:r w:rsidRPr="00A6184B">
              <w:rPr>
                <w:color w:val="FF0000"/>
                <w:sz w:val="22"/>
                <w:szCs w:val="22"/>
                <w:rPrChange w:id="526" w:author="Iman Mohamed Atef Helal" w:date="2023-10-31T18:21:00Z">
                  <w:rPr>
                    <w:sz w:val="22"/>
                    <w:szCs w:val="22"/>
                  </w:rPr>
                </w:rPrChange>
              </w:rPr>
              <w:t xml:space="preserve">User Actions </w:t>
            </w:r>
          </w:p>
        </w:tc>
        <w:tc>
          <w:tcPr>
            <w:tcW w:w="3330" w:type="dxa"/>
            <w:tcBorders>
              <w:bottom w:val="single" w:sz="8" w:space="0" w:color="000000"/>
              <w:right w:val="single" w:sz="8" w:space="0" w:color="000000"/>
            </w:tcBorders>
            <w:shd w:val="clear" w:color="auto" w:fill="auto"/>
            <w:tcMar>
              <w:top w:w="100" w:type="dxa"/>
              <w:left w:w="100" w:type="dxa"/>
              <w:bottom w:w="100" w:type="dxa"/>
              <w:right w:w="100" w:type="dxa"/>
            </w:tcMar>
          </w:tcPr>
          <w:p w14:paraId="6F0B9D2C" w14:textId="77777777" w:rsidR="00DC747A" w:rsidRPr="00A6184B" w:rsidRDefault="00000000">
            <w:pPr>
              <w:spacing w:after="0"/>
              <w:ind w:left="0" w:right="-300"/>
              <w:jc w:val="left"/>
              <w:rPr>
                <w:color w:val="FF0000"/>
                <w:sz w:val="22"/>
                <w:szCs w:val="22"/>
                <w:rPrChange w:id="527" w:author="Iman Mohamed Atef Helal" w:date="2023-10-31T18:21:00Z">
                  <w:rPr>
                    <w:sz w:val="22"/>
                    <w:szCs w:val="22"/>
                  </w:rPr>
                </w:rPrChange>
              </w:rPr>
            </w:pPr>
            <w:r w:rsidRPr="00A6184B">
              <w:rPr>
                <w:color w:val="FF0000"/>
                <w:sz w:val="22"/>
                <w:szCs w:val="22"/>
                <w:rPrChange w:id="528" w:author="Iman Mohamed Atef Helal" w:date="2023-10-31T18:21:00Z">
                  <w:rPr>
                    <w:sz w:val="22"/>
                    <w:szCs w:val="22"/>
                  </w:rPr>
                </w:rPrChange>
              </w:rPr>
              <w:t xml:space="preserve">System Actions </w:t>
            </w:r>
          </w:p>
        </w:tc>
      </w:tr>
      <w:tr w:rsidR="00DC747A" w14:paraId="220C64E2"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FAB515" w14:textId="77777777" w:rsidR="00DC747A" w:rsidRDefault="00DC747A">
            <w:pPr>
              <w:spacing w:after="0" w:line="240" w:lineRule="auto"/>
              <w:ind w:right="0"/>
              <w:jc w:val="left"/>
              <w:rPr>
                <w:sz w:val="22"/>
                <w:szCs w:val="22"/>
              </w:rPr>
            </w:pPr>
          </w:p>
        </w:tc>
        <w:tc>
          <w:tcPr>
            <w:tcW w:w="3075" w:type="dxa"/>
            <w:tcBorders>
              <w:bottom w:val="single" w:sz="8" w:space="0" w:color="000000"/>
              <w:right w:val="single" w:sz="8" w:space="0" w:color="000000"/>
            </w:tcBorders>
            <w:shd w:val="clear" w:color="auto" w:fill="auto"/>
            <w:tcMar>
              <w:top w:w="100" w:type="dxa"/>
              <w:left w:w="100" w:type="dxa"/>
              <w:bottom w:w="100" w:type="dxa"/>
              <w:right w:w="100" w:type="dxa"/>
            </w:tcMar>
          </w:tcPr>
          <w:p w14:paraId="5601B2E8" w14:textId="77777777" w:rsidR="00DC747A" w:rsidRDefault="00000000">
            <w:pPr>
              <w:spacing w:after="0"/>
              <w:ind w:left="0" w:right="-300"/>
              <w:jc w:val="left"/>
              <w:rPr>
                <w:sz w:val="22"/>
                <w:szCs w:val="22"/>
              </w:rPr>
            </w:pPr>
            <w:r>
              <w:rPr>
                <w:sz w:val="22"/>
                <w:szCs w:val="22"/>
              </w:rPr>
              <w:t>Manager provides support to users by responding to inquiries and troubleshooting issues.</w:t>
            </w:r>
          </w:p>
        </w:tc>
        <w:tc>
          <w:tcPr>
            <w:tcW w:w="3330" w:type="dxa"/>
            <w:tcBorders>
              <w:bottom w:val="single" w:sz="8" w:space="0" w:color="000000"/>
              <w:right w:val="single" w:sz="8" w:space="0" w:color="000000"/>
            </w:tcBorders>
            <w:shd w:val="clear" w:color="auto" w:fill="auto"/>
            <w:tcMar>
              <w:top w:w="100" w:type="dxa"/>
              <w:left w:w="100" w:type="dxa"/>
              <w:bottom w:w="100" w:type="dxa"/>
              <w:right w:w="100" w:type="dxa"/>
            </w:tcMar>
          </w:tcPr>
          <w:p w14:paraId="1A3944AD" w14:textId="77777777" w:rsidR="00DC747A" w:rsidRDefault="00DC747A">
            <w:pPr>
              <w:spacing w:after="0"/>
              <w:ind w:left="0" w:right="-300"/>
              <w:jc w:val="left"/>
              <w:rPr>
                <w:sz w:val="22"/>
                <w:szCs w:val="22"/>
              </w:rPr>
            </w:pPr>
          </w:p>
        </w:tc>
      </w:tr>
      <w:tr w:rsidR="00DC747A" w14:paraId="170C7803"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87093E" w14:textId="77777777" w:rsidR="00DC747A" w:rsidRDefault="00DC747A">
            <w:pPr>
              <w:spacing w:after="0" w:line="240" w:lineRule="auto"/>
              <w:ind w:right="0"/>
              <w:jc w:val="left"/>
              <w:rPr>
                <w:sz w:val="22"/>
                <w:szCs w:val="22"/>
              </w:rPr>
            </w:pPr>
          </w:p>
        </w:tc>
        <w:tc>
          <w:tcPr>
            <w:tcW w:w="3075" w:type="dxa"/>
            <w:tcBorders>
              <w:bottom w:val="single" w:sz="8" w:space="0" w:color="000000"/>
              <w:right w:val="single" w:sz="8" w:space="0" w:color="000000"/>
            </w:tcBorders>
            <w:shd w:val="clear" w:color="auto" w:fill="auto"/>
            <w:tcMar>
              <w:top w:w="100" w:type="dxa"/>
              <w:left w:w="100" w:type="dxa"/>
              <w:bottom w:w="100" w:type="dxa"/>
              <w:right w:w="100" w:type="dxa"/>
            </w:tcMar>
          </w:tcPr>
          <w:p w14:paraId="677A72E0" w14:textId="77777777" w:rsidR="00DC747A" w:rsidRDefault="00000000">
            <w:pPr>
              <w:spacing w:after="0"/>
              <w:ind w:left="0" w:right="-300"/>
              <w:jc w:val="left"/>
              <w:rPr>
                <w:sz w:val="22"/>
                <w:szCs w:val="22"/>
              </w:rPr>
            </w:pPr>
            <w:r>
              <w:rPr>
                <w:sz w:val="22"/>
                <w:szCs w:val="22"/>
              </w:rPr>
              <w:t xml:space="preserve">Manager accesses a support ticketing system to manage and </w:t>
            </w:r>
            <w:commentRangeStart w:id="529"/>
            <w:r>
              <w:rPr>
                <w:sz w:val="22"/>
                <w:szCs w:val="22"/>
              </w:rPr>
              <w:t>resolve user-reported problems</w:t>
            </w:r>
            <w:commentRangeEnd w:id="529"/>
            <w:r w:rsidR="00A6184B">
              <w:rPr>
                <w:rStyle w:val="CommentReference"/>
              </w:rPr>
              <w:commentReference w:id="529"/>
            </w:r>
            <w:r>
              <w:rPr>
                <w:sz w:val="22"/>
                <w:szCs w:val="22"/>
              </w:rPr>
              <w:t>.</w:t>
            </w:r>
          </w:p>
        </w:tc>
        <w:tc>
          <w:tcPr>
            <w:tcW w:w="3330" w:type="dxa"/>
            <w:tcBorders>
              <w:bottom w:val="single" w:sz="8" w:space="0" w:color="000000"/>
              <w:right w:val="single" w:sz="8" w:space="0" w:color="000000"/>
            </w:tcBorders>
            <w:shd w:val="clear" w:color="auto" w:fill="auto"/>
            <w:tcMar>
              <w:top w:w="100" w:type="dxa"/>
              <w:left w:w="100" w:type="dxa"/>
              <w:bottom w:w="100" w:type="dxa"/>
              <w:right w:w="100" w:type="dxa"/>
            </w:tcMar>
          </w:tcPr>
          <w:p w14:paraId="5F95F608" w14:textId="77777777" w:rsidR="00DC747A" w:rsidRDefault="00DC747A">
            <w:pPr>
              <w:spacing w:after="0"/>
              <w:ind w:left="0" w:right="-300"/>
              <w:jc w:val="left"/>
              <w:rPr>
                <w:sz w:val="22"/>
                <w:szCs w:val="22"/>
              </w:rPr>
            </w:pPr>
          </w:p>
        </w:tc>
      </w:tr>
      <w:tr w:rsidR="00DC747A" w14:paraId="3400FD39"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64BC2B" w14:textId="77777777" w:rsidR="00DC747A" w:rsidRDefault="00000000">
            <w:pPr>
              <w:spacing w:after="0"/>
              <w:ind w:left="0" w:right="-30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793967D" w14:textId="77777777" w:rsidR="00DC747A" w:rsidRDefault="00000000">
            <w:pPr>
              <w:spacing w:after="0"/>
              <w:ind w:left="0" w:right="-300"/>
              <w:jc w:val="left"/>
              <w:rPr>
                <w:sz w:val="22"/>
                <w:szCs w:val="22"/>
              </w:rPr>
            </w:pPr>
            <w:r>
              <w:rPr>
                <w:sz w:val="22"/>
                <w:szCs w:val="22"/>
              </w:rPr>
              <w:t xml:space="preserve">None </w:t>
            </w:r>
          </w:p>
        </w:tc>
      </w:tr>
    </w:tbl>
    <w:p w14:paraId="24FF35F2" w14:textId="77777777" w:rsidR="00DC747A" w:rsidRDefault="00DC747A">
      <w:pPr>
        <w:spacing w:after="0"/>
        <w:ind w:right="0"/>
        <w:jc w:val="left"/>
        <w:rPr>
          <w:b/>
          <w:sz w:val="22"/>
          <w:szCs w:val="22"/>
        </w:rPr>
      </w:pPr>
    </w:p>
    <w:p w14:paraId="6DC54E44" w14:textId="77777777" w:rsidR="00DC747A" w:rsidRDefault="00DC747A">
      <w:pPr>
        <w:spacing w:after="0"/>
        <w:ind w:right="0"/>
        <w:jc w:val="left"/>
        <w:rPr>
          <w:b/>
          <w:sz w:val="22"/>
          <w:szCs w:val="22"/>
        </w:rPr>
      </w:pPr>
    </w:p>
    <w:p w14:paraId="4558803D" w14:textId="77777777" w:rsidR="00DC747A" w:rsidRDefault="00DC747A">
      <w:pPr>
        <w:spacing w:after="0"/>
        <w:ind w:right="0"/>
        <w:jc w:val="left"/>
        <w:rPr>
          <w:b/>
          <w:sz w:val="22"/>
          <w:szCs w:val="22"/>
        </w:rPr>
      </w:pPr>
    </w:p>
    <w:p w14:paraId="6F3C6F9C" w14:textId="77777777" w:rsidR="00DC747A" w:rsidRDefault="00DC747A">
      <w:pPr>
        <w:spacing w:after="0"/>
        <w:ind w:right="0"/>
        <w:jc w:val="left"/>
        <w:rPr>
          <w:b/>
          <w:sz w:val="22"/>
          <w:szCs w:val="22"/>
        </w:rPr>
      </w:pPr>
    </w:p>
    <w:p w14:paraId="7C92B080" w14:textId="77777777" w:rsidR="00DC747A" w:rsidRDefault="00DC747A">
      <w:pPr>
        <w:spacing w:after="0"/>
        <w:ind w:right="0"/>
        <w:jc w:val="left"/>
        <w:rPr>
          <w:b/>
          <w:sz w:val="22"/>
          <w:szCs w:val="22"/>
        </w:rPr>
      </w:pPr>
    </w:p>
    <w:p w14:paraId="228A1005" w14:textId="77777777" w:rsidR="00DC747A" w:rsidRDefault="00DC747A">
      <w:pPr>
        <w:spacing w:after="0"/>
        <w:ind w:right="0"/>
        <w:jc w:val="left"/>
        <w:rPr>
          <w:b/>
          <w:sz w:val="22"/>
          <w:szCs w:val="22"/>
        </w:rPr>
      </w:pPr>
    </w:p>
    <w:p w14:paraId="25954A7D" w14:textId="77777777" w:rsidR="00DC747A" w:rsidRDefault="00DC747A">
      <w:pPr>
        <w:spacing w:after="0"/>
        <w:ind w:right="0"/>
        <w:jc w:val="left"/>
        <w:rPr>
          <w:b/>
          <w:sz w:val="22"/>
          <w:szCs w:val="22"/>
        </w:rPr>
      </w:pPr>
    </w:p>
    <w:p w14:paraId="6B575980" w14:textId="77777777" w:rsidR="00DC747A" w:rsidRDefault="00DC747A">
      <w:pPr>
        <w:spacing w:after="0"/>
        <w:ind w:right="0"/>
        <w:jc w:val="left"/>
        <w:rPr>
          <w:b/>
          <w:sz w:val="22"/>
          <w:szCs w:val="22"/>
        </w:rPr>
      </w:pPr>
    </w:p>
    <w:p w14:paraId="11117744" w14:textId="77777777" w:rsidR="00DC747A" w:rsidRDefault="00DC747A">
      <w:pPr>
        <w:spacing w:after="0"/>
        <w:ind w:right="0"/>
        <w:jc w:val="left"/>
        <w:rPr>
          <w:b/>
          <w:sz w:val="22"/>
          <w:szCs w:val="22"/>
        </w:rPr>
      </w:pPr>
    </w:p>
    <w:p w14:paraId="6619379A" w14:textId="77777777" w:rsidR="00DC747A" w:rsidRDefault="00DC747A">
      <w:pPr>
        <w:spacing w:after="0"/>
        <w:ind w:right="0"/>
        <w:jc w:val="left"/>
        <w:rPr>
          <w:b/>
          <w:sz w:val="22"/>
          <w:szCs w:val="22"/>
        </w:rPr>
      </w:pPr>
    </w:p>
    <w:p w14:paraId="70770F38" w14:textId="77777777" w:rsidR="00DC747A" w:rsidRDefault="00DC747A">
      <w:pPr>
        <w:spacing w:after="0"/>
        <w:ind w:right="0"/>
        <w:jc w:val="left"/>
        <w:rPr>
          <w:b/>
          <w:sz w:val="22"/>
          <w:szCs w:val="22"/>
        </w:rPr>
      </w:pPr>
    </w:p>
    <w:p w14:paraId="228FD659" w14:textId="25612615" w:rsidR="00DC747A" w:rsidDel="00A6184B" w:rsidRDefault="00DC747A">
      <w:pPr>
        <w:spacing w:after="0"/>
        <w:ind w:right="0"/>
        <w:jc w:val="left"/>
        <w:rPr>
          <w:del w:id="530" w:author="Iman Mohamed Atef Helal" w:date="2023-10-31T18:22:00Z"/>
          <w:b/>
          <w:sz w:val="22"/>
          <w:szCs w:val="22"/>
        </w:rPr>
      </w:pPr>
    </w:p>
    <w:p w14:paraId="031EE9AE" w14:textId="274005F6" w:rsidR="00DC747A" w:rsidDel="00A6184B" w:rsidRDefault="00DC747A">
      <w:pPr>
        <w:spacing w:after="0"/>
        <w:ind w:right="0"/>
        <w:jc w:val="left"/>
        <w:rPr>
          <w:del w:id="531" w:author="Iman Mohamed Atef Helal" w:date="2023-10-31T18:22:00Z"/>
          <w:b/>
          <w:sz w:val="22"/>
          <w:szCs w:val="22"/>
        </w:rPr>
      </w:pPr>
    </w:p>
    <w:p w14:paraId="53F7676A" w14:textId="77777777" w:rsidR="00DC747A" w:rsidRDefault="00000000">
      <w:pPr>
        <w:spacing w:after="0"/>
        <w:ind w:right="0"/>
        <w:jc w:val="left"/>
        <w:rPr>
          <w:b/>
          <w:sz w:val="22"/>
          <w:szCs w:val="22"/>
        </w:rPr>
      </w:pPr>
      <w:r>
        <w:rPr>
          <w:b/>
          <w:sz w:val="22"/>
          <w:szCs w:val="22"/>
        </w:rPr>
        <w:t>27: Manager Manages Platform Maintenance and Updates</w:t>
      </w:r>
    </w:p>
    <w:p w14:paraId="554737FB" w14:textId="77777777" w:rsidR="00DC747A" w:rsidRDefault="00DC747A">
      <w:pPr>
        <w:spacing w:after="0"/>
        <w:ind w:right="0"/>
        <w:jc w:val="left"/>
        <w:rPr>
          <w:sz w:val="22"/>
          <w:szCs w:val="22"/>
        </w:rPr>
      </w:pPr>
    </w:p>
    <w:p w14:paraId="283B8D4C" w14:textId="77777777" w:rsidR="00DC747A" w:rsidRDefault="00000000">
      <w:pPr>
        <w:spacing w:after="0"/>
        <w:jc w:val="center"/>
        <w:rPr>
          <w:sz w:val="22"/>
          <w:szCs w:val="22"/>
        </w:rPr>
      </w:pPr>
      <w:r>
        <w:rPr>
          <w:i/>
          <w:sz w:val="22"/>
          <w:szCs w:val="22"/>
        </w:rPr>
        <w:lastRenderedPageBreak/>
        <w:t>Table27: Use Case Description 27</w:t>
      </w:r>
    </w:p>
    <w:tbl>
      <w:tblPr>
        <w:tblStyle w:val="afa"/>
        <w:tblW w:w="8025" w:type="dxa"/>
        <w:jc w:val="center"/>
        <w:tblBorders>
          <w:top w:val="nil"/>
          <w:left w:val="nil"/>
          <w:bottom w:val="nil"/>
          <w:right w:val="nil"/>
          <w:insideH w:val="nil"/>
          <w:insideV w:val="nil"/>
        </w:tblBorders>
        <w:tblLayout w:type="fixed"/>
        <w:tblLook w:val="0600" w:firstRow="0" w:lastRow="0" w:firstColumn="0" w:lastColumn="0" w:noHBand="1" w:noVBand="1"/>
      </w:tblPr>
      <w:tblGrid>
        <w:gridCol w:w="1620"/>
        <w:gridCol w:w="3000"/>
        <w:gridCol w:w="3405"/>
      </w:tblGrid>
      <w:tr w:rsidR="00DC747A" w14:paraId="03DF2F87"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872C8" w14:textId="77777777" w:rsidR="00DC747A" w:rsidRDefault="00000000">
            <w:pPr>
              <w:spacing w:after="0"/>
              <w:ind w:left="0" w:right="-390"/>
              <w:jc w:val="left"/>
              <w:rPr>
                <w:sz w:val="22"/>
                <w:szCs w:val="22"/>
              </w:rPr>
            </w:pPr>
            <w:r>
              <w:rPr>
                <w:sz w:val="22"/>
                <w:szCs w:val="22"/>
              </w:rPr>
              <w:t>Use case ID</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4C4811C9" w14:textId="77777777" w:rsidR="00DC747A" w:rsidRDefault="00000000">
            <w:pPr>
              <w:spacing w:after="0"/>
              <w:ind w:left="0" w:right="-390"/>
              <w:jc w:val="left"/>
              <w:rPr>
                <w:sz w:val="22"/>
                <w:szCs w:val="22"/>
              </w:rPr>
            </w:pPr>
            <w:r>
              <w:rPr>
                <w:sz w:val="22"/>
                <w:szCs w:val="22"/>
              </w:rPr>
              <w:t xml:space="preserve">Case 27 </w:t>
            </w:r>
          </w:p>
        </w:tc>
      </w:tr>
      <w:tr w:rsidR="00DC747A" w14:paraId="6CE5430D" w14:textId="77777777">
        <w:trPr>
          <w:trHeight w:val="765"/>
          <w:tblHeader/>
          <w:jc w:val="center"/>
        </w:trPr>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F09EA" w14:textId="77777777" w:rsidR="00DC747A" w:rsidRDefault="00000000">
            <w:pPr>
              <w:spacing w:after="0"/>
              <w:ind w:left="0" w:right="-390"/>
              <w:jc w:val="left"/>
              <w:rPr>
                <w:sz w:val="22"/>
                <w:szCs w:val="22"/>
              </w:rPr>
            </w:pPr>
            <w:r>
              <w:rPr>
                <w:sz w:val="22"/>
                <w:szCs w:val="22"/>
              </w:rPr>
              <w:t>Use Case Name</w:t>
            </w:r>
          </w:p>
        </w:tc>
        <w:tc>
          <w:tcPr>
            <w:tcW w:w="6405"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3B9C0E81" w14:textId="77777777" w:rsidR="00DC747A" w:rsidRDefault="00000000">
            <w:pPr>
              <w:spacing w:after="0"/>
              <w:ind w:left="0" w:right="-390"/>
              <w:jc w:val="left"/>
              <w:rPr>
                <w:sz w:val="22"/>
                <w:szCs w:val="22"/>
              </w:rPr>
            </w:pPr>
            <w:r>
              <w:rPr>
                <w:sz w:val="22"/>
                <w:szCs w:val="22"/>
              </w:rPr>
              <w:t>Platform Maintenance and Updates</w:t>
            </w:r>
          </w:p>
        </w:tc>
      </w:tr>
      <w:tr w:rsidR="00DC747A" w14:paraId="5C214EA7" w14:textId="77777777">
        <w:trPr>
          <w:trHeight w:val="49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4A41E9" w14:textId="77777777" w:rsidR="00DC747A" w:rsidRDefault="00000000">
            <w:pPr>
              <w:spacing w:after="0"/>
              <w:ind w:left="0" w:right="-390"/>
              <w:jc w:val="left"/>
              <w:rPr>
                <w:sz w:val="22"/>
                <w:szCs w:val="22"/>
              </w:rPr>
            </w:pPr>
            <w:r>
              <w:rPr>
                <w:sz w:val="22"/>
                <w:szCs w:val="22"/>
              </w:rPr>
              <w:t>Actors</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5CF489B" w14:textId="77777777" w:rsidR="00DC747A" w:rsidRDefault="00000000">
            <w:pPr>
              <w:spacing w:after="0"/>
              <w:ind w:left="0" w:right="-390"/>
              <w:jc w:val="left"/>
              <w:rPr>
                <w:sz w:val="22"/>
                <w:szCs w:val="22"/>
              </w:rPr>
            </w:pPr>
            <w:r>
              <w:rPr>
                <w:sz w:val="22"/>
                <w:szCs w:val="22"/>
              </w:rPr>
              <w:t>Manager</w:t>
            </w:r>
          </w:p>
        </w:tc>
      </w:tr>
      <w:tr w:rsidR="00DC747A" w14:paraId="23C47A6D"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34F89" w14:textId="77777777" w:rsidR="00DC747A" w:rsidRDefault="00000000">
            <w:pPr>
              <w:spacing w:after="0"/>
              <w:ind w:left="0" w:right="-390"/>
              <w:jc w:val="left"/>
              <w:rPr>
                <w:sz w:val="22"/>
                <w:szCs w:val="22"/>
              </w:rPr>
            </w:pPr>
            <w:r>
              <w:rPr>
                <w:sz w:val="22"/>
                <w:szCs w:val="22"/>
              </w:rPr>
              <w:t>Pre-condition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99EFFB4" w14:textId="77777777" w:rsidR="00DC747A" w:rsidRDefault="00000000">
            <w:pPr>
              <w:spacing w:after="0"/>
              <w:ind w:left="0" w:right="-390"/>
              <w:jc w:val="left"/>
              <w:rPr>
                <w:sz w:val="22"/>
                <w:szCs w:val="22"/>
              </w:rPr>
            </w:pPr>
            <w:r>
              <w:rPr>
                <w:sz w:val="22"/>
                <w:szCs w:val="22"/>
              </w:rPr>
              <w:t>Manager is logged into their manager account.</w:t>
            </w:r>
          </w:p>
        </w:tc>
      </w:tr>
      <w:tr w:rsidR="00DC747A" w14:paraId="74B42E1B" w14:textId="77777777">
        <w:trPr>
          <w:trHeight w:val="765"/>
          <w:tblHeader/>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997FDD" w14:textId="77777777" w:rsidR="00DC747A" w:rsidRDefault="00000000">
            <w:pPr>
              <w:spacing w:after="0"/>
              <w:ind w:left="0" w:right="-390"/>
              <w:jc w:val="left"/>
              <w:rPr>
                <w:sz w:val="22"/>
                <w:szCs w:val="22"/>
              </w:rPr>
            </w:pPr>
            <w:r>
              <w:rPr>
                <w:sz w:val="22"/>
                <w:szCs w:val="22"/>
              </w:rPr>
              <w:t>Post-condition</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2CB1A13" w14:textId="77777777" w:rsidR="00DC747A" w:rsidRDefault="00000000">
            <w:pPr>
              <w:spacing w:after="0"/>
              <w:ind w:left="0" w:right="-390"/>
              <w:jc w:val="left"/>
              <w:rPr>
                <w:sz w:val="22"/>
                <w:szCs w:val="22"/>
              </w:rPr>
            </w:pPr>
            <w:r>
              <w:rPr>
                <w:sz w:val="22"/>
                <w:szCs w:val="22"/>
              </w:rPr>
              <w:t>Platform maintenance and updates are executed as scheduled.</w:t>
            </w:r>
          </w:p>
        </w:tc>
      </w:tr>
      <w:tr w:rsidR="00DC747A" w14:paraId="53BE52FB" w14:textId="77777777">
        <w:trPr>
          <w:trHeight w:val="420"/>
          <w:tblHeader/>
          <w:jc w:val="center"/>
        </w:trPr>
        <w:tc>
          <w:tcPr>
            <w:tcW w:w="162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59AE88" w14:textId="77777777" w:rsidR="00DC747A" w:rsidRDefault="00000000">
            <w:pPr>
              <w:spacing w:after="0"/>
              <w:ind w:left="0" w:right="-390"/>
              <w:jc w:val="left"/>
              <w:rPr>
                <w:sz w:val="22"/>
                <w:szCs w:val="22"/>
              </w:rPr>
            </w:pPr>
            <w:r>
              <w:rPr>
                <w:sz w:val="22"/>
                <w:szCs w:val="22"/>
              </w:rPr>
              <w:t xml:space="preserve">Flow of Events </w:t>
            </w: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6E896075" w14:textId="77777777" w:rsidR="00DC747A" w:rsidRPr="00A6184B" w:rsidRDefault="00000000">
            <w:pPr>
              <w:spacing w:after="0"/>
              <w:ind w:left="0" w:right="-390"/>
              <w:jc w:val="left"/>
              <w:rPr>
                <w:color w:val="FF0000"/>
                <w:sz w:val="22"/>
                <w:szCs w:val="22"/>
                <w:rPrChange w:id="532" w:author="Iman Mohamed Atef Helal" w:date="2023-10-31T18:22:00Z">
                  <w:rPr>
                    <w:sz w:val="22"/>
                    <w:szCs w:val="22"/>
                  </w:rPr>
                </w:rPrChange>
              </w:rPr>
            </w:pPr>
            <w:r w:rsidRPr="00A6184B">
              <w:rPr>
                <w:color w:val="FF0000"/>
                <w:sz w:val="22"/>
                <w:szCs w:val="22"/>
                <w:rPrChange w:id="533" w:author="Iman Mohamed Atef Helal" w:date="2023-10-31T18:22:00Z">
                  <w:rPr>
                    <w:sz w:val="22"/>
                    <w:szCs w:val="22"/>
                  </w:rPr>
                </w:rPrChange>
              </w:rPr>
              <w:t xml:space="preserve">User Actions </w:t>
            </w:r>
          </w:p>
        </w:tc>
        <w:tc>
          <w:tcPr>
            <w:tcW w:w="3405" w:type="dxa"/>
            <w:tcBorders>
              <w:bottom w:val="single" w:sz="8" w:space="0" w:color="000000"/>
              <w:right w:val="single" w:sz="8" w:space="0" w:color="000000"/>
            </w:tcBorders>
            <w:shd w:val="clear" w:color="auto" w:fill="auto"/>
            <w:tcMar>
              <w:top w:w="100" w:type="dxa"/>
              <w:left w:w="100" w:type="dxa"/>
              <w:bottom w:w="100" w:type="dxa"/>
              <w:right w:w="100" w:type="dxa"/>
            </w:tcMar>
          </w:tcPr>
          <w:p w14:paraId="27466C88" w14:textId="77777777" w:rsidR="00DC747A" w:rsidRPr="00A6184B" w:rsidRDefault="00000000">
            <w:pPr>
              <w:spacing w:after="0"/>
              <w:ind w:left="0" w:right="-390"/>
              <w:jc w:val="left"/>
              <w:rPr>
                <w:color w:val="FF0000"/>
                <w:sz w:val="22"/>
                <w:szCs w:val="22"/>
                <w:rPrChange w:id="534" w:author="Iman Mohamed Atef Helal" w:date="2023-10-31T18:22:00Z">
                  <w:rPr>
                    <w:sz w:val="22"/>
                    <w:szCs w:val="22"/>
                  </w:rPr>
                </w:rPrChange>
              </w:rPr>
            </w:pPr>
            <w:r w:rsidRPr="00A6184B">
              <w:rPr>
                <w:color w:val="FF0000"/>
                <w:sz w:val="22"/>
                <w:szCs w:val="22"/>
                <w:rPrChange w:id="535" w:author="Iman Mohamed Atef Helal" w:date="2023-10-31T18:22:00Z">
                  <w:rPr>
                    <w:sz w:val="22"/>
                    <w:szCs w:val="22"/>
                  </w:rPr>
                </w:rPrChange>
              </w:rPr>
              <w:t xml:space="preserve">System Actions </w:t>
            </w:r>
          </w:p>
        </w:tc>
      </w:tr>
      <w:tr w:rsidR="00DC747A" w14:paraId="0816D38B"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823C27" w14:textId="77777777" w:rsidR="00DC747A" w:rsidRDefault="00DC747A">
            <w:pPr>
              <w:spacing w:after="0" w:line="240" w:lineRule="auto"/>
              <w:ind w:right="0"/>
              <w:jc w:val="left"/>
              <w:rPr>
                <w:sz w:val="22"/>
                <w:szCs w:val="22"/>
              </w:rPr>
            </w:pPr>
          </w:p>
        </w:tc>
        <w:tc>
          <w:tcPr>
            <w:tcW w:w="3000" w:type="dxa"/>
            <w:tcBorders>
              <w:bottom w:val="single" w:sz="8" w:space="0" w:color="000000"/>
              <w:right w:val="single" w:sz="8" w:space="0" w:color="000000"/>
            </w:tcBorders>
            <w:shd w:val="clear" w:color="auto" w:fill="auto"/>
            <w:tcMar>
              <w:top w:w="99" w:type="dxa"/>
              <w:left w:w="99" w:type="dxa"/>
              <w:bottom w:w="99" w:type="dxa"/>
              <w:right w:w="99" w:type="dxa"/>
            </w:tcMar>
            <w:vAlign w:val="center"/>
          </w:tcPr>
          <w:p w14:paraId="6A4A7D41" w14:textId="77777777" w:rsidR="00DC747A" w:rsidRDefault="00000000">
            <w:pPr>
              <w:spacing w:after="0"/>
              <w:ind w:left="0" w:right="-390"/>
              <w:jc w:val="left"/>
              <w:rPr>
                <w:sz w:val="22"/>
                <w:szCs w:val="22"/>
              </w:rPr>
            </w:pPr>
            <w:r>
              <w:rPr>
                <w:sz w:val="22"/>
                <w:szCs w:val="22"/>
              </w:rPr>
              <w:t>Manager schedules and performs routine maintenance tasks, including updates and backups.</w:t>
            </w:r>
          </w:p>
        </w:tc>
        <w:tc>
          <w:tcPr>
            <w:tcW w:w="3405" w:type="dxa"/>
            <w:tcBorders>
              <w:bottom w:val="single" w:sz="8" w:space="0" w:color="000000"/>
              <w:right w:val="single" w:sz="8" w:space="0" w:color="000000"/>
            </w:tcBorders>
            <w:shd w:val="clear" w:color="auto" w:fill="auto"/>
            <w:tcMar>
              <w:top w:w="100" w:type="dxa"/>
              <w:left w:w="100" w:type="dxa"/>
              <w:bottom w:w="100" w:type="dxa"/>
              <w:right w:w="100" w:type="dxa"/>
            </w:tcMar>
          </w:tcPr>
          <w:p w14:paraId="46B425B1" w14:textId="77777777" w:rsidR="00DC747A" w:rsidRDefault="00DC747A">
            <w:pPr>
              <w:spacing w:after="0"/>
              <w:ind w:left="0" w:right="-390"/>
              <w:jc w:val="left"/>
              <w:rPr>
                <w:sz w:val="22"/>
                <w:szCs w:val="22"/>
              </w:rPr>
            </w:pPr>
          </w:p>
        </w:tc>
      </w:tr>
      <w:tr w:rsidR="00DC747A" w14:paraId="53B854C4" w14:textId="77777777">
        <w:trPr>
          <w:trHeight w:val="420"/>
          <w:tblHeader/>
          <w:jc w:val="center"/>
        </w:trPr>
        <w:tc>
          <w:tcPr>
            <w:tcW w:w="16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BE1F9C" w14:textId="77777777" w:rsidR="00DC747A" w:rsidRDefault="00DC747A">
            <w:pPr>
              <w:spacing w:after="0" w:line="240" w:lineRule="auto"/>
              <w:ind w:right="0"/>
              <w:jc w:val="left"/>
              <w:rPr>
                <w:sz w:val="22"/>
                <w:szCs w:val="22"/>
              </w:rPr>
            </w:pPr>
          </w:p>
        </w:tc>
        <w:tc>
          <w:tcPr>
            <w:tcW w:w="3000" w:type="dxa"/>
            <w:tcBorders>
              <w:bottom w:val="single" w:sz="8" w:space="0" w:color="000000"/>
              <w:right w:val="single" w:sz="8" w:space="0" w:color="000000"/>
            </w:tcBorders>
            <w:shd w:val="clear" w:color="auto" w:fill="auto"/>
            <w:tcMar>
              <w:top w:w="100" w:type="dxa"/>
              <w:left w:w="100" w:type="dxa"/>
              <w:bottom w:w="100" w:type="dxa"/>
              <w:right w:w="100" w:type="dxa"/>
            </w:tcMar>
          </w:tcPr>
          <w:p w14:paraId="0ECF92A5" w14:textId="77777777" w:rsidR="00DC747A" w:rsidRDefault="00000000">
            <w:pPr>
              <w:spacing w:after="0"/>
              <w:ind w:left="0" w:right="-390"/>
              <w:jc w:val="left"/>
              <w:rPr>
                <w:sz w:val="22"/>
                <w:szCs w:val="22"/>
              </w:rPr>
            </w:pPr>
            <w:r>
              <w:rPr>
                <w:sz w:val="22"/>
                <w:szCs w:val="22"/>
              </w:rPr>
              <w:t xml:space="preserve">Manager ensures the platform remains </w:t>
            </w:r>
            <w:proofErr w:type="gramStart"/>
            <w:r>
              <w:rPr>
                <w:sz w:val="22"/>
                <w:szCs w:val="22"/>
              </w:rPr>
              <w:t>up-to-date</w:t>
            </w:r>
            <w:proofErr w:type="gramEnd"/>
            <w:r>
              <w:rPr>
                <w:sz w:val="22"/>
                <w:szCs w:val="22"/>
              </w:rPr>
              <w:t xml:space="preserve"> with the latest security patches and features.</w:t>
            </w:r>
          </w:p>
        </w:tc>
        <w:tc>
          <w:tcPr>
            <w:tcW w:w="3405" w:type="dxa"/>
            <w:tcBorders>
              <w:bottom w:val="single" w:sz="8" w:space="0" w:color="000000"/>
              <w:right w:val="single" w:sz="8" w:space="0" w:color="000000"/>
            </w:tcBorders>
            <w:shd w:val="clear" w:color="auto" w:fill="auto"/>
            <w:tcMar>
              <w:top w:w="100" w:type="dxa"/>
              <w:left w:w="100" w:type="dxa"/>
              <w:bottom w:w="100" w:type="dxa"/>
              <w:right w:w="100" w:type="dxa"/>
            </w:tcMar>
          </w:tcPr>
          <w:p w14:paraId="4C3977DE" w14:textId="77777777" w:rsidR="00DC747A" w:rsidRDefault="00DC747A">
            <w:pPr>
              <w:spacing w:after="0"/>
              <w:ind w:left="0" w:right="-390"/>
              <w:jc w:val="left"/>
              <w:rPr>
                <w:sz w:val="22"/>
                <w:szCs w:val="22"/>
              </w:rPr>
            </w:pPr>
          </w:p>
        </w:tc>
      </w:tr>
      <w:tr w:rsidR="00DC747A" w14:paraId="4CEFE644" w14:textId="77777777">
        <w:trPr>
          <w:trHeight w:val="765"/>
          <w:jc w:val="center"/>
        </w:trPr>
        <w:tc>
          <w:tcPr>
            <w:tcW w:w="162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98CA3A" w14:textId="77777777" w:rsidR="00DC747A" w:rsidRDefault="00000000">
            <w:pPr>
              <w:spacing w:after="0"/>
              <w:ind w:left="0" w:right="-390"/>
              <w:jc w:val="left"/>
            </w:pPr>
            <w:r>
              <w:t>Exception scenario</w:t>
            </w:r>
          </w:p>
        </w:tc>
        <w:tc>
          <w:tcPr>
            <w:tcW w:w="640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D9309E8" w14:textId="77777777" w:rsidR="00DC747A" w:rsidRDefault="00000000">
            <w:pPr>
              <w:spacing w:after="0"/>
              <w:ind w:left="0" w:right="-390"/>
              <w:jc w:val="left"/>
              <w:rPr>
                <w:sz w:val="22"/>
                <w:szCs w:val="22"/>
              </w:rPr>
            </w:pPr>
            <w:r>
              <w:rPr>
                <w:sz w:val="22"/>
                <w:szCs w:val="22"/>
              </w:rPr>
              <w:t xml:space="preserve">None </w:t>
            </w:r>
          </w:p>
        </w:tc>
      </w:tr>
    </w:tbl>
    <w:p w14:paraId="2A61A881" w14:textId="77777777" w:rsidR="00DC747A" w:rsidRDefault="00DC747A">
      <w:pPr>
        <w:spacing w:after="0"/>
        <w:ind w:right="0"/>
        <w:jc w:val="left"/>
        <w:rPr>
          <w:b/>
          <w:sz w:val="22"/>
          <w:szCs w:val="22"/>
        </w:rPr>
      </w:pPr>
    </w:p>
    <w:p w14:paraId="7F8A229E" w14:textId="77777777" w:rsidR="00DC747A" w:rsidRDefault="00DC747A">
      <w:pPr>
        <w:spacing w:after="0"/>
        <w:ind w:right="0"/>
        <w:jc w:val="left"/>
        <w:rPr>
          <w:b/>
          <w:sz w:val="22"/>
          <w:szCs w:val="22"/>
        </w:rPr>
      </w:pPr>
    </w:p>
    <w:p w14:paraId="715F0BB8" w14:textId="77777777" w:rsidR="00DC747A" w:rsidRDefault="00DC747A">
      <w:pPr>
        <w:spacing w:after="0"/>
        <w:ind w:right="0"/>
        <w:jc w:val="left"/>
        <w:rPr>
          <w:b/>
          <w:sz w:val="22"/>
          <w:szCs w:val="22"/>
        </w:rPr>
      </w:pPr>
    </w:p>
    <w:p w14:paraId="665189A7" w14:textId="77777777" w:rsidR="00DC747A" w:rsidRDefault="00DC747A">
      <w:pPr>
        <w:spacing w:after="0"/>
        <w:ind w:right="0"/>
        <w:jc w:val="left"/>
        <w:rPr>
          <w:b/>
          <w:sz w:val="22"/>
          <w:szCs w:val="22"/>
        </w:rPr>
      </w:pPr>
    </w:p>
    <w:p w14:paraId="611AB697" w14:textId="77777777" w:rsidR="00DC747A" w:rsidRDefault="00DC747A">
      <w:pPr>
        <w:spacing w:after="0"/>
        <w:ind w:right="0"/>
        <w:jc w:val="left"/>
        <w:rPr>
          <w:b/>
          <w:sz w:val="22"/>
          <w:szCs w:val="22"/>
        </w:rPr>
      </w:pPr>
    </w:p>
    <w:p w14:paraId="58DBA069" w14:textId="77777777" w:rsidR="00DC747A" w:rsidRDefault="00DC747A">
      <w:pPr>
        <w:spacing w:after="0"/>
        <w:ind w:right="0"/>
        <w:jc w:val="left"/>
        <w:rPr>
          <w:b/>
          <w:sz w:val="22"/>
          <w:szCs w:val="22"/>
        </w:rPr>
      </w:pPr>
    </w:p>
    <w:p w14:paraId="7CA5C903" w14:textId="77777777" w:rsidR="00DC747A" w:rsidRDefault="00DC747A">
      <w:pPr>
        <w:spacing w:after="0"/>
        <w:ind w:right="0"/>
        <w:jc w:val="left"/>
        <w:rPr>
          <w:b/>
          <w:sz w:val="22"/>
          <w:szCs w:val="22"/>
        </w:rPr>
      </w:pPr>
    </w:p>
    <w:p w14:paraId="7F1D755E" w14:textId="77777777" w:rsidR="00DC747A" w:rsidRDefault="00DC747A">
      <w:pPr>
        <w:spacing w:after="0"/>
        <w:ind w:right="0"/>
        <w:jc w:val="left"/>
        <w:rPr>
          <w:sz w:val="22"/>
          <w:szCs w:val="22"/>
        </w:rPr>
      </w:pPr>
    </w:p>
    <w:p w14:paraId="282C8BF7" w14:textId="12416696" w:rsidR="00DC747A" w:rsidDel="0044452B" w:rsidRDefault="00DC747A">
      <w:pPr>
        <w:rPr>
          <w:del w:id="536" w:author="Iman Mohamed Atef Helal" w:date="2023-10-17T10:46:00Z"/>
        </w:rPr>
      </w:pPr>
    </w:p>
    <w:p w14:paraId="50023D19" w14:textId="650B1252" w:rsidR="00DC747A" w:rsidDel="0044452B" w:rsidRDefault="00000000">
      <w:pPr>
        <w:pStyle w:val="Heading1"/>
        <w:rPr>
          <w:del w:id="537" w:author="Iman Mohamed Atef Helal" w:date="2023-10-17T10:46:00Z"/>
          <w:rFonts w:ascii="Times New Roman" w:eastAsia="Times New Roman" w:hAnsi="Times New Roman" w:cs="Times New Roman"/>
        </w:rPr>
      </w:pPr>
      <w:bookmarkStart w:id="538" w:name="_efyo149vwrr" w:colFirst="0" w:colLast="0"/>
      <w:bookmarkEnd w:id="538"/>
      <w:del w:id="539" w:author="Iman Mohamed Atef Helal" w:date="2023-10-17T10:46:00Z">
        <w:r w:rsidDel="0044452B">
          <w:br w:type="page"/>
        </w:r>
      </w:del>
    </w:p>
    <w:p w14:paraId="00EED508" w14:textId="77777777" w:rsidR="00DC747A" w:rsidRDefault="00000000" w:rsidP="0044452B">
      <w:pPr>
        <w:pStyle w:val="Heading1"/>
        <w:rPr>
          <w:rFonts w:ascii="Times New Roman" w:eastAsia="Times New Roman" w:hAnsi="Times New Roman" w:cs="Times New Roman"/>
        </w:rPr>
      </w:pPr>
      <w:bookmarkStart w:id="540" w:name="_k1gmdq3p0ucc" w:colFirst="0" w:colLast="0"/>
      <w:bookmarkStart w:id="541" w:name="_Ref148432181"/>
      <w:bookmarkEnd w:id="540"/>
      <w:r>
        <w:rPr>
          <w:rFonts w:ascii="Times New Roman" w:eastAsia="Times New Roman" w:hAnsi="Times New Roman" w:cs="Times New Roman"/>
        </w:rPr>
        <w:t>Appendix</w:t>
      </w:r>
      <w:bookmarkEnd w:id="541"/>
    </w:p>
    <w:p w14:paraId="656F4B6D" w14:textId="77777777" w:rsidR="00DC747A" w:rsidRDefault="00000000">
      <w:pPr>
        <w:pStyle w:val="Heading2"/>
        <w:numPr>
          <w:ilvl w:val="0"/>
          <w:numId w:val="33"/>
        </w:numPr>
        <w:rPr>
          <w:rFonts w:ascii="Times New Roman" w:eastAsia="Times New Roman" w:hAnsi="Times New Roman" w:cs="Times New Roman"/>
        </w:rPr>
      </w:pPr>
      <w:bookmarkStart w:id="542" w:name="_v0ff5qkavw42" w:colFirst="0" w:colLast="0"/>
      <w:bookmarkEnd w:id="542"/>
      <w:r>
        <w:rPr>
          <w:rFonts w:ascii="Times New Roman" w:eastAsia="Times New Roman" w:hAnsi="Times New Roman" w:cs="Times New Roman"/>
        </w:rPr>
        <w:t>Competitor Analysis:</w:t>
      </w:r>
    </w:p>
    <w:p w14:paraId="79AD854A" w14:textId="77777777" w:rsidR="00DC747A" w:rsidRDefault="00000000">
      <w:r>
        <w:t xml:space="preserve">For the full transcript please refer to the Appendix folder attached to this document, a </w:t>
      </w:r>
      <w:proofErr w:type="gramStart"/>
      <w:r>
        <w:t>high quality</w:t>
      </w:r>
      <w:proofErr w:type="gramEnd"/>
      <w:r>
        <w:t xml:space="preserve"> PDF of the analysis table should exist there.</w:t>
      </w:r>
    </w:p>
    <w:p w14:paraId="10DF5462" w14:textId="77777777" w:rsidR="00DC747A" w:rsidRDefault="00000000">
      <w:pPr>
        <w:pStyle w:val="Heading2"/>
        <w:numPr>
          <w:ilvl w:val="0"/>
          <w:numId w:val="33"/>
        </w:numPr>
        <w:rPr>
          <w:rFonts w:ascii="Times New Roman" w:eastAsia="Times New Roman" w:hAnsi="Times New Roman" w:cs="Times New Roman"/>
        </w:rPr>
      </w:pPr>
      <w:bookmarkStart w:id="543" w:name="_2pmdn6sdoq2q" w:colFirst="0" w:colLast="0"/>
      <w:bookmarkStart w:id="544" w:name="_Ref148432175"/>
      <w:bookmarkEnd w:id="543"/>
      <w:r>
        <w:rPr>
          <w:rFonts w:ascii="Times New Roman" w:eastAsia="Times New Roman" w:hAnsi="Times New Roman" w:cs="Times New Roman"/>
        </w:rPr>
        <w:lastRenderedPageBreak/>
        <w:t>Student Survey:</w:t>
      </w:r>
      <w:bookmarkEnd w:id="544"/>
    </w:p>
    <w:p w14:paraId="62B4E7AD" w14:textId="77777777" w:rsidR="00DC747A" w:rsidRDefault="00000000">
      <w:r>
        <w:t>For the full transcript please refer to the Appendix folder attached to this document, a PDF Form of the survey should exist there.</w:t>
      </w:r>
    </w:p>
    <w:p w14:paraId="5128BAE7" w14:textId="77777777" w:rsidR="00DC747A" w:rsidRDefault="00000000">
      <w:pPr>
        <w:pStyle w:val="Heading2"/>
        <w:numPr>
          <w:ilvl w:val="0"/>
          <w:numId w:val="33"/>
        </w:numPr>
        <w:rPr>
          <w:rFonts w:ascii="Times New Roman" w:eastAsia="Times New Roman" w:hAnsi="Times New Roman" w:cs="Times New Roman"/>
        </w:rPr>
      </w:pPr>
      <w:bookmarkStart w:id="545" w:name="_qevsrvv4rzz0" w:colFirst="0" w:colLast="0"/>
      <w:bookmarkEnd w:id="545"/>
      <w:r>
        <w:rPr>
          <w:rFonts w:ascii="Times New Roman" w:eastAsia="Times New Roman" w:hAnsi="Times New Roman" w:cs="Times New Roman"/>
        </w:rPr>
        <w:t>Teacher Survey:</w:t>
      </w:r>
    </w:p>
    <w:p w14:paraId="22970EB4" w14:textId="77777777" w:rsidR="00DC747A" w:rsidRDefault="00000000">
      <w:r>
        <w:t>For the full transcript please refer to the Appendix folder attached to this document, a PDF Form of the survey should exist there.</w:t>
      </w:r>
    </w:p>
    <w:p w14:paraId="181BE09E" w14:textId="77777777" w:rsidR="00DC747A" w:rsidRDefault="00000000">
      <w:pPr>
        <w:pStyle w:val="Heading2"/>
        <w:numPr>
          <w:ilvl w:val="0"/>
          <w:numId w:val="33"/>
        </w:numPr>
        <w:rPr>
          <w:rFonts w:ascii="Times New Roman" w:eastAsia="Times New Roman" w:hAnsi="Times New Roman" w:cs="Times New Roman"/>
        </w:rPr>
      </w:pPr>
      <w:bookmarkStart w:id="546" w:name="_dbmwbqhkdqyk" w:colFirst="0" w:colLast="0"/>
      <w:bookmarkEnd w:id="546"/>
      <w:r>
        <w:rPr>
          <w:rFonts w:ascii="Times New Roman" w:eastAsia="Times New Roman" w:hAnsi="Times New Roman" w:cs="Times New Roman"/>
        </w:rPr>
        <w:t>Responses and data analysis:</w:t>
      </w:r>
    </w:p>
    <w:p w14:paraId="0084BCFB" w14:textId="77777777" w:rsidR="00DC747A" w:rsidRDefault="00000000">
      <w:r>
        <w:t>For the full transcript please refer to the Appendix folder attached to this document, an excel sheet with the results and analysis steps should exist there.</w:t>
      </w:r>
    </w:p>
    <w:p w14:paraId="7F52A9C5" w14:textId="77777777" w:rsidR="00DC747A" w:rsidRDefault="00000000">
      <w:pPr>
        <w:pStyle w:val="Heading2"/>
        <w:numPr>
          <w:ilvl w:val="0"/>
          <w:numId w:val="33"/>
        </w:numPr>
        <w:rPr>
          <w:rFonts w:ascii="Times New Roman" w:eastAsia="Times New Roman" w:hAnsi="Times New Roman" w:cs="Times New Roman"/>
        </w:rPr>
      </w:pPr>
      <w:bookmarkStart w:id="547" w:name="_in5t9hjy5yjc" w:colFirst="0" w:colLast="0"/>
      <w:bookmarkEnd w:id="547"/>
      <w:r>
        <w:rPr>
          <w:rFonts w:ascii="Times New Roman" w:eastAsia="Times New Roman" w:hAnsi="Times New Roman" w:cs="Times New Roman"/>
        </w:rPr>
        <w:t>Students Survey Statistics Results:</w:t>
      </w:r>
    </w:p>
    <w:p w14:paraId="2147DA70" w14:textId="77777777" w:rsidR="00DC747A" w:rsidRDefault="00000000">
      <w:pPr>
        <w:rPr>
          <w:color w:val="666666"/>
          <w:sz w:val="26"/>
          <w:szCs w:val="26"/>
        </w:rPr>
      </w:pPr>
      <w:r>
        <w:rPr>
          <w:color w:val="666666"/>
          <w:sz w:val="26"/>
          <w:szCs w:val="26"/>
        </w:rPr>
        <w:t>Total Participants: 98</w:t>
      </w:r>
    </w:p>
    <w:p w14:paraId="5C93C10B" w14:textId="77777777" w:rsidR="00DC747A" w:rsidRDefault="00000000">
      <w:pPr>
        <w:rPr>
          <w:color w:val="666666"/>
          <w:sz w:val="26"/>
          <w:szCs w:val="26"/>
        </w:rPr>
      </w:pPr>
      <w:r>
        <w:rPr>
          <w:color w:val="666666"/>
          <w:sz w:val="26"/>
          <w:szCs w:val="26"/>
        </w:rPr>
        <w:t xml:space="preserve">General Info “Quantitative” </w:t>
      </w:r>
    </w:p>
    <w:p w14:paraId="2B61B257" w14:textId="15CF265D" w:rsidR="00DC747A" w:rsidRDefault="00000000">
      <w:pPr>
        <w:keepLines/>
        <w:numPr>
          <w:ilvl w:val="0"/>
          <w:numId w:val="11"/>
        </w:numPr>
        <w:spacing w:before="100"/>
        <w:rPr>
          <w:color w:val="666666"/>
        </w:rPr>
      </w:pPr>
      <w:r>
        <w:rPr>
          <w:color w:val="666666"/>
          <w:sz w:val="26"/>
          <w:szCs w:val="26"/>
        </w:rPr>
        <w:t>In which language would you like to view the form questions?</w:t>
      </w:r>
      <w:ins w:id="548" w:author="Iman Mohamed Atef Helal" w:date="2023-10-17T10:46:00Z">
        <w:r w:rsidR="0044452B">
          <w:rPr>
            <w:noProof/>
          </w:rPr>
          <mc:AlternateContent>
            <mc:Choice Requires="wps">
              <w:drawing>
                <wp:anchor distT="0" distB="0" distL="114300" distR="114300" simplePos="0" relativeHeight="251675648" behindDoc="0" locked="0" layoutInCell="1" allowOverlap="1" wp14:anchorId="46FF80D9" wp14:editId="5200B826">
                  <wp:simplePos x="0" y="0"/>
                  <wp:positionH relativeFrom="column">
                    <wp:posOffset>1612900</wp:posOffset>
                  </wp:positionH>
                  <wp:positionV relativeFrom="paragraph">
                    <wp:posOffset>2534285</wp:posOffset>
                  </wp:positionV>
                  <wp:extent cx="2499995" cy="635"/>
                  <wp:effectExtent l="0" t="0" r="0" b="0"/>
                  <wp:wrapTopAndBottom/>
                  <wp:docPr id="76693541" name="Text Box 1"/>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73FB02EF" w14:textId="128417FA" w:rsidR="0044452B" w:rsidRPr="00B915EA" w:rsidRDefault="0044452B">
                              <w:pPr>
                                <w:pStyle w:val="Caption"/>
                                <w:ind w:left="0"/>
                                <w:jc w:val="center"/>
                                <w:rPr>
                                  <w:color w:val="666666"/>
                                  <w:sz w:val="26"/>
                                  <w:szCs w:val="26"/>
                                </w:rPr>
                                <w:pPrChange w:id="549" w:author="Iman Mohamed Atef Helal" w:date="2023-10-17T10:47:00Z">
                                  <w:pPr>
                                    <w:keepLines/>
                                    <w:numPr>
                                      <w:numId w:val="11"/>
                                    </w:numPr>
                                    <w:spacing w:before="100"/>
                                    <w:ind w:left="720" w:hanging="360"/>
                                  </w:pPr>
                                </w:pPrChange>
                              </w:pPr>
                              <w:ins w:id="550" w:author="Iman Mohamed Atef Helal" w:date="2023-10-17T10:46:00Z">
                                <w:r>
                                  <w:t xml:space="preserve">Figure </w:t>
                                </w:r>
                                <w:r>
                                  <w:fldChar w:fldCharType="begin"/>
                                </w:r>
                                <w:r>
                                  <w:instrText xml:space="preserve"> SEQ Figure \* ARABIC </w:instrText>
                                </w:r>
                              </w:ins>
                              <w:r>
                                <w:fldChar w:fldCharType="separate"/>
                              </w:r>
                              <w:ins w:id="551" w:author="Iman Mohamed Atef Helal" w:date="2023-10-17T10:46:00Z">
                                <w:r>
                                  <w:rPr>
                                    <w:noProof/>
                                  </w:rPr>
                                  <w:t>1</w:t>
                                </w:r>
                                <w:r>
                                  <w:fldChar w:fldCharType="end"/>
                                </w:r>
                                <w:r>
                                  <w:rPr>
                                    <w:lang w:val="en-US"/>
                                  </w:rPr>
                                  <w:t xml:space="preserve"> Results of </w:t>
                                </w:r>
                                <w:r>
                                  <w:rPr>
                                    <w:noProof/>
                                    <w:lang w:val="en-US"/>
                                  </w:rPr>
                                  <w:t>Q1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F80D9" id="_x0000_t202" coordsize="21600,21600" o:spt="202" path="m,l,21600r21600,l21600,xe">
                  <v:stroke joinstyle="miter"/>
                  <v:path gradientshapeok="t" o:connecttype="rect"/>
                </v:shapetype>
                <v:shape id="Text Box 1" o:spid="_x0000_s1026" type="#_x0000_t202" style="position:absolute;left:0;text-align:left;margin-left:127pt;margin-top:199.55pt;width:196.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" stroked="f">
                  <v:textbox style="mso-fit-shape-to-text:t" inset="0,0,0,0">
                    <w:txbxContent>
                      <w:p w14:paraId="73FB02EF" w14:textId="128417FA" w:rsidR="0044452B" w:rsidRPr="00B915EA" w:rsidRDefault="0044452B">
                        <w:pPr>
                          <w:pStyle w:val="Caption"/>
                          <w:ind w:left="0"/>
                          <w:jc w:val="center"/>
                          <w:rPr>
                            <w:color w:val="666666"/>
                            <w:sz w:val="26"/>
                            <w:szCs w:val="26"/>
                          </w:rPr>
                          <w:pPrChange w:id="552" w:author="Iman Mohamed Atef Helal" w:date="2023-10-17T10:47:00Z">
                            <w:pPr>
                              <w:keepLines/>
                              <w:numPr>
                                <w:numId w:val="11"/>
                              </w:numPr>
                              <w:spacing w:before="100"/>
                              <w:ind w:left="720" w:hanging="360"/>
                            </w:pPr>
                          </w:pPrChange>
                        </w:pPr>
                        <w:ins w:id="553" w:author="Iman Mohamed Atef Helal" w:date="2023-10-17T10:46:00Z">
                          <w:r>
                            <w:t xml:space="preserve">Figure </w:t>
                          </w:r>
                          <w:r>
                            <w:fldChar w:fldCharType="begin"/>
                          </w:r>
                          <w:r>
                            <w:instrText xml:space="preserve"> SEQ Figure \* ARABIC </w:instrText>
                          </w:r>
                        </w:ins>
                        <w:r>
                          <w:fldChar w:fldCharType="separate"/>
                        </w:r>
                        <w:ins w:id="554" w:author="Iman Mohamed Atef Helal" w:date="2023-10-17T10:46:00Z">
                          <w:r>
                            <w:rPr>
                              <w:noProof/>
                            </w:rPr>
                            <w:t>1</w:t>
                          </w:r>
                          <w:r>
                            <w:fldChar w:fldCharType="end"/>
                          </w:r>
                          <w:r>
                            <w:rPr>
                              <w:lang w:val="en-US"/>
                            </w:rPr>
                            <w:t xml:space="preserve"> Results of </w:t>
                          </w:r>
                          <w:r>
                            <w:rPr>
                              <w:noProof/>
                              <w:lang w:val="en-US"/>
                            </w:rPr>
                            <w:t>Q1</w:t>
                          </w:r>
                        </w:ins>
                      </w:p>
                    </w:txbxContent>
                  </v:textbox>
                  <w10:wrap type="topAndBottom"/>
                </v:shape>
              </w:pict>
            </mc:Fallback>
          </mc:AlternateContent>
        </w:r>
      </w:ins>
      <w:r>
        <w:rPr>
          <w:noProof/>
        </w:rPr>
        <w:drawing>
          <wp:anchor distT="114300" distB="114300" distL="114300" distR="114300" simplePos="0" relativeHeight="251667456" behindDoc="0" locked="0" layoutInCell="1" hidden="0" allowOverlap="1" wp14:anchorId="497DA79F" wp14:editId="7494669C">
            <wp:simplePos x="0" y="0"/>
            <wp:positionH relativeFrom="column">
              <wp:posOffset>1613063</wp:posOffset>
            </wp:positionH>
            <wp:positionV relativeFrom="paragraph">
              <wp:posOffset>365172</wp:posOffset>
            </wp:positionV>
            <wp:extent cx="2500313" cy="2112333"/>
            <wp:effectExtent l="0" t="0" r="0" b="0"/>
            <wp:wrapTopAndBottom distT="114300" distB="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500313" cy="2112333"/>
                    </a:xfrm>
                    <a:prstGeom prst="rect">
                      <a:avLst/>
                    </a:prstGeom>
                    <a:ln/>
                  </pic:spPr>
                </pic:pic>
              </a:graphicData>
            </a:graphic>
          </wp:anchor>
        </w:drawing>
      </w:r>
    </w:p>
    <w:p w14:paraId="5E038A4C" w14:textId="77777777" w:rsidR="00DC747A" w:rsidRDefault="00DC747A">
      <w:pPr>
        <w:keepLines/>
        <w:spacing w:before="100"/>
        <w:ind w:left="0"/>
        <w:rPr>
          <w:color w:val="666666"/>
          <w:sz w:val="26"/>
          <w:szCs w:val="26"/>
        </w:rPr>
      </w:pPr>
    </w:p>
    <w:p w14:paraId="48DD6584" w14:textId="77777777" w:rsidR="00DC747A" w:rsidRDefault="00DC747A">
      <w:pPr>
        <w:keepLines/>
        <w:spacing w:before="100"/>
        <w:ind w:left="0"/>
        <w:rPr>
          <w:color w:val="666666"/>
          <w:sz w:val="26"/>
          <w:szCs w:val="26"/>
        </w:rPr>
      </w:pPr>
    </w:p>
    <w:p w14:paraId="708C65F9" w14:textId="77777777" w:rsidR="00DC747A" w:rsidRDefault="00DC747A">
      <w:pPr>
        <w:keepLines/>
        <w:spacing w:before="100"/>
        <w:ind w:left="0"/>
        <w:rPr>
          <w:color w:val="666666"/>
          <w:sz w:val="26"/>
          <w:szCs w:val="26"/>
        </w:rPr>
      </w:pPr>
    </w:p>
    <w:p w14:paraId="5530E64F" w14:textId="77777777" w:rsidR="00DC747A" w:rsidRDefault="00DC747A">
      <w:pPr>
        <w:keepLines/>
        <w:spacing w:before="100"/>
        <w:ind w:left="0"/>
        <w:rPr>
          <w:color w:val="666666"/>
          <w:sz w:val="26"/>
          <w:szCs w:val="26"/>
        </w:rPr>
      </w:pPr>
    </w:p>
    <w:p w14:paraId="5000516B" w14:textId="77777777" w:rsidR="00DC747A" w:rsidRDefault="00000000">
      <w:pPr>
        <w:keepLines/>
        <w:numPr>
          <w:ilvl w:val="0"/>
          <w:numId w:val="11"/>
        </w:numPr>
        <w:spacing w:before="100"/>
        <w:rPr>
          <w:color w:val="666666"/>
        </w:rPr>
      </w:pPr>
      <w:r>
        <w:rPr>
          <w:color w:val="666666"/>
          <w:sz w:val="26"/>
          <w:szCs w:val="26"/>
        </w:rPr>
        <w:t>What is your current university year?</w:t>
      </w:r>
    </w:p>
    <w:p w14:paraId="37406537" w14:textId="77777777" w:rsidR="00DC747A" w:rsidRDefault="00000000">
      <w:pPr>
        <w:rPr>
          <w:color w:val="666666"/>
          <w:sz w:val="26"/>
          <w:szCs w:val="26"/>
        </w:rPr>
      </w:pPr>
      <w:r>
        <w:rPr>
          <w:noProof/>
        </w:rPr>
        <w:lastRenderedPageBreak/>
        <w:drawing>
          <wp:anchor distT="114300" distB="114300" distL="114300" distR="114300" simplePos="0" relativeHeight="251668480" behindDoc="0" locked="0" layoutInCell="1" hidden="0" allowOverlap="1" wp14:anchorId="7C31656E" wp14:editId="0E0D296C">
            <wp:simplePos x="0" y="0"/>
            <wp:positionH relativeFrom="column">
              <wp:posOffset>1181100</wp:posOffset>
            </wp:positionH>
            <wp:positionV relativeFrom="paragraph">
              <wp:posOffset>152400</wp:posOffset>
            </wp:positionV>
            <wp:extent cx="3359729" cy="2076111"/>
            <wp:effectExtent l="0" t="0" r="0" b="0"/>
            <wp:wrapTopAndBottom distT="114300" distB="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359729" cy="2076111"/>
                    </a:xfrm>
                    <a:prstGeom prst="rect">
                      <a:avLst/>
                    </a:prstGeom>
                    <a:ln/>
                  </pic:spPr>
                </pic:pic>
              </a:graphicData>
            </a:graphic>
          </wp:anchor>
        </w:drawing>
      </w:r>
    </w:p>
    <w:p w14:paraId="3C77C5AC" w14:textId="77777777" w:rsidR="00DC747A" w:rsidRDefault="00DC747A">
      <w:pPr>
        <w:keepLines/>
        <w:spacing w:before="100"/>
        <w:ind w:left="0"/>
        <w:rPr>
          <w:color w:val="666666"/>
          <w:sz w:val="26"/>
          <w:szCs w:val="26"/>
        </w:rPr>
      </w:pPr>
    </w:p>
    <w:p w14:paraId="59E73764" w14:textId="77777777" w:rsidR="00DC747A" w:rsidRDefault="00000000">
      <w:pPr>
        <w:keepLines/>
        <w:numPr>
          <w:ilvl w:val="0"/>
          <w:numId w:val="11"/>
        </w:numPr>
        <w:spacing w:before="100"/>
        <w:rPr>
          <w:color w:val="666666"/>
        </w:rPr>
      </w:pPr>
      <w:r>
        <w:rPr>
          <w:color w:val="666666"/>
          <w:sz w:val="26"/>
          <w:szCs w:val="26"/>
        </w:rPr>
        <w:t>What university are you currently attending?</w:t>
      </w:r>
      <w:r>
        <w:rPr>
          <w:noProof/>
        </w:rPr>
        <w:drawing>
          <wp:anchor distT="114300" distB="114300" distL="114300" distR="114300" simplePos="0" relativeHeight="251669504" behindDoc="0" locked="0" layoutInCell="1" hidden="0" allowOverlap="1" wp14:anchorId="29FABC79" wp14:editId="131D3631">
            <wp:simplePos x="0" y="0"/>
            <wp:positionH relativeFrom="column">
              <wp:posOffset>933450</wp:posOffset>
            </wp:positionH>
            <wp:positionV relativeFrom="paragraph">
              <wp:posOffset>571593</wp:posOffset>
            </wp:positionV>
            <wp:extent cx="3157422" cy="1947863"/>
            <wp:effectExtent l="0" t="0" r="0" b="0"/>
            <wp:wrapTopAndBottom distT="114300" distB="11430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157422" cy="1947863"/>
                    </a:xfrm>
                    <a:prstGeom prst="rect">
                      <a:avLst/>
                    </a:prstGeom>
                    <a:ln/>
                  </pic:spPr>
                </pic:pic>
              </a:graphicData>
            </a:graphic>
          </wp:anchor>
        </w:drawing>
      </w:r>
    </w:p>
    <w:p w14:paraId="1644E45A" w14:textId="77777777" w:rsidR="00DC747A" w:rsidRDefault="00DC747A">
      <w:pPr>
        <w:keepLines/>
        <w:spacing w:before="100"/>
        <w:rPr>
          <w:color w:val="666666"/>
        </w:rPr>
      </w:pPr>
    </w:p>
    <w:p w14:paraId="6BF90F2F" w14:textId="77777777" w:rsidR="00DC747A" w:rsidRDefault="00DC747A">
      <w:pPr>
        <w:keepLines/>
        <w:spacing w:before="100"/>
        <w:rPr>
          <w:color w:val="666666"/>
        </w:rPr>
      </w:pPr>
    </w:p>
    <w:p w14:paraId="4CC86AA5" w14:textId="77777777" w:rsidR="00DC747A" w:rsidRDefault="00DC747A">
      <w:pPr>
        <w:keepLines/>
        <w:spacing w:before="100"/>
        <w:rPr>
          <w:color w:val="666666"/>
        </w:rPr>
      </w:pPr>
    </w:p>
    <w:p w14:paraId="3FB01D6C" w14:textId="77777777" w:rsidR="00DC747A" w:rsidRDefault="00000000">
      <w:pPr>
        <w:keepLines/>
        <w:numPr>
          <w:ilvl w:val="0"/>
          <w:numId w:val="11"/>
        </w:numPr>
        <w:spacing w:before="100"/>
        <w:rPr>
          <w:color w:val="666666"/>
        </w:rPr>
      </w:pPr>
      <w:r>
        <w:rPr>
          <w:color w:val="666666"/>
          <w:sz w:val="26"/>
          <w:szCs w:val="26"/>
        </w:rPr>
        <w:t>What is your faculty or area of study?</w:t>
      </w:r>
      <w:r>
        <w:rPr>
          <w:noProof/>
        </w:rPr>
        <w:drawing>
          <wp:anchor distT="114300" distB="114300" distL="114300" distR="114300" simplePos="0" relativeHeight="251670528" behindDoc="0" locked="0" layoutInCell="1" hidden="0" allowOverlap="1" wp14:anchorId="62B4AD2C" wp14:editId="486453BD">
            <wp:simplePos x="0" y="0"/>
            <wp:positionH relativeFrom="column">
              <wp:posOffset>1181100</wp:posOffset>
            </wp:positionH>
            <wp:positionV relativeFrom="paragraph">
              <wp:posOffset>352425</wp:posOffset>
            </wp:positionV>
            <wp:extent cx="3362325" cy="2095500"/>
            <wp:effectExtent l="0" t="0" r="0" b="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3362325" cy="2095500"/>
                    </a:xfrm>
                    <a:prstGeom prst="rect">
                      <a:avLst/>
                    </a:prstGeom>
                    <a:ln/>
                  </pic:spPr>
                </pic:pic>
              </a:graphicData>
            </a:graphic>
          </wp:anchor>
        </w:drawing>
      </w:r>
    </w:p>
    <w:p w14:paraId="62659E23" w14:textId="77777777" w:rsidR="00DC747A" w:rsidRDefault="00DC747A">
      <w:pPr>
        <w:keepLines/>
        <w:spacing w:before="100"/>
        <w:rPr>
          <w:color w:val="666666"/>
        </w:rPr>
      </w:pPr>
    </w:p>
    <w:p w14:paraId="6F707FC0" w14:textId="77777777" w:rsidR="00DC747A" w:rsidRDefault="00DC747A">
      <w:pPr>
        <w:keepLines/>
        <w:spacing w:before="100"/>
        <w:ind w:left="0"/>
        <w:rPr>
          <w:color w:val="666666"/>
          <w:sz w:val="26"/>
          <w:szCs w:val="26"/>
        </w:rPr>
      </w:pPr>
    </w:p>
    <w:p w14:paraId="49E1DD30" w14:textId="77777777" w:rsidR="00DC747A" w:rsidRDefault="00000000">
      <w:pPr>
        <w:keepLines/>
        <w:numPr>
          <w:ilvl w:val="0"/>
          <w:numId w:val="11"/>
        </w:numPr>
        <w:spacing w:before="100"/>
        <w:rPr>
          <w:color w:val="666666"/>
        </w:rPr>
      </w:pPr>
      <w:r>
        <w:rPr>
          <w:color w:val="666666"/>
          <w:sz w:val="26"/>
          <w:szCs w:val="26"/>
        </w:rPr>
        <w:t>Have you ever used any online learning platform during your university studies?</w:t>
      </w:r>
      <w:r>
        <w:rPr>
          <w:noProof/>
        </w:rPr>
        <w:drawing>
          <wp:anchor distT="114300" distB="114300" distL="114300" distR="114300" simplePos="0" relativeHeight="251671552" behindDoc="0" locked="0" layoutInCell="1" hidden="0" allowOverlap="1" wp14:anchorId="4BED62EF" wp14:editId="6CF94C87">
            <wp:simplePos x="0" y="0"/>
            <wp:positionH relativeFrom="column">
              <wp:posOffset>1247775</wp:posOffset>
            </wp:positionH>
            <wp:positionV relativeFrom="paragraph">
              <wp:posOffset>685800</wp:posOffset>
            </wp:positionV>
            <wp:extent cx="3225257" cy="2019300"/>
            <wp:effectExtent l="0" t="0" r="0" b="0"/>
            <wp:wrapTopAndBottom distT="114300" distB="11430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225257" cy="2019300"/>
                    </a:xfrm>
                    <a:prstGeom prst="rect">
                      <a:avLst/>
                    </a:prstGeom>
                    <a:ln/>
                  </pic:spPr>
                </pic:pic>
              </a:graphicData>
            </a:graphic>
          </wp:anchor>
        </w:drawing>
      </w:r>
    </w:p>
    <w:p w14:paraId="78EF5EC3" w14:textId="77777777" w:rsidR="00DC747A" w:rsidRDefault="00DC747A">
      <w:pPr>
        <w:keepLines/>
        <w:spacing w:before="100"/>
        <w:rPr>
          <w:color w:val="666666"/>
        </w:rPr>
      </w:pPr>
    </w:p>
    <w:p w14:paraId="1213675D" w14:textId="77777777" w:rsidR="00DC747A" w:rsidRDefault="00000000">
      <w:pPr>
        <w:keepLines/>
        <w:spacing w:before="100"/>
        <w:rPr>
          <w:color w:val="666666"/>
          <w:sz w:val="26"/>
          <w:szCs w:val="26"/>
        </w:rPr>
      </w:pPr>
      <w:r>
        <w:rPr>
          <w:color w:val="666666"/>
          <w:sz w:val="26"/>
          <w:szCs w:val="26"/>
        </w:rPr>
        <w:t>Usage of E-Learning Platforms in Higher Education</w:t>
      </w:r>
    </w:p>
    <w:p w14:paraId="0D710C77" w14:textId="77777777" w:rsidR="00DC747A" w:rsidRDefault="00000000">
      <w:pPr>
        <w:keepLines/>
        <w:numPr>
          <w:ilvl w:val="0"/>
          <w:numId w:val="11"/>
        </w:numPr>
        <w:spacing w:before="100"/>
        <w:rPr>
          <w:color w:val="666666"/>
        </w:rPr>
      </w:pPr>
      <w:r>
        <w:rPr>
          <w:color w:val="666666"/>
          <w:sz w:val="26"/>
          <w:szCs w:val="26"/>
        </w:rPr>
        <w:t xml:space="preserve">Please specify the platforms you have used </w:t>
      </w:r>
      <w:proofErr w:type="gramStart"/>
      <w:r>
        <w:rPr>
          <w:color w:val="666666"/>
          <w:sz w:val="26"/>
          <w:szCs w:val="26"/>
        </w:rPr>
        <w:t>( you</w:t>
      </w:r>
      <w:proofErr w:type="gramEnd"/>
      <w:r>
        <w:rPr>
          <w:color w:val="666666"/>
          <w:sz w:val="26"/>
          <w:szCs w:val="26"/>
        </w:rPr>
        <w:t xml:space="preserve"> can select multiple platforms based on your personal usage ).</w:t>
      </w:r>
    </w:p>
    <w:p w14:paraId="44F7F51E" w14:textId="77777777" w:rsidR="00DC747A" w:rsidRDefault="00DC747A">
      <w:pPr>
        <w:keepLines/>
        <w:spacing w:before="100"/>
        <w:rPr>
          <w:color w:val="666666"/>
        </w:rPr>
      </w:pPr>
    </w:p>
    <w:p w14:paraId="7783491A" w14:textId="77777777" w:rsidR="00DC747A" w:rsidRDefault="00000000">
      <w:pPr>
        <w:keepLines/>
        <w:spacing w:before="100"/>
        <w:rPr>
          <w:color w:val="666666"/>
        </w:rPr>
      </w:pPr>
      <w:r>
        <w:rPr>
          <w:noProof/>
        </w:rPr>
        <w:drawing>
          <wp:anchor distT="114300" distB="114300" distL="114300" distR="114300" simplePos="0" relativeHeight="251672576" behindDoc="0" locked="0" layoutInCell="1" hidden="0" allowOverlap="1" wp14:anchorId="32F9D1DA" wp14:editId="34F466F2">
            <wp:simplePos x="0" y="0"/>
            <wp:positionH relativeFrom="column">
              <wp:posOffset>471488</wp:posOffset>
            </wp:positionH>
            <wp:positionV relativeFrom="paragraph">
              <wp:posOffset>114300</wp:posOffset>
            </wp:positionV>
            <wp:extent cx="4776788" cy="2534211"/>
            <wp:effectExtent l="0" t="0" r="0" b="0"/>
            <wp:wrapTopAndBottom distT="114300" distB="1143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776788" cy="2534211"/>
                    </a:xfrm>
                    <a:prstGeom prst="rect">
                      <a:avLst/>
                    </a:prstGeom>
                    <a:ln/>
                  </pic:spPr>
                </pic:pic>
              </a:graphicData>
            </a:graphic>
          </wp:anchor>
        </w:drawing>
      </w:r>
    </w:p>
    <w:p w14:paraId="0298560C" w14:textId="77777777" w:rsidR="00DC747A" w:rsidRDefault="00DC747A">
      <w:pPr>
        <w:keepLines/>
        <w:spacing w:before="100"/>
        <w:rPr>
          <w:color w:val="666666"/>
        </w:rPr>
      </w:pPr>
    </w:p>
    <w:p w14:paraId="2929B78B" w14:textId="77777777" w:rsidR="00DC747A" w:rsidRDefault="00DC747A">
      <w:pPr>
        <w:keepLines/>
        <w:spacing w:before="100"/>
        <w:rPr>
          <w:color w:val="666666"/>
        </w:rPr>
      </w:pPr>
    </w:p>
    <w:p w14:paraId="40731748" w14:textId="77777777" w:rsidR="00DC747A" w:rsidRDefault="00DC747A">
      <w:pPr>
        <w:keepLines/>
        <w:spacing w:before="100"/>
        <w:rPr>
          <w:color w:val="666666"/>
        </w:rPr>
      </w:pPr>
    </w:p>
    <w:p w14:paraId="1A50F016" w14:textId="77777777" w:rsidR="00DC747A" w:rsidRDefault="00DC747A">
      <w:pPr>
        <w:keepLines/>
        <w:spacing w:before="100"/>
        <w:rPr>
          <w:color w:val="666666"/>
        </w:rPr>
      </w:pPr>
    </w:p>
    <w:p w14:paraId="2E17480C" w14:textId="77777777" w:rsidR="00DC747A" w:rsidRDefault="00DC747A">
      <w:pPr>
        <w:keepLines/>
        <w:spacing w:before="100"/>
        <w:rPr>
          <w:color w:val="666666"/>
        </w:rPr>
      </w:pPr>
    </w:p>
    <w:p w14:paraId="4E33B5D9" w14:textId="77777777" w:rsidR="00DC747A" w:rsidRDefault="00000000">
      <w:pPr>
        <w:keepLines/>
        <w:numPr>
          <w:ilvl w:val="0"/>
          <w:numId w:val="11"/>
        </w:numPr>
        <w:spacing w:before="100"/>
        <w:rPr>
          <w:color w:val="666666"/>
        </w:rPr>
      </w:pPr>
      <w:r>
        <w:rPr>
          <w:color w:val="666666"/>
        </w:rPr>
        <w:t>Among these platforms, please select the platform that you prefer to use primarily.</w:t>
      </w:r>
    </w:p>
    <w:p w14:paraId="30D4163B" w14:textId="77777777" w:rsidR="00DC747A" w:rsidRDefault="00000000">
      <w:pPr>
        <w:keepLines/>
        <w:spacing w:before="100"/>
        <w:rPr>
          <w:color w:val="666666"/>
        </w:rPr>
      </w:pPr>
      <w:r>
        <w:rPr>
          <w:noProof/>
        </w:rPr>
        <w:lastRenderedPageBreak/>
        <w:drawing>
          <wp:anchor distT="114300" distB="114300" distL="114300" distR="114300" simplePos="0" relativeHeight="251673600" behindDoc="0" locked="0" layoutInCell="1" hidden="0" allowOverlap="1" wp14:anchorId="1F1E2815" wp14:editId="62F4831F">
            <wp:simplePos x="0" y="0"/>
            <wp:positionH relativeFrom="column">
              <wp:posOffset>985838</wp:posOffset>
            </wp:positionH>
            <wp:positionV relativeFrom="paragraph">
              <wp:posOffset>199167</wp:posOffset>
            </wp:positionV>
            <wp:extent cx="3763396" cy="2298700"/>
            <wp:effectExtent l="0" t="0" r="0" b="0"/>
            <wp:wrapTopAndBottom distT="114300" distB="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3763396" cy="2298700"/>
                    </a:xfrm>
                    <a:prstGeom prst="rect">
                      <a:avLst/>
                    </a:prstGeom>
                    <a:ln/>
                  </pic:spPr>
                </pic:pic>
              </a:graphicData>
            </a:graphic>
          </wp:anchor>
        </w:drawing>
      </w:r>
    </w:p>
    <w:p w14:paraId="5365AB73" w14:textId="77777777" w:rsidR="00DC747A" w:rsidRDefault="00DC747A"/>
    <w:p w14:paraId="7E6F48B2" w14:textId="77777777" w:rsidR="00DC747A" w:rsidRDefault="00000000">
      <w:pPr>
        <w:pStyle w:val="Heading3"/>
        <w:numPr>
          <w:ilvl w:val="0"/>
          <w:numId w:val="15"/>
        </w:numPr>
        <w:spacing w:before="100" w:after="0"/>
        <w:rPr>
          <w:rFonts w:ascii="Times New Roman" w:eastAsia="Times New Roman" w:hAnsi="Times New Roman" w:cs="Times New Roman"/>
        </w:rPr>
      </w:pPr>
      <w:bookmarkStart w:id="555" w:name="_w7xcs9kkvr3j" w:colFirst="0" w:colLast="0"/>
      <w:bookmarkEnd w:id="555"/>
      <w:r>
        <w:rPr>
          <w:rFonts w:ascii="Times New Roman" w:eastAsia="Times New Roman" w:hAnsi="Times New Roman" w:cs="Times New Roman"/>
        </w:rPr>
        <w:t xml:space="preserve"> Blackboard Learn:</w:t>
      </w:r>
    </w:p>
    <w:p w14:paraId="0E44C06A" w14:textId="77777777" w:rsidR="00DC747A" w:rsidRDefault="00000000">
      <w:pPr>
        <w:keepLines/>
        <w:numPr>
          <w:ilvl w:val="0"/>
          <w:numId w:val="11"/>
        </w:numPr>
        <w:spacing w:before="100"/>
        <w:rPr>
          <w:color w:val="666666"/>
        </w:rPr>
      </w:pPr>
      <w:r>
        <w:rPr>
          <w:color w:val="666666"/>
        </w:rPr>
        <w:t>On a scale of 1 to 10, rate your overall experience with the platform?</w:t>
      </w:r>
    </w:p>
    <w:p w14:paraId="7E965DC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range from 4 to 10, with an average rating of approximately 7.8.</w:t>
      </w:r>
    </w:p>
    <w:p w14:paraId="699868C4" w14:textId="77777777" w:rsidR="00DC747A" w:rsidRDefault="00000000">
      <w:pPr>
        <w:keepLines/>
        <w:numPr>
          <w:ilvl w:val="0"/>
          <w:numId w:val="11"/>
        </w:numPr>
        <w:spacing w:before="100"/>
        <w:rPr>
          <w:color w:val="666666"/>
        </w:rPr>
      </w:pPr>
      <w:r>
        <w:rPr>
          <w:color w:val="666666"/>
        </w:rPr>
        <w:t>Could you briefly explain the reason behind your rating choice?</w:t>
      </w:r>
    </w:p>
    <w:p w14:paraId="16F8208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provided explanations for the ratings of Blackboard Learn, here is a summary of the reasons behind the rating choices:</w:t>
      </w:r>
    </w:p>
    <w:p w14:paraId="48041E5A" w14:textId="77777777" w:rsidR="00DC747A" w:rsidRDefault="00000000">
      <w:pPr>
        <w:keepLines/>
        <w:spacing w:before="100" w:after="100"/>
        <w:ind w:left="630"/>
        <w:rPr>
          <w:color w:val="666666"/>
          <w:sz w:val="20"/>
          <w:szCs w:val="20"/>
        </w:rPr>
      </w:pPr>
      <w:r>
        <w:rPr>
          <w:color w:val="666666"/>
          <w:sz w:val="20"/>
          <w:szCs w:val="20"/>
        </w:rPr>
        <w:t xml:space="preserve"> Positive aspects:</w:t>
      </w:r>
    </w:p>
    <w:p w14:paraId="610D379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Blackboard Learn allows for uninterrupted lectures and provides the option to save recorded lectures.</w:t>
      </w:r>
    </w:p>
    <w:p w14:paraId="531A6DFA"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The platform is comprehensive and consolidates course content in one place.</w:t>
      </w:r>
    </w:p>
    <w:p w14:paraId="37F9ECA8"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It is user-friendly and easy to navigate.</w:t>
      </w:r>
    </w:p>
    <w:p w14:paraId="09F8C4E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It offers features such as meetings, grades, and exams.</w:t>
      </w:r>
    </w:p>
    <w:p w14:paraId="27A6533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It is stable, easy to use, and has integrated features.</w:t>
      </w:r>
    </w:p>
    <w:p w14:paraId="32D25C0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It helps in organizing educational materials and recorded lectures.</w:t>
      </w:r>
    </w:p>
    <w:p w14:paraId="4B20B76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It saved a significant amount of time and facilitated learning.</w:t>
      </w:r>
    </w:p>
    <w:p w14:paraId="4129D6B8" w14:textId="77777777" w:rsidR="00DC747A" w:rsidRDefault="00000000">
      <w:pPr>
        <w:keepLines/>
        <w:spacing w:before="100" w:after="100"/>
        <w:ind w:left="630"/>
        <w:rPr>
          <w:color w:val="666666"/>
          <w:sz w:val="20"/>
          <w:szCs w:val="20"/>
        </w:rPr>
      </w:pPr>
      <w:r>
        <w:rPr>
          <w:color w:val="666666"/>
          <w:sz w:val="20"/>
          <w:szCs w:val="20"/>
        </w:rPr>
        <w:t>Negative aspects:</w:t>
      </w:r>
    </w:p>
    <w:p w14:paraId="7D1F2FED"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The user interface (UI) can be complex or messy for some users.</w:t>
      </w:r>
    </w:p>
    <w:p w14:paraId="307E843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There are occasional technical issues during online quizzes.</w:t>
      </w:r>
    </w:p>
    <w:p w14:paraId="00A237A0"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Some desired functionalities are missing.</w:t>
      </w:r>
    </w:p>
    <w:p w14:paraId="6A3CB73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 xml:space="preserve"> It may be unavailable or restricted to specific universities.</w:t>
      </w:r>
    </w:p>
    <w:p w14:paraId="364D7467"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It can be clunky or difficult to use at times.</w:t>
      </w:r>
    </w:p>
    <w:p w14:paraId="547753E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There were complications with streaming and curriculum collection.</w:t>
      </w:r>
    </w:p>
    <w:p w14:paraId="00DBBA5D" w14:textId="77777777" w:rsidR="00DC747A" w:rsidRDefault="00000000">
      <w:pPr>
        <w:keepLines/>
        <w:spacing w:before="100"/>
        <w:rPr>
          <w:color w:val="666666"/>
          <w:sz w:val="20"/>
          <w:szCs w:val="20"/>
        </w:rPr>
      </w:pPr>
      <w:r>
        <w:rPr>
          <w:color w:val="666666"/>
          <w:sz w:val="20"/>
          <w:szCs w:val="20"/>
        </w:rPr>
        <w:t xml:space="preserve"> Some students experienced problems during enrollment due to codes or restrictions.</w:t>
      </w:r>
    </w:p>
    <w:p w14:paraId="088940A7" w14:textId="77777777" w:rsidR="00DC747A" w:rsidRDefault="00DC747A">
      <w:pPr>
        <w:keepLines/>
        <w:spacing w:before="100"/>
        <w:rPr>
          <w:color w:val="666666"/>
          <w:sz w:val="26"/>
          <w:szCs w:val="26"/>
        </w:rPr>
      </w:pPr>
    </w:p>
    <w:p w14:paraId="1482095C" w14:textId="77777777" w:rsidR="00DC747A" w:rsidRDefault="00DC747A">
      <w:pPr>
        <w:keepLines/>
        <w:spacing w:before="100"/>
        <w:rPr>
          <w:color w:val="666666"/>
          <w:sz w:val="26"/>
          <w:szCs w:val="26"/>
        </w:rPr>
      </w:pPr>
    </w:p>
    <w:p w14:paraId="5BADC05C" w14:textId="77777777" w:rsidR="00DC747A" w:rsidRDefault="00DC747A">
      <w:pPr>
        <w:keepLines/>
        <w:spacing w:before="100"/>
        <w:rPr>
          <w:color w:val="666666"/>
          <w:sz w:val="26"/>
          <w:szCs w:val="26"/>
        </w:rPr>
      </w:pPr>
    </w:p>
    <w:p w14:paraId="33B978E1" w14:textId="77777777" w:rsidR="00DC747A" w:rsidRDefault="00000000">
      <w:pPr>
        <w:keepLines/>
        <w:spacing w:before="100"/>
        <w:rPr>
          <w:color w:val="666666"/>
        </w:rPr>
      </w:pPr>
      <w:r>
        <w:rPr>
          <w:color w:val="666666"/>
          <w:sz w:val="26"/>
          <w:szCs w:val="26"/>
        </w:rPr>
        <w:br/>
        <w:t>SWOT Analysis for Blackboard Learn:</w:t>
      </w:r>
    </w:p>
    <w:p w14:paraId="6D5F1DA9" w14:textId="77777777" w:rsidR="00DC747A" w:rsidRDefault="00000000">
      <w:pPr>
        <w:keepLines/>
        <w:spacing w:before="100" w:after="100"/>
        <w:ind w:left="630"/>
        <w:rPr>
          <w:color w:val="666666"/>
        </w:rPr>
      </w:pPr>
      <w:r>
        <w:rPr>
          <w:color w:val="666666"/>
          <w:sz w:val="20"/>
          <w:szCs w:val="20"/>
        </w:rPr>
        <w:t>Strengths:</w:t>
      </w:r>
    </w:p>
    <w:p w14:paraId="7501D8FF"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Uninterrupted lectures and the option to save recorded lectures.</w:t>
      </w:r>
    </w:p>
    <w:p w14:paraId="62EEB18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Comprehensive platform that consolidates course content in one place.</w:t>
      </w:r>
    </w:p>
    <w:p w14:paraId="7A1DBB3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User-friendly interface and easy navigation.</w:t>
      </w:r>
    </w:p>
    <w:p w14:paraId="61A3529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Offers essential features like meetings, grades, and exams.</w:t>
      </w:r>
    </w:p>
    <w:p w14:paraId="51A54F2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Stable, easy to use, and integrated features.</w:t>
      </w:r>
    </w:p>
    <w:p w14:paraId="4DD9E67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Aids in organizing educational materials and recorded lectures.</w:t>
      </w:r>
    </w:p>
    <w:p w14:paraId="3B6AC9D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Saves time and facilitates learning.</w:t>
      </w:r>
    </w:p>
    <w:p w14:paraId="0ACDB41E" w14:textId="77777777" w:rsidR="00DC747A" w:rsidRDefault="00DC747A">
      <w:pPr>
        <w:keepLines/>
        <w:spacing w:before="100" w:after="100"/>
        <w:rPr>
          <w:color w:val="666666"/>
          <w:sz w:val="6"/>
          <w:szCs w:val="6"/>
        </w:rPr>
      </w:pPr>
    </w:p>
    <w:p w14:paraId="10839E2C" w14:textId="77777777" w:rsidR="00DC747A" w:rsidRDefault="00000000">
      <w:pPr>
        <w:keepLines/>
        <w:spacing w:before="100" w:after="100"/>
        <w:ind w:left="630"/>
        <w:rPr>
          <w:color w:val="666666"/>
        </w:rPr>
      </w:pPr>
      <w:r>
        <w:rPr>
          <w:color w:val="666666"/>
          <w:sz w:val="20"/>
          <w:szCs w:val="20"/>
        </w:rPr>
        <w:t>Weaknesses:</w:t>
      </w:r>
    </w:p>
    <w:p w14:paraId="2457A51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Complex or messy user interface for some users.</w:t>
      </w:r>
    </w:p>
    <w:p w14:paraId="516582E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Occasional technical issues during online quizzes.</w:t>
      </w:r>
    </w:p>
    <w:p w14:paraId="3E5AC090"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Missing desired functionalities.</w:t>
      </w:r>
    </w:p>
    <w:p w14:paraId="3A9A317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Limited availability or restrictions to specific universities.</w:t>
      </w:r>
    </w:p>
    <w:p w14:paraId="4867DA26" w14:textId="77777777" w:rsidR="00DC747A" w:rsidRDefault="00DC747A">
      <w:pPr>
        <w:keepLines/>
        <w:spacing w:before="100" w:after="100"/>
        <w:rPr>
          <w:color w:val="666666"/>
          <w:sz w:val="6"/>
          <w:szCs w:val="6"/>
        </w:rPr>
      </w:pPr>
    </w:p>
    <w:p w14:paraId="5328C7AF" w14:textId="77777777" w:rsidR="00DC747A" w:rsidRDefault="00000000">
      <w:pPr>
        <w:keepLines/>
        <w:spacing w:before="100" w:after="100"/>
        <w:ind w:left="630"/>
        <w:rPr>
          <w:color w:val="666666"/>
          <w:sz w:val="20"/>
          <w:szCs w:val="20"/>
        </w:rPr>
      </w:pPr>
      <w:r>
        <w:rPr>
          <w:color w:val="666666"/>
          <w:sz w:val="20"/>
          <w:szCs w:val="20"/>
        </w:rPr>
        <w:t>Opportunities:</w:t>
      </w:r>
    </w:p>
    <w:p w14:paraId="5E816348"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Addressing the user interface issues to improve overall user experience.</w:t>
      </w:r>
    </w:p>
    <w:p w14:paraId="24CAB1C7"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Resolving technical glitches and enhancing platform performance.</w:t>
      </w:r>
    </w:p>
    <w:p w14:paraId="0F12D2FF"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Incorporating additional features to meet diverse educational needs.</w:t>
      </w:r>
    </w:p>
    <w:p w14:paraId="603540D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Expanding availability to reach a broader user base.</w:t>
      </w:r>
    </w:p>
    <w:p w14:paraId="7605B838" w14:textId="77777777" w:rsidR="00DC747A" w:rsidRDefault="00DC747A">
      <w:pPr>
        <w:keepLines/>
        <w:spacing w:before="100" w:after="100"/>
        <w:rPr>
          <w:color w:val="666666"/>
          <w:sz w:val="6"/>
          <w:szCs w:val="6"/>
        </w:rPr>
      </w:pPr>
    </w:p>
    <w:p w14:paraId="5479320E" w14:textId="77777777" w:rsidR="00DC747A" w:rsidRDefault="00000000">
      <w:pPr>
        <w:keepLines/>
        <w:spacing w:before="100" w:after="100"/>
        <w:ind w:left="630"/>
        <w:rPr>
          <w:color w:val="666666"/>
          <w:sz w:val="20"/>
          <w:szCs w:val="20"/>
        </w:rPr>
      </w:pPr>
      <w:r>
        <w:rPr>
          <w:color w:val="666666"/>
          <w:sz w:val="20"/>
          <w:szCs w:val="20"/>
        </w:rPr>
        <w:t>Threats:</w:t>
      </w:r>
    </w:p>
    <w:p w14:paraId="48822AB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Competition from other e-learning platforms.</w:t>
      </w:r>
    </w:p>
    <w:p w14:paraId="44AD69F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Negative user experiences leading to reduced adoption.</w:t>
      </w:r>
    </w:p>
    <w:p w14:paraId="4BC757D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Technological disruptions impacting platform usability.</w:t>
      </w:r>
      <w:r>
        <w:rPr>
          <w:color w:val="666666"/>
        </w:rPr>
        <w:br/>
      </w:r>
    </w:p>
    <w:p w14:paraId="3981998A" w14:textId="77777777" w:rsidR="00DC747A" w:rsidRDefault="00000000">
      <w:pPr>
        <w:keepLines/>
        <w:numPr>
          <w:ilvl w:val="0"/>
          <w:numId w:val="11"/>
        </w:numPr>
        <w:spacing w:before="100"/>
        <w:rPr>
          <w:color w:val="666666"/>
        </w:rPr>
      </w:pPr>
      <w:r>
        <w:rPr>
          <w:color w:val="666666"/>
        </w:rPr>
        <w:t>On a scale of 1 to 5, rate the performance and speed of the platform.</w:t>
      </w:r>
    </w:p>
    <w:p w14:paraId="3BEC131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range from 2 to 5, with an average rating of approximately 3.5.</w:t>
      </w:r>
    </w:p>
    <w:p w14:paraId="6AA4DF33" w14:textId="77777777" w:rsidR="00DC747A" w:rsidRDefault="00000000">
      <w:pPr>
        <w:keepLines/>
        <w:spacing w:before="240" w:after="240"/>
        <w:ind w:left="1080"/>
        <w:rPr>
          <w:color w:val="666666"/>
          <w:sz w:val="20"/>
          <w:szCs w:val="20"/>
        </w:rPr>
      </w:pPr>
      <w:r>
        <w:rPr>
          <w:color w:val="666666"/>
          <w:sz w:val="20"/>
          <w:szCs w:val="20"/>
        </w:rPr>
        <w:t>These ratings suggest that the majority of students perceive the performance and speed of the platform as satisfactory, with some room for improvement.</w:t>
      </w:r>
    </w:p>
    <w:p w14:paraId="521387CF" w14:textId="77777777" w:rsidR="00DC747A" w:rsidRDefault="00000000">
      <w:pPr>
        <w:keepLines/>
        <w:spacing w:before="240" w:after="240"/>
        <w:ind w:left="1080"/>
        <w:rPr>
          <w:color w:val="666666"/>
          <w:sz w:val="20"/>
          <w:szCs w:val="20"/>
        </w:rPr>
      </w:pPr>
      <w:r>
        <w:rPr>
          <w:color w:val="666666"/>
          <w:sz w:val="20"/>
          <w:szCs w:val="20"/>
        </w:rPr>
        <w:t>Understanding the user perception of the platform's performance and speed helps in identifying areas that may require optimization to ensure a smoother and more efficient user experience.</w:t>
      </w:r>
    </w:p>
    <w:p w14:paraId="524DF9B3" w14:textId="77777777" w:rsidR="00DC747A" w:rsidRDefault="00000000">
      <w:pPr>
        <w:keepLines/>
        <w:numPr>
          <w:ilvl w:val="0"/>
          <w:numId w:val="11"/>
        </w:numPr>
        <w:spacing w:before="100"/>
        <w:rPr>
          <w:color w:val="666666"/>
        </w:rPr>
      </w:pPr>
      <w:r>
        <w:rPr>
          <w:color w:val="666666"/>
        </w:rPr>
        <w:t>On a scale of 1 to 5, rate the features/tools available on the platform.</w:t>
      </w:r>
    </w:p>
    <w:p w14:paraId="14711847"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range from 3 to 5, with an average rating of approximately 4.</w:t>
      </w:r>
    </w:p>
    <w:p w14:paraId="51BD23E0" w14:textId="77777777" w:rsidR="00DC747A" w:rsidRDefault="00000000">
      <w:pPr>
        <w:keepLines/>
        <w:spacing w:before="240" w:after="240"/>
        <w:ind w:left="1080"/>
        <w:rPr>
          <w:color w:val="666666"/>
          <w:sz w:val="20"/>
          <w:szCs w:val="20"/>
        </w:rPr>
      </w:pPr>
      <w:r>
        <w:rPr>
          <w:color w:val="666666"/>
          <w:sz w:val="20"/>
          <w:szCs w:val="20"/>
        </w:rPr>
        <w:t>These ratings indicate that the majority of students perceive the features/tools available on the platform as satisfactory to good.</w:t>
      </w:r>
    </w:p>
    <w:p w14:paraId="6016182C" w14:textId="77777777" w:rsidR="00DC747A" w:rsidRDefault="00000000">
      <w:pPr>
        <w:keepLines/>
        <w:spacing w:before="240" w:after="240"/>
        <w:ind w:left="1080"/>
        <w:rPr>
          <w:color w:val="666666"/>
        </w:rPr>
      </w:pPr>
      <w:r>
        <w:rPr>
          <w:color w:val="666666"/>
          <w:sz w:val="20"/>
          <w:szCs w:val="20"/>
        </w:rPr>
        <w:lastRenderedPageBreak/>
        <w:t>Understanding the user perception of the available features/tools helps in identifying their effectiveness and areas that may require enhancement or additional functionalities to better support the learning process.</w:t>
      </w:r>
    </w:p>
    <w:p w14:paraId="4AAA3AFB" w14:textId="77777777" w:rsidR="00DC747A" w:rsidRDefault="00000000">
      <w:pPr>
        <w:keepLines/>
        <w:numPr>
          <w:ilvl w:val="0"/>
          <w:numId w:val="11"/>
        </w:numPr>
        <w:spacing w:before="100"/>
        <w:rPr>
          <w:color w:val="666666"/>
        </w:rPr>
      </w:pPr>
      <w:r>
        <w:rPr>
          <w:color w:val="666666"/>
        </w:rPr>
        <w:t>On a scale of 1 to 5, rate the user interface of the platform.</w:t>
      </w:r>
    </w:p>
    <w:p w14:paraId="7FA597B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range from 2 to 5, with an average rating of approximately 3.7.</w:t>
      </w:r>
    </w:p>
    <w:p w14:paraId="0EB9E382" w14:textId="77777777" w:rsidR="00DC747A" w:rsidRDefault="00000000">
      <w:pPr>
        <w:keepLines/>
        <w:spacing w:before="240" w:after="240"/>
        <w:ind w:left="1080"/>
        <w:rPr>
          <w:color w:val="666666"/>
          <w:sz w:val="20"/>
          <w:szCs w:val="20"/>
        </w:rPr>
      </w:pPr>
      <w:r>
        <w:rPr>
          <w:color w:val="666666"/>
          <w:sz w:val="20"/>
          <w:szCs w:val="20"/>
        </w:rPr>
        <w:t>These ratings suggest that the user interface of the platform is generally perceived as average to good, with some room for improvement.</w:t>
      </w:r>
    </w:p>
    <w:p w14:paraId="0C59A34F" w14:textId="77777777" w:rsidR="00DC747A" w:rsidRDefault="00000000">
      <w:pPr>
        <w:keepLines/>
        <w:spacing w:before="240" w:after="240"/>
        <w:ind w:left="1080"/>
        <w:rPr>
          <w:color w:val="666666"/>
          <w:sz w:val="20"/>
          <w:szCs w:val="20"/>
        </w:rPr>
      </w:pPr>
      <w:r>
        <w:rPr>
          <w:color w:val="666666"/>
          <w:sz w:val="20"/>
          <w:szCs w:val="20"/>
        </w:rPr>
        <w:t>Understanding the user perception of the user interface helps in identifying areas that may require enhancement to improve the usability, clarity, and overall user experience.</w:t>
      </w:r>
    </w:p>
    <w:p w14:paraId="65DAC033" w14:textId="77777777" w:rsidR="00DC747A" w:rsidRDefault="00000000">
      <w:pPr>
        <w:keepLines/>
        <w:numPr>
          <w:ilvl w:val="0"/>
          <w:numId w:val="11"/>
        </w:numPr>
        <w:spacing w:before="100"/>
        <w:rPr>
          <w:color w:val="666666"/>
        </w:rPr>
      </w:pPr>
      <w:r>
        <w:rPr>
          <w:color w:val="666666"/>
        </w:rPr>
        <w:t>What improvements or changes would you like to see in the platform?</w:t>
      </w:r>
    </w:p>
    <w:p w14:paraId="140C4EB4" w14:textId="77777777" w:rsidR="00DC747A" w:rsidRDefault="00000000">
      <w:pPr>
        <w:keepLines/>
        <w:numPr>
          <w:ilvl w:val="0"/>
          <w:numId w:val="31"/>
        </w:numPr>
        <w:spacing w:before="100" w:after="100"/>
        <w:ind w:left="1080" w:hanging="180"/>
        <w:rPr>
          <w:color w:val="666666"/>
          <w:sz w:val="20"/>
          <w:szCs w:val="20"/>
        </w:rPr>
      </w:pPr>
      <w:r>
        <w:rPr>
          <w:color w:val="666666"/>
        </w:rPr>
        <w:t>Based on the responses, here are some common themes:</w:t>
      </w:r>
    </w:p>
    <w:p w14:paraId="373411A1" w14:textId="77777777" w:rsidR="00DC747A" w:rsidRDefault="00000000">
      <w:pPr>
        <w:keepLines/>
        <w:numPr>
          <w:ilvl w:val="0"/>
          <w:numId w:val="31"/>
        </w:numPr>
        <w:ind w:left="1710" w:hanging="180"/>
        <w:rPr>
          <w:color w:val="666666"/>
          <w:sz w:val="20"/>
          <w:szCs w:val="20"/>
        </w:rPr>
      </w:pPr>
      <w:r>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639516D7" w14:textId="77777777" w:rsidR="00DC747A" w:rsidRDefault="00000000">
      <w:pPr>
        <w:keepLines/>
        <w:numPr>
          <w:ilvl w:val="0"/>
          <w:numId w:val="31"/>
        </w:numPr>
        <w:ind w:left="1710" w:hanging="180"/>
        <w:rPr>
          <w:color w:val="666666"/>
          <w:sz w:val="20"/>
          <w:szCs w:val="20"/>
        </w:rPr>
      </w:pPr>
      <w:r>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699A2FA3" w14:textId="77777777" w:rsidR="00DC747A" w:rsidRDefault="00000000">
      <w:pPr>
        <w:keepLines/>
        <w:numPr>
          <w:ilvl w:val="0"/>
          <w:numId w:val="31"/>
        </w:numPr>
        <w:ind w:left="1710" w:hanging="180"/>
        <w:rPr>
          <w:color w:val="666666"/>
          <w:sz w:val="20"/>
          <w:szCs w:val="20"/>
        </w:rPr>
      </w:pPr>
      <w:r>
        <w:rPr>
          <w:color w:val="666666"/>
          <w:sz w:val="20"/>
          <w:szCs w:val="20"/>
        </w:rPr>
        <w:t>Enhanced speed and performance: A few users highlighted the importance of improving the platform's speed and performance, ensuring smooth and efficient usage.</w:t>
      </w:r>
    </w:p>
    <w:p w14:paraId="5B2271E1" w14:textId="77777777" w:rsidR="00DC747A" w:rsidRDefault="00000000">
      <w:pPr>
        <w:keepLines/>
        <w:numPr>
          <w:ilvl w:val="0"/>
          <w:numId w:val="31"/>
        </w:numPr>
        <w:ind w:left="1710" w:hanging="180"/>
        <w:rPr>
          <w:color w:val="666666"/>
          <w:sz w:val="20"/>
          <w:szCs w:val="20"/>
        </w:rPr>
      </w:pPr>
      <w:r>
        <w:rPr>
          <w:color w:val="666666"/>
          <w:sz w:val="20"/>
          <w:szCs w:val="20"/>
        </w:rPr>
        <w:t>Accessibility and availability: Some users expressed a desire for the platform to be freely accessible to all users and available for use by everyone, suggesting the importance of inclusivity.</w:t>
      </w:r>
    </w:p>
    <w:p w14:paraId="5377B3A2" w14:textId="77777777" w:rsidR="00DC747A" w:rsidRDefault="00000000">
      <w:pPr>
        <w:keepLines/>
        <w:numPr>
          <w:ilvl w:val="0"/>
          <w:numId w:val="31"/>
        </w:numPr>
        <w:ind w:left="1710" w:hanging="180"/>
        <w:rPr>
          <w:color w:val="666666"/>
          <w:sz w:val="20"/>
          <w:szCs w:val="20"/>
        </w:rPr>
      </w:pPr>
      <w:r>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32332119" w14:textId="77777777" w:rsidR="00DC747A" w:rsidRDefault="00000000">
      <w:pPr>
        <w:keepLines/>
        <w:numPr>
          <w:ilvl w:val="0"/>
          <w:numId w:val="31"/>
        </w:numPr>
        <w:ind w:left="1710" w:hanging="180"/>
        <w:rPr>
          <w:color w:val="666666"/>
          <w:sz w:val="20"/>
          <w:szCs w:val="20"/>
        </w:rPr>
      </w:pPr>
      <w:r>
        <w:rPr>
          <w:color w:val="666666"/>
          <w:sz w:val="20"/>
          <w:szCs w:val="20"/>
        </w:rPr>
        <w:t>Improved video streaming and quality: Some users requested improvements in the quality of online lectures, better video streaming, and enhanced connectivity to ensure a seamless learning experience.</w:t>
      </w:r>
    </w:p>
    <w:p w14:paraId="6E898E5A" w14:textId="77777777" w:rsidR="00DC747A" w:rsidRDefault="00000000">
      <w:pPr>
        <w:keepLines/>
        <w:spacing w:before="100"/>
        <w:rPr>
          <w:color w:val="666666"/>
          <w:sz w:val="26"/>
          <w:szCs w:val="26"/>
        </w:rPr>
      </w:pPr>
      <w:r>
        <w:br w:type="page"/>
      </w:r>
    </w:p>
    <w:p w14:paraId="2E26FD78" w14:textId="77777777" w:rsidR="00DC747A" w:rsidRDefault="00000000">
      <w:pPr>
        <w:pStyle w:val="Heading3"/>
        <w:spacing w:before="100"/>
        <w:ind w:left="720" w:firstLine="0"/>
        <w:rPr>
          <w:rFonts w:ascii="Times New Roman" w:eastAsia="Times New Roman" w:hAnsi="Times New Roman" w:cs="Times New Roman"/>
        </w:rPr>
      </w:pPr>
      <w:bookmarkStart w:id="556" w:name="_36v5d3s2y6pg" w:colFirst="0" w:colLast="0"/>
      <w:bookmarkEnd w:id="556"/>
      <w:r>
        <w:rPr>
          <w:rFonts w:ascii="Times New Roman" w:eastAsia="Times New Roman" w:hAnsi="Times New Roman" w:cs="Times New Roman"/>
        </w:rPr>
        <w:lastRenderedPageBreak/>
        <w:t>b. Google Classroom Users</w:t>
      </w:r>
    </w:p>
    <w:p w14:paraId="28D6B84A" w14:textId="77777777" w:rsidR="00DC747A" w:rsidRDefault="00000000">
      <w:pPr>
        <w:keepLines/>
        <w:numPr>
          <w:ilvl w:val="0"/>
          <w:numId w:val="17"/>
        </w:numPr>
        <w:spacing w:before="100"/>
        <w:rPr>
          <w:color w:val="666666"/>
        </w:rPr>
      </w:pPr>
      <w:r>
        <w:rPr>
          <w:color w:val="666666"/>
        </w:rPr>
        <w:t>On a scale of 1 to 10, rate your overall experience with the platform?</w:t>
      </w:r>
    </w:p>
    <w:p w14:paraId="5068C49A"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range from 7 and 10, with an average rating of approximately 8.54.</w:t>
      </w:r>
    </w:p>
    <w:p w14:paraId="5E4B19FE" w14:textId="77777777" w:rsidR="00DC747A" w:rsidRDefault="00000000">
      <w:pPr>
        <w:keepLines/>
        <w:numPr>
          <w:ilvl w:val="0"/>
          <w:numId w:val="17"/>
        </w:numPr>
        <w:spacing w:before="100"/>
        <w:rPr>
          <w:color w:val="666666"/>
        </w:rPr>
      </w:pPr>
      <w:r>
        <w:rPr>
          <w:color w:val="666666"/>
        </w:rPr>
        <w:t>Could you briefly explain the reason behind your rating choice?</w:t>
      </w:r>
    </w:p>
    <w:p w14:paraId="0230FB2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comments, we can identify several reasons behind the rating choices for the overall experience with Google Classroom. Here are the key points:</w:t>
      </w:r>
    </w:p>
    <w:p w14:paraId="2C1F7410" w14:textId="77777777" w:rsidR="00DC747A" w:rsidRDefault="00000000">
      <w:pPr>
        <w:keepLines/>
        <w:spacing w:before="100" w:after="100"/>
        <w:ind w:left="630"/>
        <w:rPr>
          <w:color w:val="666666"/>
          <w:sz w:val="20"/>
          <w:szCs w:val="20"/>
        </w:rPr>
      </w:pPr>
      <w:r>
        <w:rPr>
          <w:color w:val="666666"/>
          <w:sz w:val="20"/>
          <w:szCs w:val="20"/>
        </w:rPr>
        <w:t>Positive aspects:</w:t>
      </w:r>
    </w:p>
    <w:p w14:paraId="4DB4577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Ease of use: Users find Google Classroom easy to navigate and utilize without requiring extensive explanation or training.</w:t>
      </w:r>
    </w:p>
    <w:p w14:paraId="1A8B5B6D"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Communication: The platform facilitates communication between students and teachers, allowing for messaging and task reminders before deadlines.</w:t>
      </w:r>
    </w:p>
    <w:p w14:paraId="6F3F221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Organization: Users appreciate the organizational features of Google Classroom, such as task tracking, submission dates, and easy access to learning materials.</w:t>
      </w:r>
    </w:p>
    <w:p w14:paraId="640C913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Integration with Google Drive: The seamless integration with Google Drive allows for easy access to and storage of learning materials.</w:t>
      </w:r>
    </w:p>
    <w:p w14:paraId="512CE824" w14:textId="77777777" w:rsidR="00DC747A" w:rsidRDefault="00000000">
      <w:pPr>
        <w:keepLines/>
        <w:spacing w:before="100" w:after="100"/>
        <w:ind w:left="630"/>
        <w:rPr>
          <w:color w:val="666666"/>
          <w:sz w:val="20"/>
          <w:szCs w:val="20"/>
        </w:rPr>
      </w:pPr>
      <w:r>
        <w:rPr>
          <w:color w:val="666666"/>
          <w:sz w:val="20"/>
          <w:szCs w:val="20"/>
        </w:rPr>
        <w:t>Negative aspects:</w:t>
      </w:r>
    </w:p>
    <w:p w14:paraId="42D2872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Lack of live meetings: Some users mention the absence of live meeting functionality within Google Classroom as a drawback.</w:t>
      </w:r>
    </w:p>
    <w:p w14:paraId="219756A8"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File download limitations: Users note that direct file downloads to their devices are not readily available and require specific methods.</w:t>
      </w:r>
    </w:p>
    <w:p w14:paraId="45E4380F"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Communication issues: Some users mention challenges in communication between instructors, indicating that the platform's communication features may need improvement.</w:t>
      </w:r>
    </w:p>
    <w:p w14:paraId="5F4766C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Notification issues: Occasionally, users report issues with notifications not being received promptly or consistently.</w:t>
      </w:r>
    </w:p>
    <w:p w14:paraId="513F87A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Desired features: Users express a desire for additional features, such as dark theme support, support for quizzes, improved separation between teacher and student posts, and enhanced meeting capabilities.</w:t>
      </w:r>
    </w:p>
    <w:p w14:paraId="0D443949" w14:textId="77777777" w:rsidR="00DC747A" w:rsidRDefault="00000000">
      <w:pPr>
        <w:keepLines/>
        <w:spacing w:before="240" w:after="240"/>
        <w:ind w:left="630"/>
        <w:rPr>
          <w:color w:val="666666"/>
          <w:sz w:val="20"/>
          <w:szCs w:val="20"/>
        </w:rPr>
      </w:pPr>
      <w:r>
        <w:rPr>
          <w:color w:val="666666"/>
          <w:sz w:val="20"/>
          <w:szCs w:val="20"/>
        </w:rPr>
        <w:t>Overall, the majority of users find Google Classroom easy to use, efficient, and helpful for organizing their academic activities. However, there are suggestions for improvements and the addition of certain features to enhance the platform's functionality.</w:t>
      </w:r>
    </w:p>
    <w:p w14:paraId="0D5665A9" w14:textId="77777777" w:rsidR="00DC747A" w:rsidRDefault="00000000">
      <w:pPr>
        <w:keepLines/>
        <w:spacing w:before="100"/>
        <w:rPr>
          <w:color w:val="666666"/>
          <w:sz w:val="20"/>
          <w:szCs w:val="20"/>
        </w:rPr>
      </w:pPr>
      <w:r>
        <w:rPr>
          <w:color w:val="666666"/>
          <w:sz w:val="26"/>
          <w:szCs w:val="26"/>
        </w:rPr>
        <w:t>SWOT Analysis for Google Classroom:</w:t>
      </w:r>
    </w:p>
    <w:p w14:paraId="4686CA74" w14:textId="77777777" w:rsidR="00DC747A" w:rsidRDefault="00000000">
      <w:pPr>
        <w:keepLines/>
        <w:spacing w:before="100" w:after="100"/>
        <w:ind w:left="630"/>
        <w:rPr>
          <w:color w:val="666666"/>
          <w:sz w:val="20"/>
          <w:szCs w:val="20"/>
        </w:rPr>
      </w:pPr>
      <w:r>
        <w:rPr>
          <w:color w:val="666666"/>
          <w:sz w:val="20"/>
          <w:szCs w:val="20"/>
        </w:rPr>
        <w:t>Strengths:</w:t>
      </w:r>
    </w:p>
    <w:p w14:paraId="3C11979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Ease of use and user-friendly interface.</w:t>
      </w:r>
    </w:p>
    <w:p w14:paraId="09F222DA"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Effective communication features between students and teachers.</w:t>
      </w:r>
    </w:p>
    <w:p w14:paraId="292FBD3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Organizational tools for task tracking and submission dates.</w:t>
      </w:r>
    </w:p>
    <w:p w14:paraId="277BC84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Seamless integration with Google Drive for easy access to learning materials.</w:t>
      </w:r>
    </w:p>
    <w:p w14:paraId="52BEC340"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High overall user satisfaction, with an average rating of 8.54 out of 10.</w:t>
      </w:r>
    </w:p>
    <w:p w14:paraId="7B555353" w14:textId="77777777" w:rsidR="00DC747A" w:rsidRDefault="00DC747A">
      <w:pPr>
        <w:keepLines/>
        <w:spacing w:before="100" w:after="100"/>
        <w:rPr>
          <w:color w:val="666666"/>
          <w:sz w:val="20"/>
          <w:szCs w:val="20"/>
        </w:rPr>
      </w:pPr>
    </w:p>
    <w:p w14:paraId="136A98A2" w14:textId="77777777" w:rsidR="00DC747A" w:rsidRDefault="00DC747A">
      <w:pPr>
        <w:keepLines/>
        <w:spacing w:before="100" w:after="100"/>
        <w:rPr>
          <w:color w:val="666666"/>
          <w:sz w:val="20"/>
          <w:szCs w:val="20"/>
        </w:rPr>
      </w:pPr>
    </w:p>
    <w:p w14:paraId="7B6E2D87" w14:textId="77777777" w:rsidR="00DC747A" w:rsidRDefault="00DC747A">
      <w:pPr>
        <w:keepLines/>
        <w:spacing w:before="100" w:after="100"/>
        <w:rPr>
          <w:color w:val="666666"/>
          <w:sz w:val="20"/>
          <w:szCs w:val="20"/>
        </w:rPr>
      </w:pPr>
    </w:p>
    <w:p w14:paraId="4CD59A77" w14:textId="77777777" w:rsidR="00DC747A" w:rsidRDefault="00000000">
      <w:pPr>
        <w:keepLines/>
        <w:spacing w:before="100" w:after="100"/>
        <w:ind w:left="630"/>
        <w:rPr>
          <w:color w:val="666666"/>
          <w:sz w:val="20"/>
          <w:szCs w:val="20"/>
        </w:rPr>
      </w:pPr>
      <w:r>
        <w:rPr>
          <w:color w:val="666666"/>
          <w:sz w:val="20"/>
          <w:szCs w:val="20"/>
        </w:rPr>
        <w:t>Weaknesses:</w:t>
      </w:r>
    </w:p>
    <w:p w14:paraId="39939BFA"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lastRenderedPageBreak/>
        <w:t>Lack of live meetings functionality within the platform.</w:t>
      </w:r>
    </w:p>
    <w:p w14:paraId="6ED38A0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Some users face challenges with file download limitations.</w:t>
      </w:r>
    </w:p>
    <w:p w14:paraId="44622D7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Communication features may need improvement based on user feedback.</w:t>
      </w:r>
    </w:p>
    <w:p w14:paraId="0576233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Occasional notification issues impacting timely updates.</w:t>
      </w:r>
    </w:p>
    <w:p w14:paraId="2032B72D" w14:textId="77777777" w:rsidR="00DC747A" w:rsidRDefault="00000000">
      <w:pPr>
        <w:keepLines/>
        <w:spacing w:before="100" w:after="100"/>
        <w:ind w:left="630"/>
        <w:rPr>
          <w:color w:val="666666"/>
          <w:sz w:val="20"/>
          <w:szCs w:val="20"/>
        </w:rPr>
      </w:pPr>
      <w:r>
        <w:rPr>
          <w:color w:val="666666"/>
          <w:sz w:val="20"/>
          <w:szCs w:val="20"/>
        </w:rPr>
        <w:t>Opportunities:</w:t>
      </w:r>
    </w:p>
    <w:p w14:paraId="54A9EEE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Introducing live meeting capabilities to enhance real-time interaction.</w:t>
      </w:r>
    </w:p>
    <w:p w14:paraId="163FA8B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Improving file download processes for a smoother user experience.</w:t>
      </w:r>
    </w:p>
    <w:p w14:paraId="2337DA7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Refining communication features to address user concerns.</w:t>
      </w:r>
    </w:p>
    <w:p w14:paraId="30C5796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Enhancing notification systems for more reliable and timely updates.</w:t>
      </w:r>
    </w:p>
    <w:p w14:paraId="22CF1A4B"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Adding desired features like dark theme support, support for quizzes, and improved post separation.</w:t>
      </w:r>
    </w:p>
    <w:p w14:paraId="7E3079B9" w14:textId="77777777" w:rsidR="00DC747A" w:rsidRDefault="00000000">
      <w:pPr>
        <w:keepLines/>
        <w:spacing w:before="100" w:after="100"/>
        <w:ind w:left="630"/>
        <w:rPr>
          <w:color w:val="666666"/>
          <w:sz w:val="20"/>
          <w:szCs w:val="20"/>
        </w:rPr>
      </w:pPr>
      <w:r>
        <w:rPr>
          <w:color w:val="666666"/>
          <w:sz w:val="20"/>
          <w:szCs w:val="20"/>
        </w:rPr>
        <w:t>Threats:</w:t>
      </w:r>
    </w:p>
    <w:p w14:paraId="24BA9D2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Competition from other e-learning platforms offering similar functionalities.</w:t>
      </w:r>
    </w:p>
    <w:p w14:paraId="262CA1A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Potential user dissatisfaction if identified weaknesses are not addressed.</w:t>
      </w:r>
    </w:p>
    <w:p w14:paraId="1941BF5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Technological disruptions affecting platform performance and reliability.</w:t>
      </w:r>
    </w:p>
    <w:p w14:paraId="0A5606E9" w14:textId="77777777" w:rsidR="00DC747A" w:rsidRDefault="00000000">
      <w:pPr>
        <w:keepLines/>
        <w:numPr>
          <w:ilvl w:val="0"/>
          <w:numId w:val="17"/>
        </w:numPr>
        <w:spacing w:before="100"/>
        <w:rPr>
          <w:color w:val="666666"/>
        </w:rPr>
      </w:pPr>
      <w:r>
        <w:rPr>
          <w:color w:val="666666"/>
        </w:rPr>
        <w:t>On a scale of 1 to 5, rate the performance and speed of the platform.</w:t>
      </w:r>
    </w:p>
    <w:p w14:paraId="2153C2C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The average rating based on the responses is approximately 4.14, indicating a generally positive perception of the platform's performance and speed.</w:t>
      </w:r>
    </w:p>
    <w:p w14:paraId="2563431A" w14:textId="77777777" w:rsidR="00DC747A" w:rsidRDefault="00000000">
      <w:pPr>
        <w:keepLines/>
        <w:numPr>
          <w:ilvl w:val="0"/>
          <w:numId w:val="17"/>
        </w:numPr>
        <w:spacing w:before="100"/>
        <w:rPr>
          <w:color w:val="666666"/>
        </w:rPr>
      </w:pPr>
      <w:r>
        <w:rPr>
          <w:color w:val="666666"/>
        </w:rPr>
        <w:t>On a scale of 1 to 5, rate the features/tools available on the platform.</w:t>
      </w:r>
    </w:p>
    <w:p w14:paraId="6C11FFE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for the available features and tools range from 1 and 5, with an average rating of approximately 3.77.</w:t>
      </w:r>
    </w:p>
    <w:p w14:paraId="099246DD" w14:textId="77777777" w:rsidR="00DC747A" w:rsidRDefault="00000000">
      <w:pPr>
        <w:keepLines/>
        <w:numPr>
          <w:ilvl w:val="0"/>
          <w:numId w:val="17"/>
        </w:numPr>
        <w:spacing w:before="100"/>
        <w:rPr>
          <w:color w:val="666666"/>
        </w:rPr>
      </w:pPr>
      <w:r>
        <w:rPr>
          <w:color w:val="666666"/>
        </w:rPr>
        <w:t>On a scale of 1 to 5, rate the user interface of the platform.</w:t>
      </w:r>
    </w:p>
    <w:p w14:paraId="4BB543F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for the User Interface range from 1 and 5, with an average rating of approximately 3.67.</w:t>
      </w:r>
    </w:p>
    <w:p w14:paraId="03FCE646" w14:textId="77777777" w:rsidR="00DC747A" w:rsidRDefault="00DC747A">
      <w:pPr>
        <w:keepLines/>
        <w:spacing w:before="100" w:after="100"/>
        <w:rPr>
          <w:color w:val="666666"/>
          <w:sz w:val="20"/>
          <w:szCs w:val="20"/>
        </w:rPr>
      </w:pPr>
    </w:p>
    <w:p w14:paraId="181ABDDC" w14:textId="77777777" w:rsidR="00DC747A" w:rsidRDefault="00DC747A">
      <w:pPr>
        <w:keepLines/>
        <w:spacing w:before="100" w:after="100"/>
        <w:rPr>
          <w:color w:val="666666"/>
          <w:sz w:val="20"/>
          <w:szCs w:val="20"/>
        </w:rPr>
      </w:pPr>
    </w:p>
    <w:p w14:paraId="54F25DC3" w14:textId="77777777" w:rsidR="00DC747A" w:rsidRDefault="00DC747A">
      <w:pPr>
        <w:keepLines/>
        <w:spacing w:before="100" w:after="100"/>
        <w:rPr>
          <w:color w:val="666666"/>
          <w:sz w:val="20"/>
          <w:szCs w:val="20"/>
        </w:rPr>
      </w:pPr>
    </w:p>
    <w:p w14:paraId="7103EE8F" w14:textId="77777777" w:rsidR="00DC747A" w:rsidRDefault="00DC747A">
      <w:pPr>
        <w:keepLines/>
        <w:spacing w:before="100" w:after="100"/>
        <w:rPr>
          <w:color w:val="666666"/>
          <w:sz w:val="20"/>
          <w:szCs w:val="20"/>
        </w:rPr>
      </w:pPr>
    </w:p>
    <w:p w14:paraId="3EE3D34B" w14:textId="77777777" w:rsidR="00DC747A" w:rsidRDefault="00DC747A">
      <w:pPr>
        <w:keepLines/>
        <w:spacing w:before="100" w:after="100"/>
        <w:rPr>
          <w:color w:val="666666"/>
          <w:sz w:val="20"/>
          <w:szCs w:val="20"/>
        </w:rPr>
      </w:pPr>
    </w:p>
    <w:p w14:paraId="452DBB17" w14:textId="77777777" w:rsidR="00DC747A" w:rsidRDefault="00DC747A">
      <w:pPr>
        <w:keepLines/>
        <w:spacing w:before="100" w:after="100"/>
        <w:rPr>
          <w:color w:val="666666"/>
          <w:sz w:val="20"/>
          <w:szCs w:val="20"/>
        </w:rPr>
      </w:pPr>
    </w:p>
    <w:p w14:paraId="066F28D7" w14:textId="77777777" w:rsidR="00DC747A" w:rsidRDefault="00DC747A">
      <w:pPr>
        <w:keepLines/>
        <w:spacing w:before="100" w:after="100"/>
        <w:rPr>
          <w:color w:val="666666"/>
          <w:sz w:val="20"/>
          <w:szCs w:val="20"/>
        </w:rPr>
      </w:pPr>
    </w:p>
    <w:p w14:paraId="717E7E85" w14:textId="77777777" w:rsidR="00DC747A" w:rsidRDefault="00DC747A">
      <w:pPr>
        <w:keepLines/>
        <w:spacing w:before="100" w:after="100"/>
        <w:rPr>
          <w:color w:val="666666"/>
          <w:sz w:val="20"/>
          <w:szCs w:val="20"/>
        </w:rPr>
      </w:pPr>
    </w:p>
    <w:p w14:paraId="1CC899EC" w14:textId="77777777" w:rsidR="00DC747A" w:rsidRDefault="00DC747A">
      <w:pPr>
        <w:keepLines/>
        <w:spacing w:before="100" w:after="100"/>
        <w:rPr>
          <w:color w:val="666666"/>
          <w:sz w:val="20"/>
          <w:szCs w:val="20"/>
        </w:rPr>
      </w:pPr>
    </w:p>
    <w:p w14:paraId="56C5B1E6" w14:textId="77777777" w:rsidR="00DC747A" w:rsidRDefault="00DC747A">
      <w:pPr>
        <w:keepLines/>
        <w:spacing w:before="100" w:after="100"/>
        <w:rPr>
          <w:color w:val="666666"/>
          <w:sz w:val="20"/>
          <w:szCs w:val="20"/>
        </w:rPr>
      </w:pPr>
    </w:p>
    <w:p w14:paraId="7946A31C" w14:textId="77777777" w:rsidR="00DC747A" w:rsidRDefault="00DC747A">
      <w:pPr>
        <w:keepLines/>
        <w:spacing w:before="100" w:after="100"/>
        <w:rPr>
          <w:color w:val="666666"/>
          <w:sz w:val="20"/>
          <w:szCs w:val="20"/>
        </w:rPr>
      </w:pPr>
    </w:p>
    <w:p w14:paraId="25EC7238" w14:textId="77777777" w:rsidR="00DC747A" w:rsidRDefault="00DC747A">
      <w:pPr>
        <w:keepLines/>
        <w:spacing w:before="100" w:after="100"/>
        <w:rPr>
          <w:color w:val="666666"/>
          <w:sz w:val="20"/>
          <w:szCs w:val="20"/>
        </w:rPr>
      </w:pPr>
    </w:p>
    <w:p w14:paraId="7AE68A5C" w14:textId="77777777" w:rsidR="00DC747A" w:rsidRDefault="00DC747A">
      <w:pPr>
        <w:keepLines/>
        <w:spacing w:before="100" w:after="100"/>
        <w:rPr>
          <w:color w:val="666666"/>
          <w:sz w:val="20"/>
          <w:szCs w:val="20"/>
        </w:rPr>
      </w:pPr>
    </w:p>
    <w:p w14:paraId="7956D837" w14:textId="77777777" w:rsidR="00DC747A" w:rsidRDefault="00DC747A">
      <w:pPr>
        <w:keepLines/>
        <w:spacing w:before="100" w:after="100"/>
        <w:rPr>
          <w:color w:val="666666"/>
          <w:sz w:val="20"/>
          <w:szCs w:val="20"/>
        </w:rPr>
      </w:pPr>
    </w:p>
    <w:p w14:paraId="13B1AC4C" w14:textId="77777777" w:rsidR="00DC747A" w:rsidRDefault="00DC747A">
      <w:pPr>
        <w:keepLines/>
        <w:spacing w:before="100" w:after="100"/>
        <w:rPr>
          <w:color w:val="666666"/>
          <w:sz w:val="20"/>
          <w:szCs w:val="20"/>
        </w:rPr>
      </w:pPr>
    </w:p>
    <w:p w14:paraId="222B8BE5" w14:textId="77777777" w:rsidR="00DC747A" w:rsidRDefault="00000000">
      <w:pPr>
        <w:keepLines/>
        <w:numPr>
          <w:ilvl w:val="0"/>
          <w:numId w:val="17"/>
        </w:numPr>
        <w:spacing w:before="100"/>
        <w:rPr>
          <w:color w:val="666666"/>
        </w:rPr>
      </w:pPr>
      <w:r>
        <w:rPr>
          <w:color w:val="666666"/>
        </w:rPr>
        <w:t>What improvements or changes would you like to see in the platform?</w:t>
      </w:r>
    </w:p>
    <w:p w14:paraId="7BA29113" w14:textId="77777777" w:rsidR="00DC747A" w:rsidRDefault="00000000">
      <w:pPr>
        <w:keepLines/>
        <w:spacing w:line="240" w:lineRule="auto"/>
        <w:ind w:left="630"/>
        <w:rPr>
          <w:color w:val="666666"/>
        </w:rPr>
      </w:pPr>
      <w:r>
        <w:rPr>
          <w:color w:val="666666"/>
          <w:sz w:val="20"/>
          <w:szCs w:val="20"/>
        </w:rPr>
        <w:lastRenderedPageBreak/>
        <w:t>Based on the feedback provided, users have expressed various suggestions and improvements they would like to see in the platform. Some of the common suggestions include:</w:t>
      </w:r>
    </w:p>
    <w:p w14:paraId="26A491A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Improved Communication: Easier and more direct communication with supervisors or instructors.</w:t>
      </w:r>
    </w:p>
    <w:p w14:paraId="127437A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User Interface: Making the interface more user-friendly and familiar, possibly by adopting elements from well-known platforms like Facebook, WhatsApp, or YouTube.</w:t>
      </w:r>
    </w:p>
    <w:p w14:paraId="0F875A1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Better Organization: Implementing clearer organization, such as having organized folders within each course or subject.</w:t>
      </w:r>
    </w:p>
    <w:p w14:paraId="56989B3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Direct Downloading: Allowing direct downloads similar to Google Drive, without the need to go to another platform.</w:t>
      </w:r>
    </w:p>
    <w:p w14:paraId="378886C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Dark Mode: Adding a dark mode option for improved readability and reduced eye strain.</w:t>
      </w:r>
    </w:p>
    <w:p w14:paraId="0BA706F7"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Enhanced Search Tools: Incorporating additional tools to help users find specific content more easily.</w:t>
      </w:r>
    </w:p>
    <w:p w14:paraId="21C2EB9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Online Meetings: Introducing the ability to conduct online meetings within the platform.</w:t>
      </w:r>
    </w:p>
    <w:p w14:paraId="4DD448EF"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More Features and Settings: Providing more customizable features and settings to tweak the user interface.</w:t>
      </w:r>
    </w:p>
    <w:p w14:paraId="63FECD3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Simplicity and Clarity: Simplifying the platform for better usability and clearer navigation.</w:t>
      </w:r>
    </w:p>
    <w:p w14:paraId="4112BEDF"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Improved Recordings and Live Sessions: Enhancing the quality and features of recorded lectures and live sessions.</w:t>
      </w:r>
    </w:p>
    <w:p w14:paraId="07314456" w14:textId="77777777" w:rsidR="00DC747A" w:rsidRDefault="00000000">
      <w:pPr>
        <w:keepLines/>
        <w:spacing w:line="240" w:lineRule="auto"/>
        <w:ind w:left="630"/>
        <w:rPr>
          <w:color w:val="666666"/>
          <w:sz w:val="20"/>
          <w:szCs w:val="20"/>
        </w:rPr>
      </w:pPr>
      <w:r>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proofErr w:type="gramStart"/>
      <w:r>
        <w:rPr>
          <w:color w:val="666666"/>
          <w:sz w:val="20"/>
          <w:szCs w:val="20"/>
        </w:rPr>
        <w:t>taking into account</w:t>
      </w:r>
      <w:proofErr w:type="gramEnd"/>
      <w:r>
        <w:rPr>
          <w:color w:val="666666"/>
          <w:sz w:val="20"/>
          <w:szCs w:val="20"/>
        </w:rPr>
        <w:t xml:space="preserve"> user feedback and the platform's overall goals and capabilities.</w:t>
      </w:r>
    </w:p>
    <w:p w14:paraId="08174A1F" w14:textId="77777777" w:rsidR="00DC747A" w:rsidRDefault="00DC747A">
      <w:pPr>
        <w:keepLines/>
        <w:spacing w:before="100"/>
        <w:rPr>
          <w:color w:val="666666"/>
          <w:sz w:val="26"/>
          <w:szCs w:val="26"/>
        </w:rPr>
      </w:pPr>
    </w:p>
    <w:p w14:paraId="0083478E" w14:textId="77777777" w:rsidR="00DC747A" w:rsidRDefault="00DC747A">
      <w:pPr>
        <w:keepLines/>
        <w:spacing w:before="100"/>
        <w:rPr>
          <w:color w:val="666666"/>
          <w:sz w:val="26"/>
          <w:szCs w:val="26"/>
        </w:rPr>
      </w:pPr>
    </w:p>
    <w:p w14:paraId="475CC038" w14:textId="77777777" w:rsidR="00DC747A" w:rsidRDefault="00DC747A">
      <w:pPr>
        <w:keepLines/>
        <w:spacing w:before="100"/>
        <w:rPr>
          <w:color w:val="666666"/>
          <w:sz w:val="26"/>
          <w:szCs w:val="26"/>
        </w:rPr>
      </w:pPr>
    </w:p>
    <w:p w14:paraId="4C46EF93" w14:textId="77777777" w:rsidR="00DC747A" w:rsidRDefault="00DC747A">
      <w:pPr>
        <w:keepLines/>
        <w:spacing w:before="100"/>
        <w:rPr>
          <w:color w:val="666666"/>
          <w:sz w:val="26"/>
          <w:szCs w:val="26"/>
        </w:rPr>
      </w:pPr>
    </w:p>
    <w:p w14:paraId="5861A76D" w14:textId="77777777" w:rsidR="00DC747A" w:rsidRDefault="00DC747A">
      <w:pPr>
        <w:keepLines/>
        <w:spacing w:before="100"/>
        <w:rPr>
          <w:color w:val="666666"/>
          <w:sz w:val="26"/>
          <w:szCs w:val="26"/>
        </w:rPr>
      </w:pPr>
    </w:p>
    <w:p w14:paraId="3560F650" w14:textId="77777777" w:rsidR="00DC747A" w:rsidRDefault="00DC747A">
      <w:pPr>
        <w:keepLines/>
        <w:spacing w:before="100"/>
        <w:rPr>
          <w:color w:val="666666"/>
          <w:sz w:val="26"/>
          <w:szCs w:val="26"/>
        </w:rPr>
      </w:pPr>
    </w:p>
    <w:p w14:paraId="63D61C40" w14:textId="77777777" w:rsidR="00DC747A" w:rsidRDefault="00DC747A">
      <w:pPr>
        <w:keepLines/>
        <w:spacing w:before="100"/>
        <w:rPr>
          <w:color w:val="666666"/>
          <w:sz w:val="26"/>
          <w:szCs w:val="26"/>
        </w:rPr>
      </w:pPr>
    </w:p>
    <w:p w14:paraId="28069E24" w14:textId="77777777" w:rsidR="00DC747A" w:rsidRDefault="00DC747A">
      <w:pPr>
        <w:keepLines/>
        <w:spacing w:before="100"/>
        <w:rPr>
          <w:color w:val="666666"/>
          <w:sz w:val="26"/>
          <w:szCs w:val="26"/>
        </w:rPr>
      </w:pPr>
    </w:p>
    <w:p w14:paraId="20ED8B38" w14:textId="77777777" w:rsidR="00DC747A" w:rsidRDefault="00DC747A">
      <w:pPr>
        <w:keepLines/>
        <w:spacing w:before="100"/>
        <w:rPr>
          <w:color w:val="666666"/>
          <w:sz w:val="26"/>
          <w:szCs w:val="26"/>
        </w:rPr>
      </w:pPr>
    </w:p>
    <w:p w14:paraId="5402A967" w14:textId="77777777" w:rsidR="00DC747A" w:rsidRDefault="00DC747A">
      <w:pPr>
        <w:keepLines/>
        <w:spacing w:before="100"/>
        <w:rPr>
          <w:color w:val="666666"/>
          <w:sz w:val="26"/>
          <w:szCs w:val="26"/>
        </w:rPr>
      </w:pPr>
    </w:p>
    <w:p w14:paraId="0529A7E4" w14:textId="77777777" w:rsidR="00DC747A" w:rsidRDefault="00DC747A">
      <w:pPr>
        <w:keepLines/>
        <w:spacing w:before="100"/>
        <w:rPr>
          <w:color w:val="666666"/>
          <w:sz w:val="26"/>
          <w:szCs w:val="26"/>
        </w:rPr>
      </w:pPr>
    </w:p>
    <w:p w14:paraId="2A1A96A5" w14:textId="77777777" w:rsidR="00DC747A" w:rsidRDefault="00DC747A">
      <w:pPr>
        <w:keepLines/>
        <w:spacing w:before="100"/>
        <w:rPr>
          <w:color w:val="666666"/>
          <w:sz w:val="26"/>
          <w:szCs w:val="26"/>
        </w:rPr>
      </w:pPr>
    </w:p>
    <w:p w14:paraId="5911EFFD" w14:textId="77777777" w:rsidR="00DC747A" w:rsidRDefault="00DC747A">
      <w:pPr>
        <w:keepLines/>
        <w:spacing w:before="100"/>
        <w:rPr>
          <w:color w:val="666666"/>
          <w:sz w:val="26"/>
          <w:szCs w:val="26"/>
        </w:rPr>
      </w:pPr>
    </w:p>
    <w:p w14:paraId="203091A8" w14:textId="77777777" w:rsidR="00DC747A" w:rsidRDefault="00000000">
      <w:pPr>
        <w:pStyle w:val="Heading3"/>
        <w:spacing w:before="100"/>
        <w:ind w:left="720" w:firstLine="0"/>
        <w:rPr>
          <w:rFonts w:ascii="Times New Roman" w:eastAsia="Times New Roman" w:hAnsi="Times New Roman" w:cs="Times New Roman"/>
        </w:rPr>
      </w:pPr>
      <w:bookmarkStart w:id="557" w:name="_9rwny7xpqokg" w:colFirst="0" w:colLast="0"/>
      <w:bookmarkEnd w:id="557"/>
      <w:r>
        <w:rPr>
          <w:rFonts w:ascii="Times New Roman" w:eastAsia="Times New Roman" w:hAnsi="Times New Roman" w:cs="Times New Roman"/>
        </w:rPr>
        <w:t>c. Microsoft Teams Users</w:t>
      </w:r>
    </w:p>
    <w:p w14:paraId="02509E38" w14:textId="77777777" w:rsidR="00DC747A" w:rsidRDefault="00000000">
      <w:pPr>
        <w:keepLines/>
        <w:numPr>
          <w:ilvl w:val="0"/>
          <w:numId w:val="17"/>
        </w:numPr>
        <w:spacing w:before="100"/>
        <w:rPr>
          <w:color w:val="666666"/>
        </w:rPr>
      </w:pPr>
      <w:r>
        <w:rPr>
          <w:color w:val="666666"/>
        </w:rPr>
        <w:t>On a scale of 1 to 10, rate your overall experience with the platform?</w:t>
      </w:r>
    </w:p>
    <w:p w14:paraId="69D2890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range from 7 and 10, with an average rating of approximately 8.54.</w:t>
      </w:r>
    </w:p>
    <w:p w14:paraId="4CE0DF90" w14:textId="77777777" w:rsidR="00DC747A" w:rsidRDefault="00000000">
      <w:pPr>
        <w:keepLines/>
        <w:numPr>
          <w:ilvl w:val="0"/>
          <w:numId w:val="17"/>
        </w:numPr>
        <w:spacing w:before="100"/>
        <w:rPr>
          <w:color w:val="666666"/>
        </w:rPr>
      </w:pPr>
      <w:r>
        <w:rPr>
          <w:color w:val="666666"/>
        </w:rPr>
        <w:lastRenderedPageBreak/>
        <w:t>Could you briefly explain the reason behind your rating choice?</w:t>
      </w:r>
    </w:p>
    <w:p w14:paraId="69ED835B"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comments, we can identify several reasons behind the rating choices for the overall experience with Google Classroom. Here are the key points:</w:t>
      </w:r>
    </w:p>
    <w:p w14:paraId="57D5376A" w14:textId="77777777" w:rsidR="00DC747A" w:rsidRDefault="00000000">
      <w:pPr>
        <w:keepLines/>
        <w:spacing w:before="100" w:after="100"/>
        <w:ind w:left="630"/>
        <w:rPr>
          <w:color w:val="666666"/>
          <w:sz w:val="20"/>
          <w:szCs w:val="20"/>
        </w:rPr>
      </w:pPr>
      <w:r>
        <w:rPr>
          <w:color w:val="666666"/>
          <w:sz w:val="20"/>
          <w:szCs w:val="20"/>
        </w:rPr>
        <w:t>Positive aspects:</w:t>
      </w:r>
    </w:p>
    <w:p w14:paraId="29BBB2E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Ease of use: Users find Google Classroom easy to navigate and utilize without requiring extensive explanation or training.</w:t>
      </w:r>
    </w:p>
    <w:p w14:paraId="20CC0AA3" w14:textId="77777777" w:rsidR="00DC747A" w:rsidRDefault="00000000">
      <w:pPr>
        <w:keepLines/>
        <w:spacing w:before="100" w:after="100"/>
        <w:ind w:left="630"/>
        <w:rPr>
          <w:color w:val="666666"/>
          <w:sz w:val="20"/>
          <w:szCs w:val="20"/>
        </w:rPr>
      </w:pPr>
      <w:r>
        <w:rPr>
          <w:color w:val="666666"/>
          <w:sz w:val="20"/>
          <w:szCs w:val="20"/>
        </w:rPr>
        <w:t>Negative aspects:</w:t>
      </w:r>
    </w:p>
    <w:p w14:paraId="4EC0CF3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Lack of live meetings: Some users mention the absence of live meeting functionality within Google Classroom as a drawback.</w:t>
      </w:r>
    </w:p>
    <w:p w14:paraId="55D9DC60" w14:textId="77777777" w:rsidR="00DC747A" w:rsidRDefault="00000000">
      <w:pPr>
        <w:keepLines/>
        <w:spacing w:before="240" w:after="240"/>
        <w:ind w:left="630"/>
        <w:rPr>
          <w:color w:val="666666"/>
          <w:sz w:val="20"/>
          <w:szCs w:val="20"/>
        </w:rPr>
      </w:pPr>
      <w:r>
        <w:rPr>
          <w:color w:val="666666"/>
          <w:sz w:val="20"/>
          <w:szCs w:val="20"/>
        </w:rPr>
        <w:t>Overall, the majority of users find Google Classroom easy to use, efficient, and helpful for organizing their academic activities. However, there are suggestions for improvements and the addition of certain features to enhance the platform's functionality.</w:t>
      </w:r>
    </w:p>
    <w:p w14:paraId="21E82A97" w14:textId="77777777" w:rsidR="00DC747A" w:rsidRDefault="00000000">
      <w:pPr>
        <w:keepLines/>
        <w:spacing w:before="100"/>
        <w:rPr>
          <w:color w:val="666666"/>
          <w:sz w:val="20"/>
          <w:szCs w:val="20"/>
        </w:rPr>
      </w:pPr>
      <w:r>
        <w:rPr>
          <w:color w:val="666666"/>
          <w:sz w:val="26"/>
          <w:szCs w:val="26"/>
        </w:rPr>
        <w:t>SWOT Analysis for Microsoft Teams:</w:t>
      </w:r>
    </w:p>
    <w:p w14:paraId="62B6A2EB" w14:textId="77777777" w:rsidR="00DC747A" w:rsidRDefault="00000000">
      <w:pPr>
        <w:keepLines/>
        <w:spacing w:before="100" w:after="100"/>
        <w:ind w:left="630"/>
        <w:rPr>
          <w:color w:val="666666"/>
          <w:sz w:val="20"/>
          <w:szCs w:val="20"/>
        </w:rPr>
      </w:pPr>
      <w:r>
        <w:rPr>
          <w:color w:val="666666"/>
          <w:sz w:val="20"/>
          <w:szCs w:val="20"/>
        </w:rPr>
        <w:t>Strengths:</w:t>
      </w:r>
    </w:p>
    <w:p w14:paraId="1394F6D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Ease of use and user-friendly interface.</w:t>
      </w:r>
    </w:p>
    <w:p w14:paraId="54CDD43E" w14:textId="77777777" w:rsidR="00DC747A" w:rsidRDefault="00000000">
      <w:pPr>
        <w:keepLines/>
        <w:spacing w:before="100" w:after="100"/>
        <w:ind w:left="630"/>
        <w:rPr>
          <w:color w:val="666666"/>
          <w:sz w:val="20"/>
          <w:szCs w:val="20"/>
        </w:rPr>
      </w:pPr>
      <w:r>
        <w:rPr>
          <w:color w:val="666666"/>
          <w:sz w:val="20"/>
          <w:szCs w:val="20"/>
        </w:rPr>
        <w:t>Weaknesses:</w:t>
      </w:r>
    </w:p>
    <w:p w14:paraId="7754355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Lack of live meetings functionality within the platform.</w:t>
      </w:r>
    </w:p>
    <w:p w14:paraId="748E9315" w14:textId="77777777" w:rsidR="00DC747A" w:rsidRDefault="00000000">
      <w:pPr>
        <w:keepLines/>
        <w:spacing w:before="100" w:after="100"/>
        <w:ind w:left="630"/>
        <w:rPr>
          <w:color w:val="666666"/>
          <w:sz w:val="20"/>
          <w:szCs w:val="20"/>
        </w:rPr>
      </w:pPr>
      <w:r>
        <w:rPr>
          <w:color w:val="666666"/>
          <w:sz w:val="20"/>
          <w:szCs w:val="20"/>
        </w:rPr>
        <w:t>Opportunities:</w:t>
      </w:r>
    </w:p>
    <w:p w14:paraId="1CAD760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Introducing live meeting capabilities to enhance real-time interaction.</w:t>
      </w:r>
    </w:p>
    <w:p w14:paraId="4596C071" w14:textId="77777777" w:rsidR="00DC747A" w:rsidRDefault="00000000">
      <w:pPr>
        <w:keepLines/>
        <w:spacing w:before="100" w:after="100"/>
        <w:ind w:left="630"/>
        <w:rPr>
          <w:color w:val="666666"/>
          <w:sz w:val="20"/>
          <w:szCs w:val="20"/>
        </w:rPr>
      </w:pPr>
      <w:r>
        <w:rPr>
          <w:color w:val="666666"/>
          <w:sz w:val="20"/>
          <w:szCs w:val="20"/>
        </w:rPr>
        <w:t>Threats:</w:t>
      </w:r>
    </w:p>
    <w:p w14:paraId="4361823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Competition from other e-learning platforms offering similar functionalities.</w:t>
      </w:r>
    </w:p>
    <w:p w14:paraId="0ECD9003" w14:textId="77777777" w:rsidR="00DC747A" w:rsidRDefault="00000000">
      <w:pPr>
        <w:keepLines/>
        <w:numPr>
          <w:ilvl w:val="0"/>
          <w:numId w:val="17"/>
        </w:numPr>
        <w:spacing w:before="100"/>
        <w:rPr>
          <w:color w:val="666666"/>
        </w:rPr>
      </w:pPr>
      <w:r>
        <w:rPr>
          <w:color w:val="666666"/>
        </w:rPr>
        <w:t>On a scale of 1 to 5, rate the performance and speed of the platform.</w:t>
      </w:r>
    </w:p>
    <w:p w14:paraId="7F1A8B9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The average rating based on the responses is approximately 4.14, indicating a generally positive perception of the platform's performance and speed.</w:t>
      </w:r>
    </w:p>
    <w:p w14:paraId="386B2602" w14:textId="77777777" w:rsidR="00DC747A" w:rsidRDefault="00000000">
      <w:pPr>
        <w:keepLines/>
        <w:numPr>
          <w:ilvl w:val="0"/>
          <w:numId w:val="17"/>
        </w:numPr>
        <w:spacing w:before="100"/>
        <w:rPr>
          <w:color w:val="666666"/>
        </w:rPr>
      </w:pPr>
      <w:r>
        <w:rPr>
          <w:color w:val="666666"/>
        </w:rPr>
        <w:t>On a scale of 1 to 5, rate the features/tools available on the platform.</w:t>
      </w:r>
    </w:p>
    <w:p w14:paraId="019DED1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for the available features and tools range from 1 and 5, with an average rating of approximately 3.77.</w:t>
      </w:r>
    </w:p>
    <w:p w14:paraId="229CBD48" w14:textId="77777777" w:rsidR="00DC747A" w:rsidRDefault="00000000">
      <w:pPr>
        <w:keepLines/>
        <w:numPr>
          <w:ilvl w:val="0"/>
          <w:numId w:val="17"/>
        </w:numPr>
        <w:spacing w:before="100"/>
        <w:rPr>
          <w:color w:val="666666"/>
        </w:rPr>
      </w:pPr>
      <w:r>
        <w:rPr>
          <w:color w:val="666666"/>
        </w:rPr>
        <w:t>On a scale of 1 to 5, rate the user interface of the platform.</w:t>
      </w:r>
    </w:p>
    <w:p w14:paraId="721642A7"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for the User Interface range from 1 and 5, with an average rating of approximately 3.67.</w:t>
      </w:r>
    </w:p>
    <w:p w14:paraId="5B0801A8" w14:textId="77777777" w:rsidR="00DC747A" w:rsidRDefault="00000000">
      <w:pPr>
        <w:keepLines/>
        <w:numPr>
          <w:ilvl w:val="0"/>
          <w:numId w:val="17"/>
        </w:numPr>
        <w:spacing w:before="100"/>
        <w:rPr>
          <w:color w:val="666666"/>
        </w:rPr>
      </w:pPr>
      <w:r>
        <w:rPr>
          <w:color w:val="666666"/>
        </w:rPr>
        <w:t>What improvements or changes would you like to see in the platform?</w:t>
      </w:r>
    </w:p>
    <w:p w14:paraId="5D346B5D" w14:textId="77777777" w:rsidR="00DC747A" w:rsidRDefault="00000000">
      <w:pPr>
        <w:keepLines/>
        <w:spacing w:line="240" w:lineRule="auto"/>
        <w:ind w:left="630"/>
        <w:rPr>
          <w:color w:val="666666"/>
        </w:rPr>
      </w:pPr>
      <w:r>
        <w:rPr>
          <w:color w:val="666666"/>
          <w:sz w:val="20"/>
          <w:szCs w:val="20"/>
        </w:rPr>
        <w:t>Based on the feedback provided, users have expressed various suggestions and improvements they would like to see in the platform. Some of the common suggestions include:</w:t>
      </w:r>
    </w:p>
    <w:p w14:paraId="3F07A6C0"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Improved Communication: Easier and more direct communication with supervisors or instructors.</w:t>
      </w:r>
    </w:p>
    <w:p w14:paraId="2394F708" w14:textId="77777777" w:rsidR="00DC747A" w:rsidRDefault="00DC747A">
      <w:pPr>
        <w:keepLines/>
        <w:spacing w:before="100"/>
        <w:rPr>
          <w:color w:val="666666"/>
        </w:rPr>
      </w:pPr>
    </w:p>
    <w:p w14:paraId="24D5BB3C" w14:textId="77777777" w:rsidR="00DC747A" w:rsidRDefault="00DC747A">
      <w:pPr>
        <w:keepLines/>
        <w:spacing w:before="100"/>
        <w:rPr>
          <w:color w:val="666666"/>
        </w:rPr>
      </w:pPr>
    </w:p>
    <w:p w14:paraId="367CB1A8" w14:textId="77777777" w:rsidR="00DC747A" w:rsidRDefault="00000000">
      <w:pPr>
        <w:keepLines/>
        <w:numPr>
          <w:ilvl w:val="0"/>
          <w:numId w:val="47"/>
        </w:numPr>
        <w:spacing w:before="100"/>
        <w:rPr>
          <w:color w:val="666666"/>
        </w:rPr>
      </w:pPr>
      <w:r>
        <w:rPr>
          <w:color w:val="666666"/>
        </w:rPr>
        <w:t>On a scale of 1 to 10, rate your overall experience with the platform?</w:t>
      </w:r>
    </w:p>
    <w:p w14:paraId="68B8511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provided, the ratings for the overall experience with Microsoft Teams platform range from 4 to 10, with an average rating of approximately 7.73.</w:t>
      </w:r>
    </w:p>
    <w:p w14:paraId="020C0879" w14:textId="77777777" w:rsidR="00DC747A" w:rsidRDefault="00000000">
      <w:pPr>
        <w:keepLines/>
        <w:numPr>
          <w:ilvl w:val="0"/>
          <w:numId w:val="47"/>
        </w:numPr>
        <w:spacing w:before="100"/>
        <w:rPr>
          <w:color w:val="666666"/>
        </w:rPr>
      </w:pPr>
      <w:r>
        <w:rPr>
          <w:color w:val="666666"/>
        </w:rPr>
        <w:lastRenderedPageBreak/>
        <w:t>Could you briefly explain the reason behind your rating choice?</w:t>
      </w:r>
    </w:p>
    <w:p w14:paraId="22ADBC0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comments, we can identify several reasons behind the rating choices for the overall experience with Microsoft Teams. Here are the key points:</w:t>
      </w:r>
    </w:p>
    <w:p w14:paraId="7E127F74" w14:textId="77777777" w:rsidR="00DC747A" w:rsidRDefault="00000000">
      <w:pPr>
        <w:keepLines/>
        <w:spacing w:before="100" w:after="100"/>
        <w:ind w:left="630"/>
        <w:rPr>
          <w:color w:val="666666"/>
          <w:sz w:val="20"/>
          <w:szCs w:val="20"/>
        </w:rPr>
      </w:pPr>
      <w:r>
        <w:rPr>
          <w:color w:val="666666"/>
          <w:sz w:val="20"/>
          <w:szCs w:val="20"/>
        </w:rPr>
        <w:t>Positive aspects:</w:t>
      </w:r>
    </w:p>
    <w:p w14:paraId="26B0771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Easy to use, clear, and simple interface.</w:t>
      </w:r>
    </w:p>
    <w:p w14:paraId="5AD62B49"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Availability of desired features and easy communication options.</w:t>
      </w:r>
    </w:p>
    <w:p w14:paraId="65477F9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User-friendly design, easy to understand, and comfortable to work with on both computers and mobile devices.</w:t>
      </w:r>
    </w:p>
    <w:p w14:paraId="02F779B0"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Simple platform with no complications.</w:t>
      </w:r>
    </w:p>
    <w:p w14:paraId="6B040BA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Effective meeting quality and chat functionality.</w:t>
      </w:r>
    </w:p>
    <w:p w14:paraId="153F36A0"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Organized and straightforward in its approach.</w:t>
      </w:r>
    </w:p>
    <w:p w14:paraId="351F4A67"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Good performance without frequent disconnections or interruptions.</w:t>
      </w:r>
    </w:p>
    <w:p w14:paraId="0C7626B1" w14:textId="77777777" w:rsidR="00DC747A" w:rsidRDefault="00000000">
      <w:pPr>
        <w:keepLines/>
        <w:spacing w:before="100" w:after="100"/>
        <w:ind w:left="630"/>
        <w:rPr>
          <w:color w:val="666666"/>
          <w:sz w:val="20"/>
          <w:szCs w:val="20"/>
        </w:rPr>
      </w:pPr>
      <w:r>
        <w:rPr>
          <w:color w:val="666666"/>
          <w:sz w:val="20"/>
          <w:szCs w:val="20"/>
        </w:rPr>
        <w:t>Negative aspects:</w:t>
      </w:r>
    </w:p>
    <w:p w14:paraId="2BB6FC8A"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Occasional login issues and disruptions in connectivity.</w:t>
      </w:r>
    </w:p>
    <w:p w14:paraId="2603025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Some users experienced lags and slow loading times.</w:t>
      </w:r>
    </w:p>
    <w:p w14:paraId="5C7E878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Occasional errors and issues.</w:t>
      </w:r>
    </w:p>
    <w:p w14:paraId="7D21DC1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Share screen function not working well, and slow performance at times.</w:t>
      </w:r>
    </w:p>
    <w:p w14:paraId="170487D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Internet-related problems causing occasional disruptions.</w:t>
      </w:r>
    </w:p>
    <w:p w14:paraId="23DB1859" w14:textId="77777777" w:rsidR="00DC747A" w:rsidRDefault="00000000">
      <w:pPr>
        <w:keepLines/>
        <w:spacing w:before="240" w:after="240"/>
        <w:ind w:left="630"/>
        <w:rPr>
          <w:color w:val="666666"/>
          <w:sz w:val="20"/>
          <w:szCs w:val="20"/>
        </w:rPr>
      </w:pPr>
      <w:r>
        <w:rPr>
          <w:color w:val="666666"/>
          <w:sz w:val="20"/>
          <w:szCs w:val="20"/>
        </w:rPr>
        <w:t>Overall, Microsoft Teams is praised for its ease of use, user-friendly interface, and effective communication features. However, occasional technical issues and connectivity problems were some of the areas that affected the overall experience for a few users.</w:t>
      </w:r>
    </w:p>
    <w:p w14:paraId="2741C362" w14:textId="77777777" w:rsidR="00DC747A" w:rsidRDefault="00000000">
      <w:pPr>
        <w:keepLines/>
        <w:spacing w:before="100"/>
        <w:rPr>
          <w:color w:val="666666"/>
          <w:sz w:val="20"/>
          <w:szCs w:val="20"/>
        </w:rPr>
      </w:pPr>
      <w:r>
        <w:rPr>
          <w:color w:val="666666"/>
          <w:sz w:val="26"/>
          <w:szCs w:val="26"/>
        </w:rPr>
        <w:t>SWOT Analysis for Microsoft Teams:</w:t>
      </w:r>
    </w:p>
    <w:p w14:paraId="20F15128" w14:textId="77777777" w:rsidR="00DC747A" w:rsidRDefault="00000000">
      <w:pPr>
        <w:keepLines/>
        <w:spacing w:before="100" w:after="100"/>
        <w:ind w:left="630"/>
        <w:rPr>
          <w:color w:val="666666"/>
          <w:sz w:val="20"/>
          <w:szCs w:val="20"/>
        </w:rPr>
      </w:pPr>
      <w:r>
        <w:rPr>
          <w:color w:val="666666"/>
          <w:sz w:val="20"/>
          <w:szCs w:val="20"/>
        </w:rPr>
        <w:t>Strengths:</w:t>
      </w:r>
    </w:p>
    <w:p w14:paraId="64C33B1A"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Easy to use, clear, and simple interface.</w:t>
      </w:r>
    </w:p>
    <w:p w14:paraId="30BF50E7"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Availability of desired features and easy communication options.</w:t>
      </w:r>
    </w:p>
    <w:p w14:paraId="368F7C7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User-friendly design, comfortable to work with on both computers and mobile devices.</w:t>
      </w:r>
    </w:p>
    <w:p w14:paraId="39A5E2AD"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Organized and straightforward in its approach.</w:t>
      </w:r>
    </w:p>
    <w:p w14:paraId="2BF5E8B5"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Effective meeting quality and chat functionality.</w:t>
      </w:r>
    </w:p>
    <w:p w14:paraId="13ED23C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Good performance without frequent disconnections or interruptions.</w:t>
      </w:r>
    </w:p>
    <w:p w14:paraId="0B82295E" w14:textId="77777777" w:rsidR="00DC747A" w:rsidRDefault="00000000">
      <w:pPr>
        <w:keepLines/>
        <w:spacing w:before="100" w:after="100"/>
        <w:ind w:left="630"/>
        <w:rPr>
          <w:color w:val="666666"/>
          <w:sz w:val="20"/>
          <w:szCs w:val="20"/>
        </w:rPr>
      </w:pPr>
      <w:r>
        <w:rPr>
          <w:color w:val="666666"/>
          <w:sz w:val="20"/>
          <w:szCs w:val="20"/>
        </w:rPr>
        <w:t>Weaknesses:</w:t>
      </w:r>
    </w:p>
    <w:p w14:paraId="1B79A4B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Occasional login issues and disruptions in connectivity.</w:t>
      </w:r>
    </w:p>
    <w:p w14:paraId="24B192DF"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Some users experienced lags and slow loading times.</w:t>
      </w:r>
    </w:p>
    <w:p w14:paraId="4B5C2EE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Occasional errors and issues.</w:t>
      </w:r>
    </w:p>
    <w:p w14:paraId="2A8149F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Share screen function not working well, and slow performance at times.</w:t>
      </w:r>
    </w:p>
    <w:p w14:paraId="3CFF329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Internet-related problems causing occasional disruptions.</w:t>
      </w:r>
    </w:p>
    <w:p w14:paraId="25459F7B" w14:textId="77777777" w:rsidR="00DC747A" w:rsidRDefault="00000000">
      <w:pPr>
        <w:keepLines/>
        <w:spacing w:before="100" w:after="100"/>
        <w:ind w:left="630"/>
        <w:rPr>
          <w:color w:val="666666"/>
          <w:sz w:val="20"/>
          <w:szCs w:val="20"/>
        </w:rPr>
      </w:pPr>
      <w:r>
        <w:rPr>
          <w:color w:val="666666"/>
          <w:sz w:val="20"/>
          <w:szCs w:val="20"/>
        </w:rPr>
        <w:t>Opportunities:</w:t>
      </w:r>
    </w:p>
    <w:p w14:paraId="7B04017B"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Addressing technical issues to improve overall platform stability and performance.</w:t>
      </w:r>
    </w:p>
    <w:p w14:paraId="63B9B6A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Implementing UI enhancements based on user feedback to increase usability.</w:t>
      </w:r>
    </w:p>
    <w:p w14:paraId="66A219BC"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Optimizing the platform to work efficiently on low-spec devices.</w:t>
      </w:r>
    </w:p>
    <w:p w14:paraId="73C22A0B"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Improving file upload and download speed and communication during lectures.</w:t>
      </w:r>
    </w:p>
    <w:p w14:paraId="7AD3E5A6"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lastRenderedPageBreak/>
        <w:t>Enhancing video quality and additional functionality like screenshot capabilities.</w:t>
      </w:r>
    </w:p>
    <w:p w14:paraId="2E1E02AC" w14:textId="77777777" w:rsidR="00DC747A" w:rsidRDefault="00000000">
      <w:pPr>
        <w:keepLines/>
        <w:spacing w:before="100" w:after="100"/>
        <w:ind w:left="630"/>
        <w:rPr>
          <w:color w:val="666666"/>
          <w:sz w:val="20"/>
          <w:szCs w:val="20"/>
        </w:rPr>
      </w:pPr>
      <w:r>
        <w:rPr>
          <w:color w:val="666666"/>
          <w:sz w:val="20"/>
          <w:szCs w:val="20"/>
        </w:rPr>
        <w:t>Threats:</w:t>
      </w:r>
    </w:p>
    <w:p w14:paraId="5059539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Competition from other collaboration and communication platforms.</w:t>
      </w:r>
    </w:p>
    <w:p w14:paraId="0DE83F78"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User dissatisfaction leading to reduced adoption and engagement.</w:t>
      </w:r>
    </w:p>
    <w:p w14:paraId="21D784E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Technical disruptions impacting platform reliability and user experience.</w:t>
      </w:r>
    </w:p>
    <w:p w14:paraId="6411A4F8" w14:textId="77777777" w:rsidR="00DC747A" w:rsidRDefault="00000000">
      <w:pPr>
        <w:keepLines/>
        <w:numPr>
          <w:ilvl w:val="0"/>
          <w:numId w:val="7"/>
        </w:numPr>
        <w:spacing w:before="100"/>
        <w:rPr>
          <w:color w:val="666666"/>
        </w:rPr>
      </w:pPr>
      <w:r>
        <w:rPr>
          <w:color w:val="666666"/>
        </w:rPr>
        <w:t>On a scale of 1 to 5, rate the performance and speed of the platform.</w:t>
      </w:r>
    </w:p>
    <w:p w14:paraId="13F2BA4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for the performance and speed of the platform range from 2 to 5, with an average rating of approximately 3.71.</w:t>
      </w:r>
    </w:p>
    <w:p w14:paraId="61E00243" w14:textId="77777777" w:rsidR="00DC747A" w:rsidRDefault="00000000">
      <w:pPr>
        <w:keepLines/>
        <w:numPr>
          <w:ilvl w:val="0"/>
          <w:numId w:val="7"/>
        </w:numPr>
        <w:spacing w:before="100"/>
        <w:rPr>
          <w:color w:val="666666"/>
        </w:rPr>
      </w:pPr>
      <w:r>
        <w:rPr>
          <w:color w:val="666666"/>
        </w:rPr>
        <w:t>On a scale of 1 to 5, rate the features/tools available on the platform.</w:t>
      </w:r>
    </w:p>
    <w:p w14:paraId="69C3BC7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ratings for the available features and tools on the platform range from 3 to 5, with an average rating of approximately 4.06.</w:t>
      </w:r>
    </w:p>
    <w:p w14:paraId="15216823" w14:textId="77777777" w:rsidR="00DC747A" w:rsidRDefault="00000000">
      <w:pPr>
        <w:keepLines/>
        <w:numPr>
          <w:ilvl w:val="0"/>
          <w:numId w:val="7"/>
        </w:numPr>
        <w:spacing w:before="100"/>
        <w:rPr>
          <w:color w:val="666666"/>
        </w:rPr>
      </w:pPr>
      <w:r>
        <w:rPr>
          <w:color w:val="666666"/>
        </w:rPr>
        <w:t>On a scale of 1 to 5, rate the user interface of the platform.</w:t>
      </w:r>
    </w:p>
    <w:p w14:paraId="3DA4D0D2"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Based on the responses, the User Interface (UI), the ratings range from 3 to 5, with an average rating of approximately 4.27.</w:t>
      </w:r>
    </w:p>
    <w:p w14:paraId="76EBD46A" w14:textId="77777777" w:rsidR="00DC747A" w:rsidRDefault="00000000">
      <w:pPr>
        <w:keepLines/>
        <w:numPr>
          <w:ilvl w:val="0"/>
          <w:numId w:val="7"/>
        </w:numPr>
        <w:spacing w:before="100"/>
        <w:rPr>
          <w:color w:val="666666"/>
        </w:rPr>
      </w:pPr>
      <w:r>
        <w:rPr>
          <w:color w:val="666666"/>
        </w:rPr>
        <w:t>What improvements or changes would you like to see in the platform?</w:t>
      </w:r>
    </w:p>
    <w:p w14:paraId="5040D553" w14:textId="77777777" w:rsidR="00DC747A" w:rsidRDefault="00000000">
      <w:pPr>
        <w:keepLines/>
        <w:spacing w:line="240" w:lineRule="auto"/>
        <w:ind w:left="630"/>
        <w:rPr>
          <w:color w:val="666666"/>
        </w:rPr>
      </w:pPr>
      <w:r>
        <w:rPr>
          <w:color w:val="666666"/>
          <w:sz w:val="20"/>
          <w:szCs w:val="20"/>
        </w:rPr>
        <w:t>Based on the responses, users would like to see the following improvements or changes in the platform:</w:t>
      </w:r>
    </w:p>
    <w:p w14:paraId="6244C3DE"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Faster speed and improved performance to avoid frequent issues and interruptions.</w:t>
      </w:r>
    </w:p>
    <w:p w14:paraId="031AF90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Better user interface (UI) with some changes to enhance usability.</w:t>
      </w:r>
    </w:p>
    <w:p w14:paraId="3CCFA801"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Addressing the problem of slow file upload and download, as well as difficulties in communication during lectures.</w:t>
      </w:r>
    </w:p>
    <w:p w14:paraId="056D05E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Improvements in video quality and the ability to take screenshots.</w:t>
      </w:r>
    </w:p>
    <w:p w14:paraId="42877F9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Optimizing the platform to work efficiently on low-spec devices.</w:t>
      </w:r>
    </w:p>
    <w:p w14:paraId="63360763"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Increased attention to assignments.</w:t>
      </w:r>
    </w:p>
    <w:p w14:paraId="2AC64AC4" w14:textId="77777777" w:rsidR="00DC747A" w:rsidRDefault="00000000">
      <w:pPr>
        <w:keepLines/>
        <w:numPr>
          <w:ilvl w:val="0"/>
          <w:numId w:val="31"/>
        </w:numPr>
        <w:spacing w:before="100" w:after="100"/>
        <w:ind w:left="1080" w:hanging="180"/>
        <w:rPr>
          <w:color w:val="666666"/>
          <w:sz w:val="20"/>
          <w:szCs w:val="20"/>
        </w:rPr>
      </w:pPr>
      <w:r>
        <w:rPr>
          <w:color w:val="666666"/>
          <w:sz w:val="20"/>
          <w:szCs w:val="20"/>
        </w:rPr>
        <w:t>No specific improvements requested by some users.</w:t>
      </w:r>
    </w:p>
    <w:p w14:paraId="142F06F7" w14:textId="77777777" w:rsidR="00DC747A" w:rsidRDefault="00000000">
      <w:pPr>
        <w:keepLines/>
        <w:spacing w:line="240" w:lineRule="auto"/>
        <w:ind w:left="630"/>
        <w:rPr>
          <w:color w:val="666666"/>
        </w:rPr>
      </w:pPr>
      <w:r>
        <w:rPr>
          <w:color w:val="666666"/>
          <w:sz w:val="20"/>
          <w:szCs w:val="20"/>
        </w:rPr>
        <w:t>Overall, users seem to value a smoother and more efficient experience with the platform, focusing on speed, UI enhancements, and better functionality for their learning needs.</w:t>
      </w:r>
    </w:p>
    <w:p w14:paraId="6B2AE953" w14:textId="77777777" w:rsidR="00DC747A" w:rsidRDefault="00DC747A">
      <w:pPr>
        <w:keepLines/>
        <w:spacing w:before="100"/>
        <w:rPr>
          <w:color w:val="666666"/>
        </w:rPr>
      </w:pPr>
    </w:p>
    <w:p w14:paraId="68460CD0" w14:textId="77777777" w:rsidR="00DC747A" w:rsidRDefault="00DC747A">
      <w:pPr>
        <w:keepLines/>
        <w:spacing w:before="100"/>
        <w:rPr>
          <w:color w:val="666666"/>
        </w:rPr>
      </w:pPr>
    </w:p>
    <w:p w14:paraId="6266648C" w14:textId="77777777" w:rsidR="00DC747A" w:rsidRDefault="00DC747A">
      <w:pPr>
        <w:keepLines/>
        <w:spacing w:before="100"/>
        <w:rPr>
          <w:color w:val="666666"/>
        </w:rPr>
      </w:pPr>
    </w:p>
    <w:p w14:paraId="0D2C38A9" w14:textId="77777777" w:rsidR="00DC747A" w:rsidRDefault="00DC747A">
      <w:pPr>
        <w:keepLines/>
        <w:spacing w:before="100"/>
        <w:rPr>
          <w:color w:val="666666"/>
        </w:rPr>
      </w:pPr>
    </w:p>
    <w:p w14:paraId="74867126" w14:textId="77777777" w:rsidR="00DC747A" w:rsidRDefault="00DC747A">
      <w:pPr>
        <w:keepLines/>
        <w:spacing w:before="100"/>
        <w:rPr>
          <w:color w:val="666666"/>
        </w:rPr>
      </w:pPr>
    </w:p>
    <w:p w14:paraId="64AFC320" w14:textId="77777777" w:rsidR="00DC747A" w:rsidRDefault="00DC747A">
      <w:pPr>
        <w:keepLines/>
        <w:spacing w:before="100"/>
        <w:rPr>
          <w:color w:val="666666"/>
        </w:rPr>
      </w:pPr>
    </w:p>
    <w:p w14:paraId="45DD9A6F" w14:textId="77777777" w:rsidR="00DC747A" w:rsidRDefault="00000000">
      <w:pPr>
        <w:keepLines/>
        <w:numPr>
          <w:ilvl w:val="0"/>
          <w:numId w:val="47"/>
        </w:numPr>
        <w:spacing w:before="100"/>
        <w:rPr>
          <w:color w:val="666666"/>
        </w:rPr>
      </w:pPr>
      <w:r>
        <w:rPr>
          <w:color w:val="666666"/>
        </w:rPr>
        <w:t>What is the most important aspect for you when using an e-learning platform?</w:t>
      </w:r>
    </w:p>
    <w:p w14:paraId="617A7F2C" w14:textId="77777777" w:rsidR="00DC747A" w:rsidRDefault="00000000">
      <w:pPr>
        <w:keepLines/>
        <w:numPr>
          <w:ilvl w:val="0"/>
          <w:numId w:val="31"/>
        </w:numPr>
        <w:spacing w:before="100" w:after="100"/>
        <w:ind w:left="1080" w:hanging="180"/>
        <w:rPr>
          <w:color w:val="666666"/>
          <w:sz w:val="18"/>
          <w:szCs w:val="18"/>
        </w:rPr>
      </w:pPr>
      <w:r>
        <w:rPr>
          <w:color w:val="666666"/>
          <w:sz w:val="20"/>
          <w:szCs w:val="20"/>
        </w:rPr>
        <w:t>Based on the responses provided, the most important aspect when using an e-learning platform seems to be a combination of the following factors:</w:t>
      </w:r>
    </w:p>
    <w:p w14:paraId="336D9593" w14:textId="77777777" w:rsidR="00DC747A" w:rsidRDefault="00000000">
      <w:pPr>
        <w:keepLines/>
        <w:numPr>
          <w:ilvl w:val="0"/>
          <w:numId w:val="31"/>
        </w:numPr>
        <w:ind w:left="1710" w:hanging="180"/>
        <w:rPr>
          <w:color w:val="666666"/>
          <w:sz w:val="20"/>
          <w:szCs w:val="20"/>
        </w:rPr>
      </w:pPr>
      <w:r>
        <w:rPr>
          <w:color w:val="666666"/>
          <w:sz w:val="20"/>
          <w:szCs w:val="20"/>
        </w:rPr>
        <w:t>Fast and efficient performance: Users prioritize the platform's speed and effectiveness, regardless of its design.</w:t>
      </w:r>
    </w:p>
    <w:p w14:paraId="0E0FF309" w14:textId="77777777" w:rsidR="00DC747A" w:rsidRDefault="00000000">
      <w:pPr>
        <w:keepLines/>
        <w:numPr>
          <w:ilvl w:val="0"/>
          <w:numId w:val="31"/>
        </w:numPr>
        <w:ind w:left="1710" w:hanging="180"/>
        <w:rPr>
          <w:color w:val="666666"/>
          <w:sz w:val="20"/>
          <w:szCs w:val="20"/>
        </w:rPr>
      </w:pPr>
      <w:r>
        <w:rPr>
          <w:color w:val="666666"/>
          <w:sz w:val="20"/>
          <w:szCs w:val="20"/>
        </w:rPr>
        <w:t>Ease of design and usability: Users value a platform that is easy to navigate, intuitive, and user-friendly.</w:t>
      </w:r>
    </w:p>
    <w:p w14:paraId="14EB5074" w14:textId="77777777" w:rsidR="00DC747A" w:rsidRDefault="00000000">
      <w:pPr>
        <w:keepLines/>
        <w:numPr>
          <w:ilvl w:val="0"/>
          <w:numId w:val="31"/>
        </w:numPr>
        <w:ind w:left="1710" w:hanging="180"/>
        <w:rPr>
          <w:color w:val="666666"/>
          <w:sz w:val="20"/>
          <w:szCs w:val="20"/>
        </w:rPr>
      </w:pPr>
      <w:r>
        <w:rPr>
          <w:color w:val="666666"/>
          <w:sz w:val="20"/>
          <w:szCs w:val="20"/>
        </w:rPr>
        <w:lastRenderedPageBreak/>
        <w:t xml:space="preserve">Quick access to frequently used tools: Users </w:t>
      </w:r>
      <w:proofErr w:type="gramStart"/>
      <w:r>
        <w:rPr>
          <w:color w:val="666666"/>
          <w:sz w:val="20"/>
          <w:szCs w:val="20"/>
        </w:rPr>
        <w:t>appreciate</w:t>
      </w:r>
      <w:proofErr w:type="gramEnd"/>
      <w:r>
        <w:rPr>
          <w:color w:val="666666"/>
          <w:sz w:val="20"/>
          <w:szCs w:val="20"/>
        </w:rPr>
        <w:t xml:space="preserve"> the ability to easily and quickly access the tools and features they frequently use.</w:t>
      </w:r>
    </w:p>
    <w:p w14:paraId="227A1DC0" w14:textId="77777777" w:rsidR="00DC747A" w:rsidRDefault="00000000">
      <w:pPr>
        <w:keepLines/>
        <w:numPr>
          <w:ilvl w:val="0"/>
          <w:numId w:val="31"/>
        </w:numPr>
        <w:ind w:left="1710" w:hanging="180"/>
        <w:rPr>
          <w:color w:val="666666"/>
          <w:sz w:val="20"/>
          <w:szCs w:val="20"/>
        </w:rPr>
      </w:pPr>
      <w:r>
        <w:rPr>
          <w:color w:val="666666"/>
          <w:sz w:val="20"/>
          <w:szCs w:val="20"/>
        </w:rPr>
        <w:t>Platform organization: Users prefer a well-organized platform that doesn't necessarily prioritize attractive design over functionality.</w:t>
      </w:r>
    </w:p>
    <w:p w14:paraId="41D41DA6" w14:textId="77777777" w:rsidR="00DC747A" w:rsidRDefault="00000000">
      <w:pPr>
        <w:keepLines/>
        <w:spacing w:before="100" w:after="100"/>
        <w:ind w:left="1080"/>
        <w:rPr>
          <w:color w:val="666666"/>
        </w:rPr>
      </w:pPr>
      <w:r>
        <w:rPr>
          <w:color w:val="666666"/>
          <w:sz w:val="20"/>
          <w:szCs w:val="20"/>
        </w:rPr>
        <w:t>These aspects highlight the importance of a smooth user experience, efficient functionality, and convenient access to tools and features. Keep in mind that individual preferences may vary, and different users may have different priorities when it comes to e-learning platforms.</w:t>
      </w:r>
    </w:p>
    <w:p w14:paraId="01824D6A" w14:textId="77777777" w:rsidR="00DC747A" w:rsidRDefault="00000000">
      <w:pPr>
        <w:keepLines/>
        <w:numPr>
          <w:ilvl w:val="0"/>
          <w:numId w:val="47"/>
        </w:numPr>
        <w:spacing w:before="100"/>
        <w:rPr>
          <w:color w:val="666666"/>
        </w:rPr>
      </w:pPr>
      <w:r>
        <w:rPr>
          <w:color w:val="666666"/>
        </w:rPr>
        <w:t>What are the aspects that you cannot tolerate in an e-learning platform?</w:t>
      </w:r>
    </w:p>
    <w:p w14:paraId="7EE08264" w14:textId="77777777" w:rsidR="00DC747A" w:rsidRDefault="00000000">
      <w:pPr>
        <w:keepLines/>
        <w:numPr>
          <w:ilvl w:val="0"/>
          <w:numId w:val="31"/>
        </w:numPr>
        <w:spacing w:before="100" w:after="100"/>
        <w:ind w:left="1080" w:hanging="180"/>
        <w:rPr>
          <w:color w:val="666666"/>
          <w:sz w:val="18"/>
          <w:szCs w:val="18"/>
        </w:rPr>
      </w:pPr>
      <w:r>
        <w:rPr>
          <w:color w:val="666666"/>
          <w:sz w:val="20"/>
          <w:szCs w:val="20"/>
        </w:rPr>
        <w:t>Based on the responses provided, that are generally not tolerated in an e-learning platform:</w:t>
      </w:r>
    </w:p>
    <w:p w14:paraId="05F740F3" w14:textId="77777777" w:rsidR="00DC747A" w:rsidRDefault="00000000">
      <w:pPr>
        <w:keepLines/>
        <w:numPr>
          <w:ilvl w:val="0"/>
          <w:numId w:val="31"/>
        </w:numPr>
        <w:ind w:left="1710" w:hanging="180"/>
        <w:rPr>
          <w:color w:val="666666"/>
          <w:sz w:val="20"/>
          <w:szCs w:val="20"/>
        </w:rPr>
      </w:pPr>
      <w:r>
        <w:rPr>
          <w:color w:val="666666"/>
          <w:sz w:val="20"/>
          <w:szCs w:val="20"/>
        </w:rPr>
        <w:t>Complex or confusing design that is difficult to understand.</w:t>
      </w:r>
    </w:p>
    <w:p w14:paraId="79836AA3" w14:textId="77777777" w:rsidR="00DC747A" w:rsidRDefault="00000000">
      <w:pPr>
        <w:keepLines/>
        <w:numPr>
          <w:ilvl w:val="0"/>
          <w:numId w:val="31"/>
        </w:numPr>
        <w:ind w:left="1710" w:hanging="180"/>
        <w:rPr>
          <w:color w:val="666666"/>
          <w:sz w:val="20"/>
          <w:szCs w:val="20"/>
        </w:rPr>
      </w:pPr>
      <w:r>
        <w:rPr>
          <w:color w:val="666666"/>
          <w:sz w:val="20"/>
          <w:szCs w:val="20"/>
        </w:rPr>
        <w:t>Slow page loading or connectivity issues.</w:t>
      </w:r>
    </w:p>
    <w:p w14:paraId="419EF08B" w14:textId="77777777" w:rsidR="00DC747A" w:rsidRDefault="00000000">
      <w:pPr>
        <w:keepLines/>
        <w:numPr>
          <w:ilvl w:val="0"/>
          <w:numId w:val="31"/>
        </w:numPr>
        <w:ind w:left="1710" w:hanging="180"/>
        <w:rPr>
          <w:color w:val="666666"/>
          <w:sz w:val="20"/>
          <w:szCs w:val="20"/>
        </w:rPr>
      </w:pPr>
      <w:r>
        <w:rPr>
          <w:color w:val="666666"/>
          <w:sz w:val="20"/>
          <w:szCs w:val="20"/>
        </w:rPr>
        <w:t>Difficulty in uploading files or learning materials.</w:t>
      </w:r>
    </w:p>
    <w:p w14:paraId="097ECBC2" w14:textId="77777777" w:rsidR="00DC747A" w:rsidRDefault="00000000">
      <w:pPr>
        <w:keepLines/>
        <w:numPr>
          <w:ilvl w:val="0"/>
          <w:numId w:val="31"/>
        </w:numPr>
        <w:ind w:left="1710" w:hanging="180"/>
        <w:rPr>
          <w:color w:val="666666"/>
          <w:sz w:val="20"/>
          <w:szCs w:val="20"/>
        </w:rPr>
      </w:pPr>
      <w:r>
        <w:rPr>
          <w:color w:val="666666"/>
          <w:sz w:val="20"/>
          <w:szCs w:val="20"/>
        </w:rPr>
        <w:t>Problems with submitting or receiving assignments.</w:t>
      </w:r>
    </w:p>
    <w:p w14:paraId="605B7AFC" w14:textId="77777777" w:rsidR="00DC747A" w:rsidRDefault="00000000">
      <w:pPr>
        <w:keepLines/>
        <w:numPr>
          <w:ilvl w:val="0"/>
          <w:numId w:val="31"/>
        </w:numPr>
        <w:ind w:left="1710" w:hanging="180"/>
        <w:rPr>
          <w:color w:val="666666"/>
          <w:sz w:val="20"/>
          <w:szCs w:val="20"/>
        </w:rPr>
      </w:pPr>
      <w:r>
        <w:rPr>
          <w:color w:val="666666"/>
          <w:sz w:val="20"/>
          <w:szCs w:val="20"/>
        </w:rPr>
        <w:t>Issues with viewing recorded lectures.</w:t>
      </w:r>
    </w:p>
    <w:p w14:paraId="308A0784" w14:textId="77777777" w:rsidR="00DC747A" w:rsidRDefault="00000000">
      <w:pPr>
        <w:keepLines/>
        <w:numPr>
          <w:ilvl w:val="0"/>
          <w:numId w:val="31"/>
        </w:numPr>
        <w:ind w:left="1710" w:hanging="180"/>
        <w:rPr>
          <w:color w:val="666666"/>
          <w:sz w:val="20"/>
          <w:szCs w:val="20"/>
        </w:rPr>
      </w:pPr>
      <w:r>
        <w:rPr>
          <w:color w:val="666666"/>
          <w:sz w:val="20"/>
          <w:szCs w:val="20"/>
        </w:rPr>
        <w:t>Not receiving notifications or updates correctly.</w:t>
      </w:r>
    </w:p>
    <w:p w14:paraId="3A4F10FF" w14:textId="77777777" w:rsidR="00DC747A" w:rsidRDefault="00000000">
      <w:pPr>
        <w:keepLines/>
        <w:numPr>
          <w:ilvl w:val="0"/>
          <w:numId w:val="31"/>
        </w:numPr>
        <w:ind w:left="1710" w:hanging="180"/>
        <w:rPr>
          <w:color w:val="666666"/>
          <w:sz w:val="20"/>
          <w:szCs w:val="20"/>
        </w:rPr>
      </w:pPr>
      <w:r>
        <w:rPr>
          <w:color w:val="666666"/>
          <w:sz w:val="20"/>
          <w:szCs w:val="20"/>
        </w:rPr>
        <w:t>Login or password reset issues.</w:t>
      </w:r>
    </w:p>
    <w:p w14:paraId="064BC967" w14:textId="77777777" w:rsidR="00DC747A" w:rsidRDefault="00000000">
      <w:pPr>
        <w:keepLines/>
        <w:numPr>
          <w:ilvl w:val="0"/>
          <w:numId w:val="31"/>
        </w:numPr>
        <w:ind w:left="1710" w:hanging="180"/>
        <w:rPr>
          <w:color w:val="666666"/>
          <w:sz w:val="20"/>
          <w:szCs w:val="20"/>
        </w:rPr>
      </w:pPr>
      <w:r>
        <w:rPr>
          <w:color w:val="666666"/>
          <w:sz w:val="20"/>
          <w:szCs w:val="20"/>
        </w:rPr>
        <w:t>Unclear organization of content or interface.</w:t>
      </w:r>
    </w:p>
    <w:p w14:paraId="247A21D4" w14:textId="77777777" w:rsidR="00DC747A" w:rsidRDefault="00000000">
      <w:pPr>
        <w:keepLines/>
        <w:numPr>
          <w:ilvl w:val="0"/>
          <w:numId w:val="31"/>
        </w:numPr>
        <w:ind w:left="1710" w:hanging="180"/>
        <w:rPr>
          <w:color w:val="666666"/>
          <w:sz w:val="20"/>
          <w:szCs w:val="20"/>
        </w:rPr>
      </w:pPr>
      <w:r>
        <w:rPr>
          <w:color w:val="666666"/>
          <w:sz w:val="20"/>
          <w:szCs w:val="20"/>
        </w:rPr>
        <w:t>Difficulty in communicating with instructors or fellow students.</w:t>
      </w:r>
    </w:p>
    <w:p w14:paraId="7C707856" w14:textId="77777777" w:rsidR="00DC747A" w:rsidRDefault="00000000">
      <w:pPr>
        <w:keepLines/>
        <w:numPr>
          <w:ilvl w:val="0"/>
          <w:numId w:val="31"/>
        </w:numPr>
        <w:ind w:left="1710" w:hanging="180"/>
        <w:rPr>
          <w:color w:val="666666"/>
          <w:sz w:val="20"/>
          <w:szCs w:val="20"/>
        </w:rPr>
      </w:pPr>
      <w:r>
        <w:rPr>
          <w:color w:val="666666"/>
          <w:sz w:val="20"/>
          <w:szCs w:val="20"/>
        </w:rPr>
        <w:t>Service interruptions or temporary platform downtime.</w:t>
      </w:r>
    </w:p>
    <w:p w14:paraId="01C56F89" w14:textId="77777777" w:rsidR="00DC747A" w:rsidRDefault="00000000">
      <w:pPr>
        <w:keepLines/>
        <w:spacing w:before="100" w:after="100"/>
        <w:ind w:left="1080"/>
        <w:rPr>
          <w:color w:val="666666"/>
          <w:sz w:val="20"/>
          <w:szCs w:val="20"/>
        </w:rPr>
      </w:pPr>
      <w:r>
        <w:rPr>
          <w:color w:val="666666"/>
          <w:sz w:val="20"/>
          <w:szCs w:val="20"/>
        </w:rPr>
        <w:t>These are some common aspects that can negatively impact the user experience and hinder effective learning in an e-learning platform.</w:t>
      </w:r>
    </w:p>
    <w:p w14:paraId="0E548AA7" w14:textId="77777777" w:rsidR="00DC747A" w:rsidRDefault="00000000">
      <w:pPr>
        <w:keepLines/>
        <w:numPr>
          <w:ilvl w:val="0"/>
          <w:numId w:val="47"/>
        </w:numPr>
        <w:spacing w:before="100"/>
        <w:rPr>
          <w:color w:val="666666"/>
        </w:rPr>
      </w:pPr>
      <w:r>
        <w:rPr>
          <w:color w:val="666666"/>
        </w:rPr>
        <w:t>Among the following factors, which aspect do you prefer us to prioritize more in the new platform?</w:t>
      </w:r>
    </w:p>
    <w:p w14:paraId="5C57DEC4" w14:textId="77777777" w:rsidR="00DC747A" w:rsidRDefault="00000000">
      <w:pPr>
        <w:keepLines/>
        <w:numPr>
          <w:ilvl w:val="0"/>
          <w:numId w:val="31"/>
        </w:numPr>
        <w:spacing w:before="100" w:after="100"/>
        <w:ind w:left="1080" w:hanging="180"/>
        <w:rPr>
          <w:color w:val="666666"/>
          <w:sz w:val="18"/>
          <w:szCs w:val="18"/>
        </w:rPr>
      </w:pPr>
      <w:r>
        <w:rPr>
          <w:color w:val="666666"/>
          <w:sz w:val="20"/>
          <w:szCs w:val="20"/>
        </w:rPr>
        <w:t>Based on the responses provided, it appears that the majority of the choices prioritize "Ease of use and quick access to the desired goals" in the new platform. Therefore, it would be advisable to prioritize this aspect to ensure that users can navigate the platform easily and efficiently reach their intended objectives.</w:t>
      </w:r>
    </w:p>
    <w:p w14:paraId="3209FB97" w14:textId="77777777" w:rsidR="00DC747A" w:rsidRDefault="00DC747A">
      <w:pPr>
        <w:keepLines/>
        <w:spacing w:before="100" w:after="100"/>
        <w:rPr>
          <w:color w:val="666666"/>
          <w:sz w:val="20"/>
          <w:szCs w:val="20"/>
        </w:rPr>
      </w:pPr>
    </w:p>
    <w:p w14:paraId="4405A965" w14:textId="77777777" w:rsidR="00DC747A" w:rsidRDefault="00DC747A">
      <w:pPr>
        <w:keepLines/>
        <w:spacing w:before="100" w:after="100"/>
        <w:rPr>
          <w:color w:val="666666"/>
          <w:sz w:val="20"/>
          <w:szCs w:val="20"/>
        </w:rPr>
      </w:pPr>
    </w:p>
    <w:p w14:paraId="284063DB" w14:textId="77777777" w:rsidR="00DC747A" w:rsidRDefault="00DC747A">
      <w:pPr>
        <w:keepLines/>
        <w:spacing w:before="100" w:after="100"/>
        <w:rPr>
          <w:color w:val="666666"/>
          <w:sz w:val="20"/>
          <w:szCs w:val="20"/>
        </w:rPr>
      </w:pPr>
    </w:p>
    <w:p w14:paraId="49438C12" w14:textId="77777777" w:rsidR="00DC747A" w:rsidRDefault="00DC747A">
      <w:pPr>
        <w:keepLines/>
        <w:spacing w:before="100" w:after="100"/>
        <w:rPr>
          <w:color w:val="666666"/>
          <w:sz w:val="20"/>
          <w:szCs w:val="20"/>
        </w:rPr>
      </w:pPr>
    </w:p>
    <w:p w14:paraId="3F615B44" w14:textId="77777777" w:rsidR="00DC747A" w:rsidRDefault="00DC747A">
      <w:pPr>
        <w:keepLines/>
        <w:spacing w:before="100" w:after="100"/>
        <w:rPr>
          <w:color w:val="666666"/>
          <w:sz w:val="20"/>
          <w:szCs w:val="20"/>
        </w:rPr>
      </w:pPr>
    </w:p>
    <w:p w14:paraId="14F7198C" w14:textId="77777777" w:rsidR="00DC747A" w:rsidRDefault="00DC747A">
      <w:pPr>
        <w:keepLines/>
        <w:spacing w:before="100" w:after="100"/>
        <w:rPr>
          <w:color w:val="666666"/>
          <w:sz w:val="20"/>
          <w:szCs w:val="20"/>
        </w:rPr>
      </w:pPr>
    </w:p>
    <w:p w14:paraId="669BBB2A" w14:textId="77777777" w:rsidR="00DC747A" w:rsidRDefault="00DC747A">
      <w:pPr>
        <w:keepLines/>
        <w:spacing w:before="100" w:after="100"/>
        <w:rPr>
          <w:color w:val="666666"/>
          <w:sz w:val="20"/>
          <w:szCs w:val="20"/>
        </w:rPr>
      </w:pPr>
    </w:p>
    <w:p w14:paraId="7F683A02" w14:textId="77777777" w:rsidR="00DC747A" w:rsidRDefault="00DC747A">
      <w:pPr>
        <w:keepLines/>
        <w:spacing w:before="100" w:after="100"/>
        <w:rPr>
          <w:color w:val="666666"/>
          <w:sz w:val="20"/>
          <w:szCs w:val="20"/>
        </w:rPr>
      </w:pPr>
    </w:p>
    <w:p w14:paraId="5C865350" w14:textId="77777777" w:rsidR="00DC747A" w:rsidRDefault="00DC747A">
      <w:pPr>
        <w:keepLines/>
        <w:spacing w:before="100" w:after="100"/>
        <w:rPr>
          <w:color w:val="666666"/>
          <w:sz w:val="20"/>
          <w:szCs w:val="20"/>
        </w:rPr>
      </w:pPr>
    </w:p>
    <w:p w14:paraId="2837162E" w14:textId="77777777" w:rsidR="00DC747A" w:rsidRDefault="00DC747A">
      <w:pPr>
        <w:keepLines/>
        <w:spacing w:before="100" w:after="100"/>
        <w:rPr>
          <w:color w:val="666666"/>
          <w:sz w:val="20"/>
          <w:szCs w:val="20"/>
        </w:rPr>
      </w:pPr>
    </w:p>
    <w:p w14:paraId="645AAEB0" w14:textId="77777777" w:rsidR="00DC747A" w:rsidRDefault="00000000">
      <w:pPr>
        <w:keepLines/>
        <w:numPr>
          <w:ilvl w:val="0"/>
          <w:numId w:val="47"/>
        </w:numPr>
        <w:spacing w:before="100"/>
        <w:rPr>
          <w:color w:val="666666"/>
        </w:rPr>
      </w:pPr>
      <w:r>
        <w:rPr>
          <w:color w:val="666666"/>
        </w:rPr>
        <w:t>What are the specific tools you would like to see in the new platform?</w:t>
      </w:r>
    </w:p>
    <w:p w14:paraId="05EC76D3" w14:textId="77777777" w:rsidR="00DC747A" w:rsidRDefault="00000000">
      <w:pPr>
        <w:keepLines/>
        <w:numPr>
          <w:ilvl w:val="0"/>
          <w:numId w:val="31"/>
        </w:numPr>
        <w:spacing w:before="100" w:after="100"/>
        <w:ind w:left="1080" w:hanging="180"/>
        <w:rPr>
          <w:color w:val="666666"/>
          <w:sz w:val="18"/>
          <w:szCs w:val="18"/>
        </w:rPr>
      </w:pPr>
      <w:r>
        <w:rPr>
          <w:color w:val="666666"/>
          <w:sz w:val="20"/>
          <w:szCs w:val="20"/>
        </w:rPr>
        <w:t>Based on the responses provided, that are generally not tolerated in an e-learning platform:</w:t>
      </w:r>
    </w:p>
    <w:p w14:paraId="5B972ACF" w14:textId="77777777" w:rsidR="00DC747A" w:rsidRDefault="00000000">
      <w:pPr>
        <w:keepLines/>
        <w:numPr>
          <w:ilvl w:val="0"/>
          <w:numId w:val="31"/>
        </w:numPr>
        <w:ind w:left="1710" w:hanging="180"/>
        <w:rPr>
          <w:color w:val="666666"/>
          <w:sz w:val="20"/>
          <w:szCs w:val="20"/>
        </w:rPr>
      </w:pPr>
      <w:r>
        <w:rPr>
          <w:color w:val="666666"/>
          <w:sz w:val="20"/>
          <w:szCs w:val="20"/>
        </w:rPr>
        <w:t>Easy access to recorded lectures: A feature that allows users to find and access recorded lectures easily.</w:t>
      </w:r>
    </w:p>
    <w:p w14:paraId="51521CD7" w14:textId="77777777" w:rsidR="00DC747A" w:rsidRDefault="00000000">
      <w:pPr>
        <w:keepLines/>
        <w:numPr>
          <w:ilvl w:val="0"/>
          <w:numId w:val="31"/>
        </w:numPr>
        <w:ind w:left="1710" w:hanging="180"/>
        <w:rPr>
          <w:color w:val="666666"/>
          <w:sz w:val="20"/>
          <w:szCs w:val="20"/>
        </w:rPr>
      </w:pPr>
      <w:r>
        <w:rPr>
          <w:color w:val="666666"/>
          <w:sz w:val="20"/>
          <w:szCs w:val="20"/>
        </w:rPr>
        <w:lastRenderedPageBreak/>
        <w:t>Meeting rooms: Virtual meeting rooms for synchronous learning and collaboration.</w:t>
      </w:r>
    </w:p>
    <w:p w14:paraId="5629558C" w14:textId="77777777" w:rsidR="00DC747A" w:rsidRDefault="00000000">
      <w:pPr>
        <w:keepLines/>
        <w:numPr>
          <w:ilvl w:val="0"/>
          <w:numId w:val="31"/>
        </w:numPr>
        <w:ind w:left="1710" w:hanging="180"/>
        <w:rPr>
          <w:color w:val="666666"/>
          <w:sz w:val="20"/>
          <w:szCs w:val="20"/>
        </w:rPr>
      </w:pPr>
      <w:r>
        <w:rPr>
          <w:color w:val="666666"/>
          <w:sz w:val="20"/>
          <w:szCs w:val="20"/>
        </w:rPr>
        <w:t>Personalized rooms or spaces: Private spaces where users can gather and organize their learning resources.</w:t>
      </w:r>
    </w:p>
    <w:p w14:paraId="0AC3B5DA" w14:textId="77777777" w:rsidR="00DC747A" w:rsidRDefault="00000000">
      <w:pPr>
        <w:keepLines/>
        <w:numPr>
          <w:ilvl w:val="0"/>
          <w:numId w:val="31"/>
        </w:numPr>
        <w:ind w:left="1710" w:hanging="180"/>
        <w:rPr>
          <w:color w:val="666666"/>
          <w:sz w:val="20"/>
          <w:szCs w:val="20"/>
        </w:rPr>
      </w:pPr>
      <w:r>
        <w:rPr>
          <w:color w:val="666666"/>
          <w:sz w:val="20"/>
          <w:szCs w:val="20"/>
        </w:rPr>
        <w:t>YouTube integration: Integration with YouTube for easy access to external video resources.</w:t>
      </w:r>
    </w:p>
    <w:p w14:paraId="11242572" w14:textId="77777777" w:rsidR="00DC747A" w:rsidRDefault="00000000">
      <w:pPr>
        <w:keepLines/>
        <w:numPr>
          <w:ilvl w:val="0"/>
          <w:numId w:val="31"/>
        </w:numPr>
        <w:ind w:left="1710" w:hanging="180"/>
        <w:rPr>
          <w:color w:val="666666"/>
          <w:sz w:val="20"/>
          <w:szCs w:val="20"/>
        </w:rPr>
      </w:pPr>
      <w:r>
        <w:rPr>
          <w:color w:val="666666"/>
          <w:sz w:val="20"/>
          <w:szCs w:val="20"/>
        </w:rPr>
        <w:t>Search functionality: A robust search tool to quickly find specific content or resources within the platform.</w:t>
      </w:r>
    </w:p>
    <w:p w14:paraId="32BD3133" w14:textId="77777777" w:rsidR="00DC747A" w:rsidRDefault="00000000">
      <w:pPr>
        <w:keepLines/>
        <w:numPr>
          <w:ilvl w:val="0"/>
          <w:numId w:val="31"/>
        </w:numPr>
        <w:ind w:left="1710" w:hanging="180"/>
        <w:rPr>
          <w:color w:val="666666"/>
          <w:sz w:val="20"/>
          <w:szCs w:val="20"/>
        </w:rPr>
      </w:pPr>
      <w:r>
        <w:rPr>
          <w:color w:val="666666"/>
          <w:sz w:val="20"/>
          <w:szCs w:val="20"/>
        </w:rPr>
        <w:t xml:space="preserve">Help or support button: A visible button or feature that </w:t>
      </w:r>
      <w:proofErr w:type="gramStart"/>
      <w:r>
        <w:rPr>
          <w:color w:val="666666"/>
          <w:sz w:val="20"/>
          <w:szCs w:val="20"/>
        </w:rPr>
        <w:t>provides assistance</w:t>
      </w:r>
      <w:proofErr w:type="gramEnd"/>
      <w:r>
        <w:rPr>
          <w:color w:val="666666"/>
          <w:sz w:val="20"/>
          <w:szCs w:val="20"/>
        </w:rPr>
        <w:t xml:space="preserve"> or guidance to users when needed.</w:t>
      </w:r>
    </w:p>
    <w:p w14:paraId="1F154081" w14:textId="77777777" w:rsidR="00DC747A" w:rsidRDefault="00000000">
      <w:pPr>
        <w:keepLines/>
        <w:numPr>
          <w:ilvl w:val="0"/>
          <w:numId w:val="31"/>
        </w:numPr>
        <w:ind w:left="1710" w:hanging="180"/>
        <w:rPr>
          <w:color w:val="666666"/>
          <w:sz w:val="20"/>
          <w:szCs w:val="20"/>
        </w:rPr>
      </w:pPr>
      <w:r>
        <w:rPr>
          <w:color w:val="666666"/>
          <w:sz w:val="20"/>
          <w:szCs w:val="20"/>
        </w:rPr>
        <w:t>Screen sharing: The ability to share screens during live sessions or virtual meetings.</w:t>
      </w:r>
    </w:p>
    <w:p w14:paraId="0D585993" w14:textId="77777777" w:rsidR="00DC747A" w:rsidRDefault="00000000">
      <w:pPr>
        <w:keepLines/>
        <w:numPr>
          <w:ilvl w:val="0"/>
          <w:numId w:val="31"/>
        </w:numPr>
        <w:ind w:left="1710" w:hanging="180"/>
        <w:rPr>
          <w:color w:val="666666"/>
          <w:sz w:val="20"/>
          <w:szCs w:val="20"/>
        </w:rPr>
      </w:pPr>
      <w:r>
        <w:rPr>
          <w:color w:val="666666"/>
          <w:sz w:val="20"/>
          <w:szCs w:val="20"/>
        </w:rPr>
        <w:t>Improved assignment and task submission: Streamlined processes for reviewing, submitting, and receiving assignments and tasks.</w:t>
      </w:r>
    </w:p>
    <w:p w14:paraId="11712589" w14:textId="77777777" w:rsidR="00DC747A" w:rsidRDefault="00000000">
      <w:pPr>
        <w:keepLines/>
        <w:numPr>
          <w:ilvl w:val="0"/>
          <w:numId w:val="31"/>
        </w:numPr>
        <w:ind w:left="1710" w:hanging="180"/>
        <w:rPr>
          <w:color w:val="666666"/>
          <w:sz w:val="20"/>
          <w:szCs w:val="20"/>
        </w:rPr>
      </w:pPr>
      <w:r>
        <w:rPr>
          <w:color w:val="666666"/>
          <w:sz w:val="20"/>
          <w:szCs w:val="20"/>
        </w:rPr>
        <w:t>Statistics and analytics: Tools that provide insights and analytics on learning progress and performance.</w:t>
      </w:r>
    </w:p>
    <w:p w14:paraId="3CB9B709" w14:textId="77777777" w:rsidR="00DC747A" w:rsidRDefault="00000000">
      <w:pPr>
        <w:keepLines/>
        <w:numPr>
          <w:ilvl w:val="0"/>
          <w:numId w:val="31"/>
        </w:numPr>
        <w:ind w:left="1710" w:hanging="180"/>
        <w:rPr>
          <w:color w:val="666666"/>
          <w:sz w:val="20"/>
          <w:szCs w:val="20"/>
        </w:rPr>
      </w:pPr>
      <w:r>
        <w:rPr>
          <w:color w:val="666666"/>
          <w:sz w:val="20"/>
          <w:szCs w:val="20"/>
        </w:rPr>
        <w:t>User-friendly interface: A visually appealing and intuitive user interface that enhances usability.</w:t>
      </w:r>
    </w:p>
    <w:p w14:paraId="3BAFABF0" w14:textId="77777777" w:rsidR="00DC747A" w:rsidRDefault="00000000">
      <w:pPr>
        <w:keepLines/>
        <w:numPr>
          <w:ilvl w:val="0"/>
          <w:numId w:val="31"/>
        </w:numPr>
        <w:ind w:left="1710" w:hanging="180"/>
        <w:rPr>
          <w:color w:val="666666"/>
          <w:sz w:val="20"/>
          <w:szCs w:val="20"/>
        </w:rPr>
      </w:pPr>
      <w:r>
        <w:rPr>
          <w:color w:val="666666"/>
          <w:sz w:val="20"/>
          <w:szCs w:val="20"/>
        </w:rPr>
        <w:t>Synced calendar and pace tracker: Integration with a calendar system and automatic tracking of learning progress.</w:t>
      </w:r>
    </w:p>
    <w:p w14:paraId="5D63DD98" w14:textId="77777777" w:rsidR="00DC747A" w:rsidRDefault="00000000">
      <w:pPr>
        <w:keepLines/>
        <w:numPr>
          <w:ilvl w:val="0"/>
          <w:numId w:val="31"/>
        </w:numPr>
        <w:ind w:left="1710" w:hanging="180"/>
        <w:rPr>
          <w:color w:val="666666"/>
          <w:sz w:val="20"/>
          <w:szCs w:val="20"/>
        </w:rPr>
      </w:pPr>
      <w:r>
        <w:rPr>
          <w:color w:val="666666"/>
          <w:sz w:val="20"/>
          <w:szCs w:val="20"/>
        </w:rPr>
        <w:t>Messaging and communication features: In-platform chat or messaging capabilities to facilitate communication between students and instructors.</w:t>
      </w:r>
    </w:p>
    <w:p w14:paraId="5B38EE07" w14:textId="77777777" w:rsidR="00DC747A" w:rsidRDefault="00000000">
      <w:pPr>
        <w:keepLines/>
        <w:numPr>
          <w:ilvl w:val="0"/>
          <w:numId w:val="31"/>
        </w:numPr>
        <w:ind w:left="1710" w:hanging="180"/>
        <w:rPr>
          <w:color w:val="666666"/>
          <w:sz w:val="20"/>
          <w:szCs w:val="20"/>
        </w:rPr>
      </w:pPr>
      <w:r>
        <w:rPr>
          <w:color w:val="666666"/>
          <w:sz w:val="20"/>
          <w:szCs w:val="20"/>
        </w:rPr>
        <w:t>Note-taking tools: Built-in tools for taking and saving notes within the platform.</w:t>
      </w:r>
    </w:p>
    <w:p w14:paraId="32106C45" w14:textId="77777777" w:rsidR="00DC747A" w:rsidRDefault="00000000">
      <w:pPr>
        <w:keepLines/>
        <w:numPr>
          <w:ilvl w:val="0"/>
          <w:numId w:val="31"/>
        </w:numPr>
        <w:ind w:left="1710" w:hanging="180"/>
        <w:rPr>
          <w:color w:val="666666"/>
          <w:sz w:val="20"/>
          <w:szCs w:val="20"/>
        </w:rPr>
      </w:pPr>
      <w:r>
        <w:rPr>
          <w:color w:val="666666"/>
          <w:sz w:val="20"/>
          <w:szCs w:val="20"/>
        </w:rPr>
        <w:t>Dark mode: A visual option for a dark-themed interface, which can be easier on the eyes and provide a different aesthetic.</w:t>
      </w:r>
    </w:p>
    <w:p w14:paraId="3B1651DB" w14:textId="77777777" w:rsidR="00DC747A" w:rsidRDefault="00000000">
      <w:pPr>
        <w:keepLines/>
        <w:numPr>
          <w:ilvl w:val="0"/>
          <w:numId w:val="31"/>
        </w:numPr>
        <w:ind w:left="1710" w:hanging="180"/>
        <w:rPr>
          <w:color w:val="666666"/>
          <w:sz w:val="20"/>
          <w:szCs w:val="20"/>
        </w:rPr>
      </w:pPr>
      <w:r>
        <w:rPr>
          <w:color w:val="666666"/>
          <w:sz w:val="20"/>
          <w:szCs w:val="20"/>
        </w:rPr>
        <w:t>Feedback and comments: The ability to leave comments, provide feedback, or engage in discussions related to course content.</w:t>
      </w:r>
    </w:p>
    <w:p w14:paraId="624F20A3" w14:textId="77777777" w:rsidR="00DC747A" w:rsidRDefault="00000000">
      <w:pPr>
        <w:keepLines/>
        <w:numPr>
          <w:ilvl w:val="0"/>
          <w:numId w:val="31"/>
        </w:numPr>
        <w:ind w:left="1710" w:hanging="180"/>
        <w:rPr>
          <w:color w:val="666666"/>
          <w:sz w:val="20"/>
          <w:szCs w:val="20"/>
        </w:rPr>
      </w:pPr>
      <w:r>
        <w:rPr>
          <w:color w:val="666666"/>
          <w:sz w:val="20"/>
          <w:szCs w:val="20"/>
        </w:rPr>
        <w:t>File sharing: Easy and efficient ways to share files and documents within the platform.</w:t>
      </w:r>
    </w:p>
    <w:p w14:paraId="10A40481" w14:textId="77777777" w:rsidR="00DC747A" w:rsidRDefault="00000000">
      <w:pPr>
        <w:keepLines/>
        <w:numPr>
          <w:ilvl w:val="0"/>
          <w:numId w:val="31"/>
        </w:numPr>
        <w:ind w:left="1710" w:hanging="180"/>
        <w:rPr>
          <w:color w:val="666666"/>
          <w:sz w:val="20"/>
          <w:szCs w:val="20"/>
        </w:rPr>
      </w:pPr>
      <w:r>
        <w:rPr>
          <w:color w:val="666666"/>
          <w:sz w:val="20"/>
          <w:szCs w:val="20"/>
        </w:rPr>
        <w:t>Progress indicators: Visual indicators or tracking features to monitor the progress of completing a course.</w:t>
      </w:r>
    </w:p>
    <w:p w14:paraId="7F4D82EE" w14:textId="77777777" w:rsidR="00DC747A" w:rsidRDefault="00000000">
      <w:pPr>
        <w:keepLines/>
        <w:numPr>
          <w:ilvl w:val="0"/>
          <w:numId w:val="31"/>
        </w:numPr>
        <w:ind w:left="1710" w:hanging="180"/>
        <w:rPr>
          <w:color w:val="666666"/>
          <w:sz w:val="20"/>
          <w:szCs w:val="20"/>
        </w:rPr>
      </w:pPr>
      <w:r>
        <w:rPr>
          <w:color w:val="666666"/>
          <w:sz w:val="20"/>
          <w:szCs w:val="20"/>
        </w:rPr>
        <w:t>Voice call functionality: Easy-to-access voice call capabilities within the platform for communication purposes.</w:t>
      </w:r>
    </w:p>
    <w:p w14:paraId="5BA4DBE5" w14:textId="77777777" w:rsidR="00DC747A" w:rsidRDefault="00000000">
      <w:pPr>
        <w:keepLines/>
        <w:numPr>
          <w:ilvl w:val="0"/>
          <w:numId w:val="31"/>
        </w:numPr>
        <w:ind w:left="1710" w:hanging="180"/>
        <w:rPr>
          <w:color w:val="666666"/>
          <w:sz w:val="20"/>
          <w:szCs w:val="20"/>
        </w:rPr>
      </w:pPr>
      <w:r>
        <w:rPr>
          <w:color w:val="666666"/>
          <w:sz w:val="20"/>
          <w:szCs w:val="20"/>
        </w:rPr>
        <w:t>Group collaboration tools: Features that facilitate collaboration among students, such as group chat or shared workspaces.</w:t>
      </w:r>
    </w:p>
    <w:p w14:paraId="5E94CEB6" w14:textId="77777777" w:rsidR="00DC747A" w:rsidRDefault="00000000">
      <w:pPr>
        <w:keepLines/>
        <w:numPr>
          <w:ilvl w:val="0"/>
          <w:numId w:val="31"/>
        </w:numPr>
        <w:ind w:left="1710" w:hanging="180"/>
        <w:rPr>
          <w:color w:val="666666"/>
          <w:sz w:val="20"/>
          <w:szCs w:val="20"/>
        </w:rPr>
      </w:pPr>
      <w:r>
        <w:rPr>
          <w:color w:val="666666"/>
          <w:sz w:val="20"/>
          <w:szCs w:val="20"/>
        </w:rPr>
        <w:t>Chatbot support: Integration of chatbot support to provide quick assistance and answer common questions.</w:t>
      </w:r>
    </w:p>
    <w:p w14:paraId="0DCAF2E3" w14:textId="77777777" w:rsidR="00DC747A" w:rsidRDefault="00000000">
      <w:pPr>
        <w:keepLines/>
        <w:spacing w:before="100" w:after="100"/>
        <w:ind w:left="1080"/>
        <w:rPr>
          <w:color w:val="666666"/>
          <w:sz w:val="20"/>
          <w:szCs w:val="20"/>
        </w:rPr>
      </w:pPr>
      <w:r>
        <w:rPr>
          <w:color w:val="666666"/>
          <w:sz w:val="20"/>
          <w:szCs w:val="20"/>
        </w:rPr>
        <w:t>These are just some examples of the tools and features that users would like to see in an ideal e-learning platform. The specific requirements may vary depending on individual preferences and needs.</w:t>
      </w:r>
    </w:p>
    <w:p w14:paraId="3DD4AEFB" w14:textId="77777777" w:rsidR="00DC747A" w:rsidRDefault="00DC747A">
      <w:pPr>
        <w:keepLines/>
        <w:spacing w:before="100" w:after="100"/>
        <w:ind w:left="0"/>
        <w:rPr>
          <w:color w:val="666666"/>
          <w:sz w:val="20"/>
          <w:szCs w:val="20"/>
        </w:rPr>
      </w:pPr>
    </w:p>
    <w:p w14:paraId="234995B9" w14:textId="77777777" w:rsidR="00DC747A" w:rsidRDefault="00000000">
      <w:pPr>
        <w:keepLines/>
        <w:numPr>
          <w:ilvl w:val="0"/>
          <w:numId w:val="47"/>
        </w:numPr>
        <w:spacing w:before="100"/>
        <w:rPr>
          <w:color w:val="666666"/>
        </w:rPr>
      </w:pPr>
      <w:r>
        <w:rPr>
          <w:color w:val="666666"/>
        </w:rPr>
        <w:t>How do you imagine the ideal e-learning platform?</w:t>
      </w:r>
    </w:p>
    <w:p w14:paraId="59019912" w14:textId="77777777" w:rsidR="00DC747A" w:rsidRDefault="00000000">
      <w:pPr>
        <w:keepLines/>
        <w:numPr>
          <w:ilvl w:val="0"/>
          <w:numId w:val="31"/>
        </w:numPr>
        <w:spacing w:before="100" w:after="100"/>
        <w:ind w:left="1080" w:hanging="180"/>
        <w:rPr>
          <w:color w:val="666666"/>
          <w:sz w:val="18"/>
          <w:szCs w:val="18"/>
        </w:rPr>
      </w:pPr>
      <w:r>
        <w:rPr>
          <w:color w:val="666666"/>
        </w:rPr>
        <w:t>The ideal e-learning platform, based on the responses, would have the following features:</w:t>
      </w:r>
    </w:p>
    <w:p w14:paraId="2D5A3097" w14:textId="77777777" w:rsidR="00DC747A" w:rsidRDefault="00000000">
      <w:pPr>
        <w:keepLines/>
        <w:numPr>
          <w:ilvl w:val="0"/>
          <w:numId w:val="31"/>
        </w:numPr>
        <w:ind w:left="1710" w:hanging="180"/>
        <w:rPr>
          <w:color w:val="666666"/>
          <w:sz w:val="20"/>
          <w:szCs w:val="20"/>
        </w:rPr>
      </w:pPr>
      <w:r>
        <w:rPr>
          <w:color w:val="666666"/>
          <w:sz w:val="20"/>
          <w:szCs w:val="20"/>
        </w:rPr>
        <w:t>Ease of use: The platform should be easy to navigate and user-friendly, allowing users to find the necessary materials and features without complications.</w:t>
      </w:r>
    </w:p>
    <w:p w14:paraId="7806DDA7" w14:textId="77777777" w:rsidR="00DC747A" w:rsidRDefault="00000000">
      <w:pPr>
        <w:keepLines/>
        <w:numPr>
          <w:ilvl w:val="0"/>
          <w:numId w:val="31"/>
        </w:numPr>
        <w:ind w:left="1710" w:hanging="180"/>
        <w:rPr>
          <w:color w:val="666666"/>
          <w:sz w:val="20"/>
          <w:szCs w:val="20"/>
        </w:rPr>
      </w:pPr>
      <w:r>
        <w:rPr>
          <w:color w:val="666666"/>
          <w:sz w:val="20"/>
          <w:szCs w:val="20"/>
        </w:rPr>
        <w:lastRenderedPageBreak/>
        <w:t>Quick access to content: Users should be able to access recorded lectures and other educational materials at their convenience, without being bound to specific times or schedules.</w:t>
      </w:r>
    </w:p>
    <w:p w14:paraId="3A7256D7" w14:textId="77777777" w:rsidR="00DC747A" w:rsidRDefault="00000000">
      <w:pPr>
        <w:keepLines/>
        <w:numPr>
          <w:ilvl w:val="0"/>
          <w:numId w:val="31"/>
        </w:numPr>
        <w:ind w:left="1710" w:hanging="180"/>
        <w:rPr>
          <w:color w:val="666666"/>
          <w:sz w:val="20"/>
          <w:szCs w:val="20"/>
        </w:rPr>
      </w:pPr>
      <w:r>
        <w:rPr>
          <w:color w:val="666666"/>
          <w:sz w:val="20"/>
          <w:szCs w:val="20"/>
        </w:rPr>
        <w:t>Performance and speed: The platform should have fast loading times and a smooth performance to ensure a seamless learning experience.</w:t>
      </w:r>
    </w:p>
    <w:p w14:paraId="4F7A43A8" w14:textId="77777777" w:rsidR="00DC747A" w:rsidRDefault="00000000">
      <w:pPr>
        <w:keepLines/>
        <w:numPr>
          <w:ilvl w:val="0"/>
          <w:numId w:val="31"/>
        </w:numPr>
        <w:ind w:left="1710" w:hanging="180"/>
        <w:rPr>
          <w:color w:val="666666"/>
          <w:sz w:val="20"/>
          <w:szCs w:val="20"/>
        </w:rPr>
      </w:pPr>
      <w:r>
        <w:rPr>
          <w:color w:val="666666"/>
          <w:sz w:val="20"/>
          <w:szCs w:val="20"/>
        </w:rPr>
        <w:t>Attractive and interactive user interface: An appealing and interactive interface can enhance engagement and make the learning process more enjoyable.</w:t>
      </w:r>
    </w:p>
    <w:p w14:paraId="20825DCC" w14:textId="77777777" w:rsidR="00DC747A" w:rsidRDefault="00000000">
      <w:pPr>
        <w:keepLines/>
        <w:numPr>
          <w:ilvl w:val="0"/>
          <w:numId w:val="31"/>
        </w:numPr>
        <w:ind w:left="1710" w:hanging="180"/>
        <w:rPr>
          <w:color w:val="666666"/>
          <w:sz w:val="20"/>
          <w:szCs w:val="20"/>
        </w:rPr>
      </w:pPr>
      <w:r>
        <w:rPr>
          <w:color w:val="666666"/>
          <w:sz w:val="20"/>
          <w:szCs w:val="20"/>
        </w:rPr>
        <w:t>Availability of features and tools: The platform should provide a variety of tools and features that facilitate learning, such as communication tools, collaboration features, and content creation options.</w:t>
      </w:r>
    </w:p>
    <w:p w14:paraId="445525D0" w14:textId="77777777" w:rsidR="00DC747A" w:rsidRDefault="00000000">
      <w:pPr>
        <w:keepLines/>
        <w:numPr>
          <w:ilvl w:val="0"/>
          <w:numId w:val="31"/>
        </w:numPr>
        <w:ind w:left="1710" w:hanging="180"/>
        <w:rPr>
          <w:color w:val="666666"/>
          <w:sz w:val="20"/>
          <w:szCs w:val="20"/>
        </w:rPr>
      </w:pPr>
      <w:r>
        <w:rPr>
          <w:color w:val="666666"/>
          <w:sz w:val="20"/>
          <w:szCs w:val="20"/>
        </w:rPr>
        <w:t>Integration with other apps and services: Integration with other apps, such as instant messaging, cloud storage, and calendar applications, can enhance the overall user experience and productivity.</w:t>
      </w:r>
    </w:p>
    <w:p w14:paraId="11987A13" w14:textId="77777777" w:rsidR="00DC747A" w:rsidRDefault="00000000">
      <w:pPr>
        <w:keepLines/>
        <w:spacing w:before="100" w:after="100"/>
        <w:ind w:left="1080"/>
        <w:rPr>
          <w:color w:val="666666"/>
        </w:rPr>
      </w:pPr>
      <w:r>
        <w:rPr>
          <w:color w:val="666666"/>
        </w:rPr>
        <w:t>It's important to note that these are general preferences and may vary depending on individual needs and preferences.</w:t>
      </w:r>
      <w:r>
        <w:br w:type="page"/>
      </w:r>
    </w:p>
    <w:p w14:paraId="218FF8C1" w14:textId="77777777" w:rsidR="00DC747A" w:rsidRDefault="00000000">
      <w:pPr>
        <w:pStyle w:val="Heading2"/>
        <w:spacing w:before="100" w:after="100"/>
        <w:rPr>
          <w:rFonts w:ascii="Times New Roman" w:eastAsia="Times New Roman" w:hAnsi="Times New Roman" w:cs="Times New Roman"/>
        </w:rPr>
      </w:pPr>
      <w:bookmarkStart w:id="558" w:name="_6dgctdtb2bpb" w:colFirst="0" w:colLast="0"/>
      <w:bookmarkEnd w:id="558"/>
      <w:r>
        <w:rPr>
          <w:rFonts w:ascii="Times New Roman" w:eastAsia="Times New Roman" w:hAnsi="Times New Roman" w:cs="Times New Roman"/>
        </w:rPr>
        <w:lastRenderedPageBreak/>
        <w:t>F. Initial Requirements:</w:t>
      </w:r>
    </w:p>
    <w:p w14:paraId="2B46D364" w14:textId="77777777" w:rsidR="00DC747A" w:rsidRDefault="00DC747A"/>
    <w:p w14:paraId="57285D8C" w14:textId="77777777" w:rsidR="00DC747A" w:rsidRDefault="00000000">
      <w:pPr>
        <w:pStyle w:val="Subtitle"/>
        <w:spacing w:before="100" w:after="100"/>
        <w:ind w:left="0" w:firstLine="0"/>
        <w:rPr>
          <w:rFonts w:ascii="Times New Roman" w:eastAsia="Times New Roman" w:hAnsi="Times New Roman" w:cs="Times New Roman"/>
        </w:rPr>
      </w:pPr>
      <w:bookmarkStart w:id="559" w:name="_kgzbqwxiang8" w:colFirst="0" w:colLast="0"/>
      <w:bookmarkEnd w:id="559"/>
      <w:r>
        <w:rPr>
          <w:rFonts w:ascii="Times New Roman" w:eastAsia="Times New Roman" w:hAnsi="Times New Roman" w:cs="Times New Roman"/>
        </w:rPr>
        <w:t>Must Have Features:</w:t>
      </w:r>
    </w:p>
    <w:p w14:paraId="4299A2DE" w14:textId="77777777" w:rsidR="00DC747A" w:rsidRDefault="00000000">
      <w:pPr>
        <w:pStyle w:val="Subtitle"/>
        <w:numPr>
          <w:ilvl w:val="0"/>
          <w:numId w:val="48"/>
        </w:numPr>
        <w:spacing w:before="0" w:after="120" w:line="240" w:lineRule="auto"/>
        <w:ind w:left="180" w:hanging="270"/>
        <w:rPr>
          <w:rFonts w:ascii="Times New Roman" w:eastAsia="Times New Roman" w:hAnsi="Times New Roman" w:cs="Times New Roman"/>
        </w:rPr>
      </w:pPr>
      <w:bookmarkStart w:id="560" w:name="_f3xk94agvawi" w:colFirst="0" w:colLast="0"/>
      <w:bookmarkEnd w:id="560"/>
      <w:r>
        <w:rPr>
          <w:rFonts w:ascii="Times New Roman" w:eastAsia="Times New Roman" w:hAnsi="Times New Roman" w:cs="Times New Roman"/>
        </w:rPr>
        <w:t>Course progress</w:t>
      </w:r>
    </w:p>
    <w:p w14:paraId="1B0A04C7"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w:t>
      </w:r>
      <w:proofErr w:type="gramStart"/>
      <w:r>
        <w:rPr>
          <w:color w:val="666666"/>
          <w:sz w:val="20"/>
          <w:szCs w:val="20"/>
        </w:rPr>
        <w:t>enabling  learners</w:t>
      </w:r>
      <w:proofErr w:type="gramEnd"/>
      <w:r>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6A660FDF"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687BC616"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1" w:name="_wg280jjcen3n" w:colFirst="0" w:colLast="0"/>
      <w:bookmarkEnd w:id="561"/>
      <w:r>
        <w:rPr>
          <w:rFonts w:ascii="Times New Roman" w:eastAsia="Times New Roman" w:hAnsi="Times New Roman" w:cs="Times New Roman"/>
        </w:rPr>
        <w:t>User Dashboard</w:t>
      </w:r>
    </w:p>
    <w:p w14:paraId="6F6B1F4B"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B9C7043"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3B8BA976"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2" w:name="_rp9levuaehhi" w:colFirst="0" w:colLast="0"/>
      <w:bookmarkEnd w:id="562"/>
      <w:r>
        <w:rPr>
          <w:rFonts w:ascii="Times New Roman" w:eastAsia="Times New Roman" w:hAnsi="Times New Roman" w:cs="Times New Roman"/>
        </w:rPr>
        <w:t>Cloud Storage</w:t>
      </w:r>
    </w:p>
    <w:p w14:paraId="77F0D5BA"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6D4433CF"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6C84741F"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3" w:name="_239109m0fzz1" w:colFirst="0" w:colLast="0"/>
      <w:bookmarkEnd w:id="563"/>
      <w:r>
        <w:rPr>
          <w:rFonts w:ascii="Times New Roman" w:eastAsia="Times New Roman" w:hAnsi="Times New Roman" w:cs="Times New Roman"/>
        </w:rPr>
        <w:t>Multi-language support ability</w:t>
      </w:r>
    </w:p>
    <w:p w14:paraId="3067C711"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we should support multiple languages to allow each student to learn in their language of preferences and change website and application text direction.</w:t>
      </w:r>
    </w:p>
    <w:p w14:paraId="184CB01E"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the ease of students.</w:t>
      </w:r>
    </w:p>
    <w:p w14:paraId="510D39AD"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4" w:name="_rgn4tlofdq1f" w:colFirst="0" w:colLast="0"/>
      <w:bookmarkEnd w:id="564"/>
      <w:r>
        <w:rPr>
          <w:rFonts w:ascii="Times New Roman" w:eastAsia="Times New Roman" w:hAnsi="Times New Roman" w:cs="Times New Roman"/>
        </w:rPr>
        <w:t>Communication Features</w:t>
      </w:r>
    </w:p>
    <w:p w14:paraId="036A8655"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28B00E3F"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051F568A" w14:textId="77777777" w:rsidR="00DC747A" w:rsidRDefault="00DC747A">
      <w:pPr>
        <w:spacing w:after="200" w:line="259" w:lineRule="auto"/>
        <w:ind w:left="540" w:hanging="180"/>
        <w:rPr>
          <w:b/>
          <w:color w:val="666666"/>
          <w:sz w:val="20"/>
          <w:szCs w:val="20"/>
        </w:rPr>
      </w:pPr>
    </w:p>
    <w:p w14:paraId="1E47A2D5" w14:textId="77777777" w:rsidR="00DC747A" w:rsidRDefault="00DC747A">
      <w:pPr>
        <w:spacing w:after="200" w:line="259" w:lineRule="auto"/>
        <w:ind w:left="540" w:hanging="180"/>
        <w:rPr>
          <w:b/>
          <w:color w:val="666666"/>
          <w:sz w:val="20"/>
          <w:szCs w:val="20"/>
        </w:rPr>
      </w:pPr>
    </w:p>
    <w:p w14:paraId="3D3E8FC8" w14:textId="77777777" w:rsidR="00DC747A" w:rsidRDefault="00DC747A">
      <w:pPr>
        <w:spacing w:after="200" w:line="259" w:lineRule="auto"/>
        <w:ind w:left="540" w:hanging="180"/>
        <w:rPr>
          <w:b/>
          <w:color w:val="666666"/>
          <w:sz w:val="20"/>
          <w:szCs w:val="20"/>
        </w:rPr>
      </w:pPr>
    </w:p>
    <w:p w14:paraId="241ED3A9" w14:textId="77777777" w:rsidR="00DC747A" w:rsidRDefault="00DC747A">
      <w:pPr>
        <w:spacing w:after="200" w:line="259" w:lineRule="auto"/>
        <w:ind w:left="540" w:hanging="180"/>
        <w:rPr>
          <w:b/>
          <w:color w:val="666666"/>
          <w:sz w:val="20"/>
          <w:szCs w:val="20"/>
        </w:rPr>
      </w:pPr>
    </w:p>
    <w:p w14:paraId="4DAAB25E" w14:textId="77777777" w:rsidR="00DC747A" w:rsidRDefault="00DC747A">
      <w:pPr>
        <w:spacing w:after="200" w:line="259" w:lineRule="auto"/>
        <w:ind w:left="540" w:hanging="180"/>
        <w:rPr>
          <w:b/>
          <w:color w:val="666666"/>
          <w:sz w:val="20"/>
          <w:szCs w:val="20"/>
        </w:rPr>
      </w:pPr>
    </w:p>
    <w:p w14:paraId="28898DED" w14:textId="77777777" w:rsidR="00DC747A" w:rsidRDefault="00DC747A">
      <w:pPr>
        <w:spacing w:after="200" w:line="259" w:lineRule="auto"/>
        <w:ind w:left="540" w:hanging="180"/>
        <w:rPr>
          <w:b/>
          <w:color w:val="666666"/>
          <w:sz w:val="20"/>
          <w:szCs w:val="20"/>
        </w:rPr>
      </w:pPr>
    </w:p>
    <w:p w14:paraId="40168567"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5" w:name="_erm1al1ycmo" w:colFirst="0" w:colLast="0"/>
      <w:bookmarkEnd w:id="565"/>
      <w:r>
        <w:rPr>
          <w:rFonts w:ascii="Times New Roman" w:eastAsia="Times New Roman" w:hAnsi="Times New Roman" w:cs="Times New Roman"/>
        </w:rPr>
        <w:lastRenderedPageBreak/>
        <w:t xml:space="preserve">User-Friendly and easy to navigate </w:t>
      </w:r>
      <w:proofErr w:type="gramStart"/>
      <w:r>
        <w:rPr>
          <w:rFonts w:ascii="Times New Roman" w:eastAsia="Times New Roman" w:hAnsi="Times New Roman" w:cs="Times New Roman"/>
        </w:rPr>
        <w:t>Interface</w:t>
      </w:r>
      <w:proofErr w:type="gramEnd"/>
    </w:p>
    <w:p w14:paraId="3B08A51F"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5B374E5"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60985ED7"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6" w:name="_y56reinxddj8" w:colFirst="0" w:colLast="0"/>
      <w:bookmarkEnd w:id="566"/>
      <w:r>
        <w:rPr>
          <w:rFonts w:ascii="Times New Roman" w:eastAsia="Times New Roman" w:hAnsi="Times New Roman" w:cs="Times New Roman"/>
        </w:rPr>
        <w:t>Accessible interface</w:t>
      </w:r>
    </w:p>
    <w:p w14:paraId="507B3C4A"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w:t>
      </w:r>
      <w:proofErr w:type="gramStart"/>
      <w:r>
        <w:rPr>
          <w:color w:val="666666"/>
          <w:sz w:val="20"/>
          <w:szCs w:val="20"/>
        </w:rPr>
        <w:t>”,  “</w:t>
      </w:r>
      <w:proofErr w:type="gramEnd"/>
      <w:r>
        <w:rPr>
          <w:color w:val="666666"/>
          <w:sz w:val="20"/>
          <w:szCs w:val="20"/>
        </w:rPr>
        <w:t>sign language interpreter”</w:t>
      </w:r>
    </w:p>
    <w:p w14:paraId="22C4C916"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our vision is to allow all kinds of e-learners to be accommodated and learn without hurdles</w:t>
      </w:r>
      <w:r>
        <w:rPr>
          <w:b/>
          <w:color w:val="666666"/>
          <w:sz w:val="20"/>
          <w:szCs w:val="20"/>
        </w:rPr>
        <w:t>.</w:t>
      </w:r>
    </w:p>
    <w:p w14:paraId="7263218A"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7" w:name="_cu87z5yzy1fc" w:colFirst="0" w:colLast="0"/>
      <w:bookmarkEnd w:id="567"/>
      <w:r>
        <w:rPr>
          <w:rFonts w:ascii="Times New Roman" w:eastAsia="Times New Roman" w:hAnsi="Times New Roman" w:cs="Times New Roman"/>
        </w:rPr>
        <w:t>Hot Keys/Quick Access to Tools</w:t>
      </w:r>
    </w:p>
    <w:p w14:paraId="600A8F16"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102024D3"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3C31605C"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68" w:name="_u9q89arg8pb1" w:colFirst="0" w:colLast="0"/>
      <w:bookmarkEnd w:id="568"/>
      <w:r>
        <w:rPr>
          <w:rFonts w:ascii="Times New Roman" w:eastAsia="Times New Roman" w:hAnsi="Times New Roman" w:cs="Times New Roman"/>
        </w:rPr>
        <w:t xml:space="preserve">Labels and </w:t>
      </w:r>
      <w:proofErr w:type="spellStart"/>
      <w:r>
        <w:rPr>
          <w:rFonts w:ascii="Times New Roman" w:eastAsia="Times New Roman" w:hAnsi="Times New Roman" w:cs="Times New Roman"/>
        </w:rPr>
        <w:t>Categorisation</w:t>
      </w:r>
      <w:proofErr w:type="spellEnd"/>
      <w:r>
        <w:rPr>
          <w:rFonts w:ascii="Times New Roman" w:eastAsia="Times New Roman" w:hAnsi="Times New Roman" w:cs="Times New Roman"/>
        </w:rPr>
        <w:t>/Platform Organization</w:t>
      </w:r>
    </w:p>
    <w:p w14:paraId="4D4A7B9E"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Pr>
          <w:b/>
          <w:color w:val="666666"/>
          <w:sz w:val="20"/>
          <w:szCs w:val="20"/>
        </w:rPr>
        <w:t>.</w:t>
      </w:r>
    </w:p>
    <w:p w14:paraId="3D754034"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562CE2A1" w14:textId="77777777" w:rsidR="00DC747A" w:rsidRDefault="00000000">
      <w:pPr>
        <w:pStyle w:val="Subtitle"/>
        <w:numPr>
          <w:ilvl w:val="0"/>
          <w:numId w:val="48"/>
        </w:numPr>
        <w:spacing w:before="0" w:after="120" w:line="240" w:lineRule="auto"/>
        <w:ind w:left="180" w:hanging="450"/>
        <w:rPr>
          <w:rFonts w:ascii="Times New Roman" w:eastAsia="Times New Roman" w:hAnsi="Times New Roman" w:cs="Times New Roman"/>
        </w:rPr>
      </w:pPr>
      <w:bookmarkStart w:id="569" w:name="_gizkdjpm8x48" w:colFirst="0" w:colLast="0"/>
      <w:bookmarkEnd w:id="569"/>
      <w:proofErr w:type="spellStart"/>
      <w:r>
        <w:rPr>
          <w:rFonts w:ascii="Times New Roman" w:eastAsia="Times New Roman" w:hAnsi="Times New Roman" w:cs="Times New Roman"/>
        </w:rPr>
        <w:t>Self Enrollment</w:t>
      </w:r>
      <w:proofErr w:type="spellEnd"/>
      <w:r>
        <w:rPr>
          <w:rFonts w:ascii="Times New Roman" w:eastAsia="Times New Roman" w:hAnsi="Times New Roman" w:cs="Times New Roman"/>
        </w:rPr>
        <w:t xml:space="preserve"> with invitations or codes</w:t>
      </w:r>
    </w:p>
    <w:p w14:paraId="12FF2F3B"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62C39DC2"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05880594" w14:textId="77777777" w:rsidR="00DC747A" w:rsidRDefault="00DC747A">
      <w:pPr>
        <w:spacing w:after="200" w:line="259" w:lineRule="auto"/>
        <w:rPr>
          <w:color w:val="666666"/>
          <w:sz w:val="20"/>
          <w:szCs w:val="20"/>
        </w:rPr>
      </w:pPr>
    </w:p>
    <w:p w14:paraId="4E4ABA09"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0" w:name="_p7z9bqpauf7t" w:colFirst="0" w:colLast="0"/>
      <w:bookmarkEnd w:id="570"/>
      <w:r>
        <w:rPr>
          <w:rFonts w:ascii="Times New Roman" w:eastAsia="Times New Roman" w:hAnsi="Times New Roman" w:cs="Times New Roman"/>
        </w:rPr>
        <w:t>Create Courses</w:t>
      </w:r>
    </w:p>
    <w:p w14:paraId="23CFB8BF"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72EF4A2E"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lastRenderedPageBreak/>
        <w:t>Vision:</w:t>
      </w:r>
      <w:r>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60FDBBE6"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1" w:name="_ty0jrkcahvwe" w:colFirst="0" w:colLast="0"/>
      <w:bookmarkEnd w:id="571"/>
      <w:r>
        <w:rPr>
          <w:rFonts w:ascii="Times New Roman" w:eastAsia="Times New Roman" w:hAnsi="Times New Roman" w:cs="Times New Roman"/>
        </w:rPr>
        <w:t xml:space="preserve">Add Material/Reuse </w:t>
      </w:r>
      <w:proofErr w:type="gramStart"/>
      <w:r>
        <w:rPr>
          <w:rFonts w:ascii="Times New Roman" w:eastAsia="Times New Roman" w:hAnsi="Times New Roman" w:cs="Times New Roman"/>
        </w:rPr>
        <w:t>material</w:t>
      </w:r>
      <w:proofErr w:type="gramEnd"/>
    </w:p>
    <w:p w14:paraId="011E43B2"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117AEAD"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0494E05E"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2" w:name="_67kn8dsqeawm" w:colFirst="0" w:colLast="0"/>
      <w:bookmarkEnd w:id="572"/>
      <w:r>
        <w:rPr>
          <w:rFonts w:ascii="Times New Roman" w:eastAsia="Times New Roman" w:hAnsi="Times New Roman" w:cs="Times New Roman"/>
        </w:rPr>
        <w:t>Tasks/Assignments</w:t>
      </w:r>
    </w:p>
    <w:p w14:paraId="5E7039FE"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Task submission enables learners to upload assignments and projects for evaluation. Clear guidelines, user-friendly interfaces, and seamless file uploads streamline the submission process.</w:t>
      </w:r>
    </w:p>
    <w:p w14:paraId="126DAD8C"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14A7A04A"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3" w:name="_etumjx1yb86" w:colFirst="0" w:colLast="0"/>
      <w:bookmarkEnd w:id="573"/>
      <w:r>
        <w:rPr>
          <w:rFonts w:ascii="Times New Roman" w:eastAsia="Times New Roman" w:hAnsi="Times New Roman" w:cs="Times New Roman"/>
        </w:rPr>
        <w:t>Writing/Post Editor page</w:t>
      </w:r>
    </w:p>
    <w:p w14:paraId="7DBCF4D8"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a special page allowing teachers and students to create posts with the ability to include pics, text, embed </w:t>
      </w:r>
      <w:proofErr w:type="spellStart"/>
      <w:r>
        <w:rPr>
          <w:color w:val="666666"/>
          <w:sz w:val="20"/>
          <w:szCs w:val="20"/>
        </w:rPr>
        <w:t>youtube</w:t>
      </w:r>
      <w:proofErr w:type="spellEnd"/>
      <w:r>
        <w:rPr>
          <w:color w:val="666666"/>
          <w:sz w:val="20"/>
          <w:szCs w:val="20"/>
        </w:rPr>
        <w:t xml:space="preserve"> videos, add polls and change fonts.</w:t>
      </w:r>
    </w:p>
    <w:p w14:paraId="550A0AFD"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giving more </w:t>
      </w:r>
      <w:proofErr w:type="spellStart"/>
      <w:r>
        <w:rPr>
          <w:color w:val="666666"/>
          <w:sz w:val="20"/>
          <w:szCs w:val="20"/>
        </w:rPr>
        <w:t>customisable</w:t>
      </w:r>
      <w:proofErr w:type="spellEnd"/>
      <w:r>
        <w:rPr>
          <w:color w:val="666666"/>
          <w:sz w:val="20"/>
          <w:szCs w:val="20"/>
        </w:rPr>
        <w:t xml:space="preserve"> to both teacher and student</w:t>
      </w:r>
    </w:p>
    <w:p w14:paraId="7D5463F3"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4" w:name="_kl8g57f0lo1y" w:colFirst="0" w:colLast="0"/>
      <w:bookmarkEnd w:id="574"/>
      <w:r>
        <w:rPr>
          <w:rFonts w:ascii="Times New Roman" w:eastAsia="Times New Roman" w:hAnsi="Times New Roman" w:cs="Times New Roman"/>
        </w:rPr>
        <w:t>Quiz assignments</w:t>
      </w:r>
    </w:p>
    <w:p w14:paraId="298B4B87"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allowing teachers to upload quizzes native to the site that allows text, </w:t>
      </w:r>
      <w:proofErr w:type="gramStart"/>
      <w:r>
        <w:rPr>
          <w:color w:val="666666"/>
          <w:sz w:val="20"/>
          <w:szCs w:val="20"/>
        </w:rPr>
        <w:t>image ,</w:t>
      </w:r>
      <w:proofErr w:type="gramEnd"/>
      <w:r>
        <w:rPr>
          <w:color w:val="666666"/>
          <w:sz w:val="20"/>
          <w:szCs w:val="20"/>
        </w:rPr>
        <w:t xml:space="preserve"> multiple options, open ended questions and the choices of automatic grading and manual one.</w:t>
      </w:r>
    </w:p>
    <w:p w14:paraId="5FDD4365"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Quizzes are a crucial part of </w:t>
      </w:r>
      <w:proofErr w:type="gramStart"/>
      <w:r>
        <w:rPr>
          <w:color w:val="666666"/>
          <w:sz w:val="20"/>
          <w:szCs w:val="20"/>
        </w:rPr>
        <w:t>education</w:t>
      </w:r>
      <w:proofErr w:type="gramEnd"/>
      <w:r>
        <w:rPr>
          <w:color w:val="666666"/>
          <w:sz w:val="20"/>
          <w:szCs w:val="20"/>
        </w:rPr>
        <w:t xml:space="preserve"> and a teacher should have the ability to create a course and notify students of it.</w:t>
      </w:r>
    </w:p>
    <w:p w14:paraId="466F733A"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5" w:name="_khwlqmzahf7n" w:colFirst="0" w:colLast="0"/>
      <w:bookmarkEnd w:id="575"/>
      <w:r>
        <w:rPr>
          <w:rFonts w:ascii="Times New Roman" w:eastAsia="Times New Roman" w:hAnsi="Times New Roman" w:cs="Times New Roman"/>
        </w:rPr>
        <w:t>Mobile App Availability</w:t>
      </w:r>
    </w:p>
    <w:p w14:paraId="3CA44360"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04B98269"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5BCCA306" w14:textId="77777777" w:rsidR="00DC747A" w:rsidRDefault="00DC747A">
      <w:pPr>
        <w:spacing w:after="200" w:line="259" w:lineRule="auto"/>
        <w:rPr>
          <w:color w:val="666666"/>
          <w:sz w:val="20"/>
          <w:szCs w:val="20"/>
        </w:rPr>
      </w:pPr>
    </w:p>
    <w:p w14:paraId="549715D0" w14:textId="77777777" w:rsidR="00DC747A" w:rsidRDefault="00DC747A">
      <w:pPr>
        <w:spacing w:after="200" w:line="259" w:lineRule="auto"/>
        <w:rPr>
          <w:color w:val="666666"/>
          <w:sz w:val="20"/>
          <w:szCs w:val="20"/>
        </w:rPr>
      </w:pPr>
    </w:p>
    <w:p w14:paraId="432CB756"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6" w:name="_wfg7tnftd99r" w:colFirst="0" w:colLast="0"/>
      <w:bookmarkEnd w:id="576"/>
      <w:r>
        <w:rPr>
          <w:rFonts w:ascii="Times New Roman" w:eastAsia="Times New Roman" w:hAnsi="Times New Roman" w:cs="Times New Roman"/>
        </w:rPr>
        <w:t>Fast Performance</w:t>
      </w:r>
    </w:p>
    <w:p w14:paraId="258231DD"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0EBFBA0A"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6C50C16F" w14:textId="77777777" w:rsidR="00DC747A" w:rsidRDefault="00000000">
      <w:pPr>
        <w:pStyle w:val="Subtitle"/>
        <w:numPr>
          <w:ilvl w:val="0"/>
          <w:numId w:val="48"/>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577" w:name="_ai9myqxb5au8" w:colFirst="0" w:colLast="0"/>
      <w:bookmarkEnd w:id="577"/>
      <w:r>
        <w:rPr>
          <w:rFonts w:ascii="Times New Roman" w:eastAsia="Times New Roman" w:hAnsi="Times New Roman" w:cs="Times New Roman"/>
        </w:rPr>
        <w:lastRenderedPageBreak/>
        <w:t>Blog per Course</w:t>
      </w:r>
    </w:p>
    <w:p w14:paraId="7119BB2E"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allowing commenting on each teacher post and to allow students to make their own posts in </w:t>
      </w:r>
      <w:proofErr w:type="gramStart"/>
      <w:r>
        <w:rPr>
          <w:color w:val="666666"/>
          <w:sz w:val="20"/>
          <w:szCs w:val="20"/>
        </w:rPr>
        <w:t>another  tab</w:t>
      </w:r>
      <w:proofErr w:type="gramEnd"/>
      <w:r>
        <w:rPr>
          <w:color w:val="666666"/>
          <w:sz w:val="20"/>
          <w:szCs w:val="20"/>
        </w:rPr>
        <w:t>(blog) in each course.</w:t>
      </w:r>
    </w:p>
    <w:p w14:paraId="032EB74B"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allow student interaction and encourage a community to help each other. </w:t>
      </w:r>
    </w:p>
    <w:p w14:paraId="323A7B29" w14:textId="77777777" w:rsidR="00DC747A" w:rsidRDefault="00000000">
      <w:pPr>
        <w:pStyle w:val="Subtitle"/>
        <w:ind w:left="-450" w:hanging="180"/>
        <w:jc w:val="left"/>
        <w:rPr>
          <w:rFonts w:ascii="Times New Roman" w:eastAsia="Times New Roman" w:hAnsi="Times New Roman" w:cs="Times New Roman"/>
        </w:rPr>
      </w:pPr>
      <w:bookmarkStart w:id="578" w:name="_mue0kuvx9zgt" w:colFirst="0" w:colLast="0"/>
      <w:bookmarkEnd w:id="578"/>
      <w:r>
        <w:rPr>
          <w:rFonts w:ascii="Times New Roman" w:eastAsia="Times New Roman" w:hAnsi="Times New Roman" w:cs="Times New Roman"/>
        </w:rPr>
        <w:t>Should Have Features:</w:t>
      </w:r>
    </w:p>
    <w:p w14:paraId="08938F3E" w14:textId="77777777" w:rsidR="00DC747A" w:rsidRDefault="00000000">
      <w:pPr>
        <w:pStyle w:val="Subtitle"/>
        <w:numPr>
          <w:ilvl w:val="0"/>
          <w:numId w:val="63"/>
        </w:numPr>
        <w:spacing w:before="0" w:after="120" w:line="240" w:lineRule="auto"/>
        <w:ind w:left="270"/>
        <w:rPr>
          <w:rFonts w:ascii="Times New Roman" w:eastAsia="Times New Roman" w:hAnsi="Times New Roman" w:cs="Times New Roman"/>
        </w:rPr>
      </w:pPr>
      <w:bookmarkStart w:id="579" w:name="_rgfc4wpddb1m" w:colFirst="0" w:colLast="0"/>
      <w:bookmarkEnd w:id="579"/>
      <w:r>
        <w:rPr>
          <w:rFonts w:ascii="Times New Roman" w:eastAsia="Times New Roman" w:hAnsi="Times New Roman" w:cs="Times New Roman"/>
        </w:rPr>
        <w:t>Dark Mode Option</w:t>
      </w:r>
    </w:p>
    <w:p w14:paraId="1FEB029C"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A dark mode option provides an alternative color scheme that reduces eye strain in low-light environments. This feature offers a visually comfortable experience for learners who prefer darker interfaces.</w:t>
      </w:r>
    </w:p>
    <w:p w14:paraId="15CFE048"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62DBFA2E"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0" w:name="_a91rdbh1xbbq" w:colFirst="0" w:colLast="0"/>
      <w:bookmarkEnd w:id="580"/>
      <w:proofErr w:type="spellStart"/>
      <w:r>
        <w:rPr>
          <w:rFonts w:ascii="Times New Roman" w:eastAsia="Times New Roman" w:hAnsi="Times New Roman" w:cs="Times New Roman"/>
        </w:rPr>
        <w:t>Youtube</w:t>
      </w:r>
      <w:proofErr w:type="spellEnd"/>
      <w:r>
        <w:rPr>
          <w:rFonts w:ascii="Times New Roman" w:eastAsia="Times New Roman" w:hAnsi="Times New Roman" w:cs="Times New Roman"/>
        </w:rPr>
        <w:t xml:space="preserve"> video Integration</w:t>
      </w:r>
    </w:p>
    <w:p w14:paraId="2C199040" w14:textId="77777777" w:rsidR="00DC747A" w:rsidRDefault="00000000">
      <w:pPr>
        <w:numPr>
          <w:ilvl w:val="0"/>
          <w:numId w:val="13"/>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Pr>
          <w:b/>
          <w:color w:val="666666"/>
          <w:sz w:val="20"/>
          <w:szCs w:val="20"/>
        </w:rPr>
        <w:t>Description:</w:t>
      </w:r>
      <w:r>
        <w:rPr>
          <w:color w:val="666666"/>
          <w:sz w:val="20"/>
          <w:szCs w:val="20"/>
        </w:rPr>
        <w:t xml:space="preserve"> Allow teachers to include </w:t>
      </w:r>
      <w:proofErr w:type="spellStart"/>
      <w:r>
        <w:rPr>
          <w:color w:val="666666"/>
          <w:sz w:val="20"/>
          <w:szCs w:val="20"/>
        </w:rPr>
        <w:t>youtube</w:t>
      </w:r>
      <w:proofErr w:type="spellEnd"/>
      <w:r>
        <w:rPr>
          <w:color w:val="666666"/>
          <w:sz w:val="20"/>
          <w:szCs w:val="20"/>
        </w:rPr>
        <w:t xml:space="preserve"> embed (</w:t>
      </w:r>
      <w:proofErr w:type="spellStart"/>
      <w:r>
        <w:rPr>
          <w:color w:val="666666"/>
          <w:sz w:val="20"/>
          <w:szCs w:val="20"/>
        </w:rPr>
        <w:t>iframes</w:t>
      </w:r>
      <w:proofErr w:type="spellEnd"/>
      <w:r>
        <w:rPr>
          <w:color w:val="666666"/>
          <w:sz w:val="20"/>
          <w:szCs w:val="20"/>
        </w:rPr>
        <w:t xml:space="preserve"> in web) to help students through pasting the link into the post.</w:t>
      </w:r>
    </w:p>
    <w:p w14:paraId="6BBFC369" w14:textId="77777777" w:rsidR="00DC747A" w:rsidRDefault="00000000">
      <w:pPr>
        <w:numPr>
          <w:ilvl w:val="0"/>
          <w:numId w:val="13"/>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Pr>
          <w:b/>
          <w:color w:val="666666"/>
          <w:sz w:val="20"/>
          <w:szCs w:val="20"/>
        </w:rPr>
        <w:t>Vision:</w:t>
      </w:r>
      <w:r>
        <w:rPr>
          <w:color w:val="666666"/>
          <w:sz w:val="20"/>
          <w:szCs w:val="20"/>
        </w:rPr>
        <w:t xml:space="preserve"> Allow teachers to add special resources.</w:t>
      </w:r>
    </w:p>
    <w:p w14:paraId="36B87D05"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1" w:name="_40hvvlvjyxky" w:colFirst="0" w:colLast="0"/>
      <w:bookmarkEnd w:id="581"/>
      <w:r>
        <w:rPr>
          <w:rFonts w:ascii="Times New Roman" w:eastAsia="Times New Roman" w:hAnsi="Times New Roman" w:cs="Times New Roman"/>
        </w:rPr>
        <w:t>SCROM/</w:t>
      </w:r>
      <w:proofErr w:type="spellStart"/>
      <w:r>
        <w:rPr>
          <w:rFonts w:ascii="Times New Roman" w:eastAsia="Times New Roman" w:hAnsi="Times New Roman" w:cs="Times New Roman"/>
        </w:rPr>
        <w:t>Xapi</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Interopearty</w:t>
      </w:r>
      <w:proofErr w:type="spellEnd"/>
      <w:r>
        <w:rPr>
          <w:rFonts w:ascii="Times New Roman" w:eastAsia="Times New Roman" w:hAnsi="Times New Roman" w:cs="Times New Roman"/>
        </w:rPr>
        <w:t xml:space="preserve"> Conformance </w:t>
      </w:r>
    </w:p>
    <w:p w14:paraId="5EA0F59E"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 xml:space="preserve">apply </w:t>
      </w:r>
      <w:proofErr w:type="spellStart"/>
      <w:r>
        <w:rPr>
          <w:color w:val="666666"/>
          <w:sz w:val="20"/>
          <w:szCs w:val="20"/>
        </w:rPr>
        <w:t>Xapi</w:t>
      </w:r>
      <w:proofErr w:type="spellEnd"/>
      <w:r>
        <w:rPr>
          <w:color w:val="666666"/>
          <w:sz w:val="20"/>
          <w:szCs w:val="20"/>
        </w:rPr>
        <w:t xml:space="preserve"> standards to allow flexibility of data and data sharing between LMS. Those standards are meant to organize your system and processes to help reduce time and data wasted between different students and courses.</w:t>
      </w:r>
    </w:p>
    <w:p w14:paraId="5FFB8F34" w14:textId="77777777" w:rsidR="00DC747A" w:rsidRDefault="00000000">
      <w:pPr>
        <w:numPr>
          <w:ilvl w:val="0"/>
          <w:numId w:val="13"/>
        </w:numPr>
        <w:spacing w:after="200" w:line="259" w:lineRule="auto"/>
        <w:rPr>
          <w:rFonts w:ascii="Roboto" w:eastAsia="Roboto" w:hAnsi="Roboto" w:cs="Roboto"/>
          <w:color w:val="666666"/>
          <w:sz w:val="20"/>
          <w:szCs w:val="20"/>
        </w:rPr>
      </w:pPr>
      <w:r>
        <w:rPr>
          <w:b/>
          <w:color w:val="666666"/>
          <w:sz w:val="20"/>
          <w:szCs w:val="20"/>
        </w:rPr>
        <w:t xml:space="preserve">Vision: </w:t>
      </w:r>
      <w:r>
        <w:rPr>
          <w:color w:val="666666"/>
          <w:sz w:val="20"/>
          <w:szCs w:val="20"/>
        </w:rPr>
        <w:t>allowing teachers an easier time when creating courses by reusing course materials and allowing sharing of content between different systems.</w:t>
      </w:r>
    </w:p>
    <w:p w14:paraId="50B1B1CE"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2" w:name="_6yespowqv36c" w:colFirst="0" w:colLast="0"/>
      <w:bookmarkEnd w:id="582"/>
      <w:r>
        <w:rPr>
          <w:rFonts w:ascii="Times New Roman" w:eastAsia="Times New Roman" w:hAnsi="Times New Roman" w:cs="Times New Roman"/>
        </w:rPr>
        <w:t>Enhanced Search Tools</w:t>
      </w:r>
    </w:p>
    <w:p w14:paraId="4BFF059A"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1186AFA7"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770D50D0" w14:textId="77777777" w:rsidR="00DC747A" w:rsidRDefault="00DC747A">
      <w:pPr>
        <w:spacing w:after="200" w:line="259" w:lineRule="auto"/>
        <w:rPr>
          <w:color w:val="666666"/>
          <w:sz w:val="20"/>
          <w:szCs w:val="20"/>
        </w:rPr>
      </w:pPr>
    </w:p>
    <w:p w14:paraId="54E22FC6" w14:textId="77777777" w:rsidR="00DC747A" w:rsidRDefault="00DC747A">
      <w:pPr>
        <w:spacing w:after="200" w:line="259" w:lineRule="auto"/>
        <w:rPr>
          <w:color w:val="666666"/>
          <w:sz w:val="20"/>
          <w:szCs w:val="20"/>
        </w:rPr>
      </w:pPr>
    </w:p>
    <w:p w14:paraId="044FB4A5"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3" w:name="_klgsrdc7ah9x" w:colFirst="0" w:colLast="0"/>
      <w:bookmarkEnd w:id="583"/>
      <w:r>
        <w:rPr>
          <w:rFonts w:ascii="Times New Roman" w:eastAsia="Times New Roman" w:hAnsi="Times New Roman" w:cs="Times New Roman"/>
        </w:rPr>
        <w:t>Customizable Settings</w:t>
      </w:r>
    </w:p>
    <w:p w14:paraId="00D1DF22"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0E69CFE1"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0C58AAE2"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4" w:name="_j96tr19l9qtj" w:colFirst="0" w:colLast="0"/>
      <w:bookmarkEnd w:id="584"/>
      <w:r>
        <w:rPr>
          <w:rFonts w:ascii="Times New Roman" w:eastAsia="Times New Roman" w:hAnsi="Times New Roman" w:cs="Times New Roman"/>
        </w:rPr>
        <w:t>Direct File Downloads</w:t>
      </w:r>
    </w:p>
    <w:p w14:paraId="40A04B4C"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Description: </w:t>
      </w:r>
      <w:r>
        <w:rPr>
          <w:color w:val="666666"/>
          <w:sz w:val="20"/>
          <w:szCs w:val="20"/>
        </w:rPr>
        <w:t>Direct file downloads allow learners to easily download course materials to their devices. This feature eliminates extra steps and provides convenient offline access to resources.</w:t>
      </w:r>
    </w:p>
    <w:p w14:paraId="607584BA"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lastRenderedPageBreak/>
        <w:t>Vision:</w:t>
      </w:r>
      <w:r>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71BB20"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5" w:name="_nyvxbcxveu1" w:colFirst="0" w:colLast="0"/>
      <w:bookmarkEnd w:id="585"/>
      <w:r>
        <w:rPr>
          <w:rFonts w:ascii="Times New Roman" w:eastAsia="Times New Roman" w:hAnsi="Times New Roman" w:cs="Times New Roman"/>
        </w:rPr>
        <w:t xml:space="preserve">Tutorials </w:t>
      </w:r>
    </w:p>
    <w:p w14:paraId="01246F27"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use tools like “scribe” to create video tutorials on how to use different website features.</w:t>
      </w:r>
    </w:p>
    <w:p w14:paraId="6DC8EB4E"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help students get used to the system and familiarize themselves with it quickly. </w:t>
      </w:r>
    </w:p>
    <w:p w14:paraId="4FF7FBC2"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6" w:name="_ynkrdugn6g8l" w:colFirst="0" w:colLast="0"/>
      <w:bookmarkEnd w:id="586"/>
      <w:r>
        <w:rPr>
          <w:rFonts w:ascii="Times New Roman" w:eastAsia="Times New Roman" w:hAnsi="Times New Roman" w:cs="Times New Roman"/>
        </w:rPr>
        <w:t>Improved Notifications</w:t>
      </w:r>
    </w:p>
    <w:p w14:paraId="7782208F"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5627FB0B"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56D6C0D1"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7" w:name="_gs0ld0lzf1pg" w:colFirst="0" w:colLast="0"/>
      <w:bookmarkEnd w:id="587"/>
      <w:r>
        <w:rPr>
          <w:rFonts w:ascii="Times New Roman" w:eastAsia="Times New Roman" w:hAnsi="Times New Roman" w:cs="Times New Roman"/>
        </w:rPr>
        <w:t>Efficient File Management</w:t>
      </w:r>
    </w:p>
    <w:p w14:paraId="07AFFA61"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052516A9"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7AE30671"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8" w:name="_h3hdhevq5yct" w:colFirst="0" w:colLast="0"/>
      <w:bookmarkEnd w:id="588"/>
      <w:r>
        <w:rPr>
          <w:rFonts w:ascii="Times New Roman" w:eastAsia="Times New Roman" w:hAnsi="Times New Roman" w:cs="Times New Roman"/>
        </w:rPr>
        <w:t>Integrated External Resources</w:t>
      </w:r>
    </w:p>
    <w:p w14:paraId="727B0DF7"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75D3B2BD"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557D0029" w14:textId="77777777" w:rsidR="00DC747A" w:rsidRDefault="00DC747A">
      <w:pPr>
        <w:spacing w:after="200" w:line="259" w:lineRule="auto"/>
        <w:rPr>
          <w:color w:val="666666"/>
          <w:sz w:val="20"/>
          <w:szCs w:val="20"/>
        </w:rPr>
      </w:pPr>
    </w:p>
    <w:p w14:paraId="377BF658"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89" w:name="_tr63mfsldyl0" w:colFirst="0" w:colLast="0"/>
      <w:bookmarkEnd w:id="589"/>
      <w:r>
        <w:rPr>
          <w:rFonts w:ascii="Times New Roman" w:eastAsia="Times New Roman" w:hAnsi="Times New Roman" w:cs="Times New Roman"/>
        </w:rPr>
        <w:t>Assessment Tools/Teacher Dashboard</w:t>
      </w:r>
    </w:p>
    <w:p w14:paraId="29A65274"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CB606BA"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1E2CFE91"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0" w:name="_5szbkd7lzj2" w:colFirst="0" w:colLast="0"/>
      <w:bookmarkEnd w:id="590"/>
      <w:r>
        <w:rPr>
          <w:rFonts w:ascii="Times New Roman" w:eastAsia="Times New Roman" w:hAnsi="Times New Roman" w:cs="Times New Roman"/>
        </w:rPr>
        <w:t>Feedback Mechanisms</w:t>
      </w:r>
    </w:p>
    <w:p w14:paraId="3F2EB0DB"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7D439387"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Feedback mechanisms promote a learner-centered approach. By involving learners in platform improvements and content refinement, this feature enhances user satisfaction and contributes to a continuously evolving learning ecosystem.</w:t>
      </w:r>
    </w:p>
    <w:p w14:paraId="247F974F" w14:textId="77777777" w:rsidR="00DC747A" w:rsidRDefault="00000000">
      <w:pPr>
        <w:pStyle w:val="Subtitle"/>
        <w:numPr>
          <w:ilvl w:val="0"/>
          <w:numId w:val="6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591" w:name="_qyds1u13l820" w:colFirst="0" w:colLast="0"/>
      <w:bookmarkEnd w:id="591"/>
      <w:r>
        <w:rPr>
          <w:rFonts w:ascii="Times New Roman" w:eastAsia="Times New Roman" w:hAnsi="Times New Roman" w:cs="Times New Roman"/>
        </w:rPr>
        <w:lastRenderedPageBreak/>
        <w:t>In-depth Analytics</w:t>
      </w:r>
    </w:p>
    <w:p w14:paraId="4DDC6F84"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AEEF2D"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7E1A4B1D" w14:textId="77777777" w:rsidR="00DC747A" w:rsidRDefault="00000000">
      <w:pPr>
        <w:pStyle w:val="Subtitle"/>
        <w:spacing w:after="200"/>
        <w:ind w:left="-360" w:firstLine="0"/>
        <w:rPr>
          <w:rFonts w:ascii="Times New Roman" w:eastAsia="Times New Roman" w:hAnsi="Times New Roman" w:cs="Times New Roman"/>
        </w:rPr>
      </w:pPr>
      <w:bookmarkStart w:id="592" w:name="_yjyqsnevzg5d" w:colFirst="0" w:colLast="0"/>
      <w:bookmarkEnd w:id="592"/>
      <w:r>
        <w:rPr>
          <w:rFonts w:ascii="Times New Roman" w:eastAsia="Times New Roman" w:hAnsi="Times New Roman" w:cs="Times New Roman"/>
        </w:rPr>
        <w:t>Nice to Have Features:</w:t>
      </w:r>
    </w:p>
    <w:p w14:paraId="51C09976" w14:textId="77777777" w:rsidR="00DC747A" w:rsidRDefault="00000000">
      <w:pPr>
        <w:pStyle w:val="Subtitle"/>
        <w:numPr>
          <w:ilvl w:val="0"/>
          <w:numId w:val="16"/>
        </w:numPr>
        <w:spacing w:before="0" w:after="120" w:line="240" w:lineRule="auto"/>
        <w:ind w:left="180" w:hanging="270"/>
        <w:rPr>
          <w:rFonts w:ascii="Times New Roman" w:eastAsia="Times New Roman" w:hAnsi="Times New Roman" w:cs="Times New Roman"/>
        </w:rPr>
      </w:pPr>
      <w:bookmarkStart w:id="593" w:name="_mjjb8wdpr3wp" w:colFirst="0" w:colLast="0"/>
      <w:bookmarkEnd w:id="593"/>
      <w:r>
        <w:rPr>
          <w:rFonts w:ascii="Times New Roman" w:eastAsia="Times New Roman" w:hAnsi="Times New Roman" w:cs="Times New Roman"/>
        </w:rPr>
        <w:t>Live Meeting Functionality</w:t>
      </w:r>
    </w:p>
    <w:p w14:paraId="64CC1C81"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056E7C80"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7AAAE2BC" w14:textId="77777777" w:rsidR="00DC747A" w:rsidRDefault="00000000">
      <w:pPr>
        <w:pStyle w:val="Subtitle"/>
        <w:numPr>
          <w:ilvl w:val="0"/>
          <w:numId w:val="16"/>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94" w:name="_gmkk8f4qn8ii" w:colFirst="0" w:colLast="0"/>
      <w:bookmarkEnd w:id="594"/>
      <w:r>
        <w:rPr>
          <w:rFonts w:ascii="Times New Roman" w:eastAsia="Times New Roman" w:hAnsi="Times New Roman" w:cs="Times New Roman"/>
        </w:rPr>
        <w:t>Personalized Learning Paths</w:t>
      </w:r>
    </w:p>
    <w:p w14:paraId="08C934E5"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29FEEC91"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 xml:space="preserve">Vision: </w:t>
      </w:r>
      <w:r>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33C63312" w14:textId="77777777" w:rsidR="00DC747A" w:rsidRDefault="00000000">
      <w:pPr>
        <w:pStyle w:val="Subtitle"/>
        <w:numPr>
          <w:ilvl w:val="0"/>
          <w:numId w:val="16"/>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95" w:name="_gc9owcc71oun" w:colFirst="0" w:colLast="0"/>
      <w:bookmarkEnd w:id="595"/>
      <w:r>
        <w:rPr>
          <w:rFonts w:ascii="Times New Roman" w:eastAsia="Times New Roman" w:hAnsi="Times New Roman" w:cs="Times New Roman"/>
        </w:rPr>
        <w:t>Collaborative Features/ Student teams and shared scores</w:t>
      </w:r>
    </w:p>
    <w:p w14:paraId="55A1FC73"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Description:</w:t>
      </w:r>
      <w:r>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425EA97C" w14:textId="77777777" w:rsidR="00DC747A" w:rsidRDefault="00000000">
      <w:pPr>
        <w:numPr>
          <w:ilvl w:val="0"/>
          <w:numId w:val="13"/>
        </w:numPr>
        <w:spacing w:after="200" w:line="259" w:lineRule="auto"/>
        <w:ind w:left="540" w:hanging="180"/>
        <w:rPr>
          <w:rFonts w:ascii="Roboto" w:eastAsia="Roboto" w:hAnsi="Roboto" w:cs="Roboto"/>
          <w:color w:val="666666"/>
          <w:sz w:val="20"/>
          <w:szCs w:val="20"/>
        </w:rPr>
      </w:pPr>
      <w:r>
        <w:rPr>
          <w:b/>
          <w:color w:val="666666"/>
          <w:sz w:val="20"/>
          <w:szCs w:val="20"/>
        </w:rPr>
        <w:t>Vision:</w:t>
      </w:r>
      <w:r>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4498CE7E" w14:textId="77777777" w:rsidR="00DC747A" w:rsidRDefault="00DC747A">
      <w:pPr>
        <w:spacing w:after="200" w:line="259" w:lineRule="auto"/>
        <w:ind w:left="0"/>
        <w:rPr>
          <w:color w:val="666666"/>
          <w:sz w:val="20"/>
          <w:szCs w:val="20"/>
        </w:rPr>
      </w:pPr>
    </w:p>
    <w:p w14:paraId="35368673" w14:textId="77777777" w:rsidR="00DC747A" w:rsidRDefault="00000000">
      <w:pPr>
        <w:pStyle w:val="Heading2"/>
        <w:spacing w:after="200" w:line="259" w:lineRule="auto"/>
        <w:rPr>
          <w:rFonts w:ascii="Times New Roman" w:eastAsia="Times New Roman" w:hAnsi="Times New Roman" w:cs="Times New Roman"/>
        </w:rPr>
      </w:pPr>
      <w:bookmarkStart w:id="596" w:name="_ortb5is26kch" w:colFirst="0" w:colLast="0"/>
      <w:bookmarkEnd w:id="596"/>
      <w:r>
        <w:rPr>
          <w:rFonts w:ascii="Times New Roman" w:eastAsia="Times New Roman" w:hAnsi="Times New Roman" w:cs="Times New Roman"/>
        </w:rPr>
        <w:t>G. Use Cases Brief</w:t>
      </w:r>
    </w:p>
    <w:p w14:paraId="07D0B8FB" w14:textId="77777777" w:rsidR="00DC747A" w:rsidRDefault="00000000">
      <w:pPr>
        <w:rPr>
          <w:sz w:val="40"/>
          <w:szCs w:val="40"/>
        </w:rPr>
      </w:pPr>
      <w:r>
        <w:t xml:space="preserve">For our use cases we opted to make a list of user actions and their description which were used to write the use case diagram and use case descriptions, this appendix entry </w:t>
      </w:r>
      <w:proofErr w:type="gramStart"/>
      <w:r>
        <w:t>have</w:t>
      </w:r>
      <w:proofErr w:type="gramEnd"/>
      <w:r>
        <w:t xml:space="preserve"> the initial use case list, for the developed version with the </w:t>
      </w:r>
      <w:proofErr w:type="spellStart"/>
      <w:r>
        <w:t>tabe</w:t>
      </w:r>
      <w:proofErr w:type="spellEnd"/>
      <w:r>
        <w:t xml:space="preserve"> descriptions please refer to the </w:t>
      </w:r>
      <w:r>
        <w:rPr>
          <w:b/>
        </w:rPr>
        <w:t>Appendix Folder &gt; Analysis Chapter Documents &gt; Use Case Descriptions/Diagram</w:t>
      </w:r>
    </w:p>
    <w:p w14:paraId="6D55286F" w14:textId="77777777" w:rsidR="00DC747A" w:rsidRDefault="00000000">
      <w:pPr>
        <w:numPr>
          <w:ilvl w:val="0"/>
          <w:numId w:val="62"/>
        </w:numPr>
        <w:spacing w:after="0" w:line="259" w:lineRule="auto"/>
        <w:ind w:right="0"/>
        <w:jc w:val="left"/>
        <w:rPr>
          <w:b/>
          <w:sz w:val="22"/>
          <w:szCs w:val="22"/>
        </w:rPr>
      </w:pPr>
      <w:r>
        <w:rPr>
          <w:b/>
          <w:sz w:val="22"/>
          <w:szCs w:val="22"/>
        </w:rPr>
        <w:t>User Registers</w:t>
      </w:r>
    </w:p>
    <w:p w14:paraId="76FD0D74" w14:textId="77777777" w:rsidR="00DC747A" w:rsidRDefault="00000000">
      <w:pPr>
        <w:numPr>
          <w:ilvl w:val="0"/>
          <w:numId w:val="54"/>
        </w:numPr>
        <w:spacing w:after="0" w:line="259" w:lineRule="auto"/>
        <w:ind w:right="0"/>
        <w:jc w:val="left"/>
        <w:rPr>
          <w:sz w:val="22"/>
          <w:szCs w:val="22"/>
        </w:rPr>
      </w:pPr>
      <w:r>
        <w:rPr>
          <w:sz w:val="22"/>
          <w:szCs w:val="22"/>
        </w:rPr>
        <w:t>User initiates the registration process by clicking on the "Register" button.</w:t>
      </w:r>
    </w:p>
    <w:p w14:paraId="64FA00F7" w14:textId="77777777" w:rsidR="00DC747A" w:rsidRDefault="00000000">
      <w:pPr>
        <w:numPr>
          <w:ilvl w:val="0"/>
          <w:numId w:val="54"/>
        </w:numPr>
        <w:spacing w:after="0" w:line="259" w:lineRule="auto"/>
        <w:ind w:right="0"/>
        <w:jc w:val="left"/>
        <w:rPr>
          <w:sz w:val="22"/>
          <w:szCs w:val="22"/>
        </w:rPr>
      </w:pPr>
      <w:r>
        <w:rPr>
          <w:sz w:val="22"/>
          <w:szCs w:val="22"/>
        </w:rPr>
        <w:t>Users enter their username, email, and password.</w:t>
      </w:r>
    </w:p>
    <w:p w14:paraId="6603FE3C" w14:textId="77777777" w:rsidR="00DC747A" w:rsidRDefault="00000000">
      <w:pPr>
        <w:numPr>
          <w:ilvl w:val="0"/>
          <w:numId w:val="54"/>
        </w:numPr>
        <w:spacing w:after="0" w:line="259" w:lineRule="auto"/>
        <w:ind w:right="0"/>
        <w:jc w:val="left"/>
        <w:rPr>
          <w:sz w:val="22"/>
          <w:szCs w:val="22"/>
        </w:rPr>
      </w:pPr>
      <w:r>
        <w:rPr>
          <w:sz w:val="22"/>
          <w:szCs w:val="22"/>
        </w:rPr>
        <w:t>System checks the validation of the entered email, ensuring it is in the correct format and not already registered.</w:t>
      </w:r>
    </w:p>
    <w:p w14:paraId="423D4353" w14:textId="77777777" w:rsidR="00DC747A" w:rsidRDefault="00000000">
      <w:pPr>
        <w:numPr>
          <w:ilvl w:val="0"/>
          <w:numId w:val="54"/>
        </w:numPr>
        <w:spacing w:after="0" w:line="259" w:lineRule="auto"/>
        <w:ind w:right="0"/>
        <w:jc w:val="left"/>
        <w:rPr>
          <w:sz w:val="22"/>
          <w:szCs w:val="22"/>
        </w:rPr>
      </w:pPr>
      <w:r>
        <w:rPr>
          <w:sz w:val="22"/>
          <w:szCs w:val="22"/>
        </w:rPr>
        <w:t>If the email is already registered:</w:t>
      </w:r>
    </w:p>
    <w:p w14:paraId="434CA6D6" w14:textId="77777777" w:rsidR="00DC747A" w:rsidRDefault="00000000">
      <w:pPr>
        <w:numPr>
          <w:ilvl w:val="1"/>
          <w:numId w:val="54"/>
        </w:numPr>
        <w:spacing w:after="0" w:line="259" w:lineRule="auto"/>
        <w:ind w:right="0"/>
        <w:jc w:val="left"/>
        <w:rPr>
          <w:sz w:val="22"/>
          <w:szCs w:val="22"/>
        </w:rPr>
      </w:pPr>
      <w:r>
        <w:rPr>
          <w:sz w:val="22"/>
          <w:szCs w:val="22"/>
        </w:rPr>
        <w:lastRenderedPageBreak/>
        <w:t>System displays an error message.</w:t>
      </w:r>
    </w:p>
    <w:p w14:paraId="6EA937DB" w14:textId="77777777" w:rsidR="00DC747A" w:rsidRDefault="00000000">
      <w:pPr>
        <w:numPr>
          <w:ilvl w:val="1"/>
          <w:numId w:val="54"/>
        </w:numPr>
        <w:spacing w:after="0" w:line="259" w:lineRule="auto"/>
        <w:ind w:right="0"/>
        <w:jc w:val="left"/>
        <w:rPr>
          <w:sz w:val="22"/>
          <w:szCs w:val="22"/>
        </w:rPr>
      </w:pPr>
      <w:r>
        <w:rPr>
          <w:sz w:val="22"/>
          <w:szCs w:val="22"/>
        </w:rPr>
        <w:t>Users have the option to log in or request a password reset.</w:t>
      </w:r>
    </w:p>
    <w:p w14:paraId="6CD0BDC6" w14:textId="77777777" w:rsidR="00DC747A" w:rsidRDefault="00000000">
      <w:pPr>
        <w:numPr>
          <w:ilvl w:val="0"/>
          <w:numId w:val="54"/>
        </w:numPr>
        <w:spacing w:after="0" w:line="259" w:lineRule="auto"/>
        <w:ind w:right="0"/>
        <w:jc w:val="left"/>
        <w:rPr>
          <w:sz w:val="22"/>
          <w:szCs w:val="22"/>
        </w:rPr>
      </w:pPr>
      <w:r>
        <w:rPr>
          <w:sz w:val="22"/>
          <w:szCs w:val="22"/>
        </w:rPr>
        <w:t>If the email is valid and not registered:</w:t>
      </w:r>
    </w:p>
    <w:p w14:paraId="1F0D4074" w14:textId="77777777" w:rsidR="00DC747A" w:rsidRDefault="00000000">
      <w:pPr>
        <w:numPr>
          <w:ilvl w:val="1"/>
          <w:numId w:val="54"/>
        </w:numPr>
        <w:spacing w:after="0" w:line="259" w:lineRule="auto"/>
        <w:ind w:right="0"/>
        <w:jc w:val="left"/>
        <w:rPr>
          <w:sz w:val="22"/>
          <w:szCs w:val="22"/>
        </w:rPr>
      </w:pPr>
      <w:r>
        <w:rPr>
          <w:sz w:val="22"/>
          <w:szCs w:val="22"/>
        </w:rPr>
        <w:t>System checks the password for complexity and security requirements.</w:t>
      </w:r>
    </w:p>
    <w:p w14:paraId="5A6E6ECA" w14:textId="77777777" w:rsidR="00DC747A" w:rsidRDefault="00000000">
      <w:pPr>
        <w:numPr>
          <w:ilvl w:val="1"/>
          <w:numId w:val="54"/>
        </w:numPr>
        <w:spacing w:after="0" w:line="259" w:lineRule="auto"/>
        <w:ind w:right="0"/>
        <w:jc w:val="left"/>
        <w:rPr>
          <w:sz w:val="22"/>
          <w:szCs w:val="22"/>
        </w:rPr>
      </w:pPr>
      <w:r>
        <w:rPr>
          <w:sz w:val="22"/>
          <w:szCs w:val="22"/>
        </w:rPr>
        <w:t>User submits the registration form.</w:t>
      </w:r>
    </w:p>
    <w:p w14:paraId="599D349E" w14:textId="77777777" w:rsidR="00DC747A" w:rsidRDefault="00000000">
      <w:pPr>
        <w:numPr>
          <w:ilvl w:val="1"/>
          <w:numId w:val="54"/>
        </w:numPr>
        <w:spacing w:after="0" w:line="259" w:lineRule="auto"/>
        <w:ind w:right="0"/>
        <w:jc w:val="left"/>
        <w:rPr>
          <w:sz w:val="22"/>
          <w:szCs w:val="22"/>
        </w:rPr>
      </w:pPr>
      <w:r>
        <w:rPr>
          <w:sz w:val="22"/>
          <w:szCs w:val="22"/>
        </w:rPr>
        <w:t>The system sends an email confirmation request to the provided email address.</w:t>
      </w:r>
    </w:p>
    <w:p w14:paraId="7EF86730" w14:textId="77777777" w:rsidR="00DC747A" w:rsidRDefault="00000000">
      <w:pPr>
        <w:numPr>
          <w:ilvl w:val="1"/>
          <w:numId w:val="54"/>
        </w:numPr>
        <w:spacing w:after="0" w:line="259" w:lineRule="auto"/>
        <w:ind w:right="0"/>
        <w:jc w:val="left"/>
        <w:rPr>
          <w:sz w:val="22"/>
          <w:szCs w:val="22"/>
        </w:rPr>
      </w:pPr>
      <w:r>
        <w:rPr>
          <w:sz w:val="22"/>
          <w:szCs w:val="22"/>
        </w:rPr>
        <w:t>User receives the confirmation email with a verification link.</w:t>
      </w:r>
    </w:p>
    <w:p w14:paraId="1A9B9BD1" w14:textId="77777777" w:rsidR="00DC747A" w:rsidRDefault="00000000">
      <w:pPr>
        <w:numPr>
          <w:ilvl w:val="1"/>
          <w:numId w:val="54"/>
        </w:numPr>
        <w:spacing w:after="0" w:line="259" w:lineRule="auto"/>
        <w:ind w:right="0"/>
        <w:jc w:val="left"/>
        <w:rPr>
          <w:sz w:val="22"/>
          <w:szCs w:val="22"/>
        </w:rPr>
      </w:pPr>
      <w:r>
        <w:rPr>
          <w:sz w:val="22"/>
          <w:szCs w:val="22"/>
        </w:rPr>
        <w:t>User clicks on the verification link to confirm their email address.</w:t>
      </w:r>
    </w:p>
    <w:p w14:paraId="5EB572AC" w14:textId="77777777" w:rsidR="00DC747A" w:rsidRDefault="00000000">
      <w:pPr>
        <w:numPr>
          <w:ilvl w:val="1"/>
          <w:numId w:val="54"/>
        </w:numPr>
        <w:spacing w:after="0" w:line="259" w:lineRule="auto"/>
        <w:ind w:right="0"/>
        <w:jc w:val="left"/>
        <w:rPr>
          <w:sz w:val="22"/>
          <w:szCs w:val="22"/>
        </w:rPr>
      </w:pPr>
      <w:r>
        <w:rPr>
          <w:sz w:val="22"/>
          <w:szCs w:val="22"/>
        </w:rPr>
        <w:t>The system validates the link and activates the user's account.</w:t>
      </w:r>
    </w:p>
    <w:p w14:paraId="71FD10D7" w14:textId="77777777" w:rsidR="00DC747A" w:rsidRDefault="00000000">
      <w:pPr>
        <w:numPr>
          <w:ilvl w:val="1"/>
          <w:numId w:val="54"/>
        </w:numPr>
        <w:spacing w:after="0" w:line="259" w:lineRule="auto"/>
        <w:ind w:right="0"/>
        <w:jc w:val="left"/>
        <w:rPr>
          <w:sz w:val="22"/>
          <w:szCs w:val="22"/>
        </w:rPr>
      </w:pPr>
      <w:r>
        <w:rPr>
          <w:sz w:val="22"/>
          <w:szCs w:val="22"/>
        </w:rPr>
        <w:t>User is now registered and can log in.</w:t>
      </w:r>
    </w:p>
    <w:p w14:paraId="147BF893" w14:textId="77777777" w:rsidR="00DC747A" w:rsidRDefault="00DC747A">
      <w:pPr>
        <w:spacing w:after="0" w:line="259" w:lineRule="auto"/>
        <w:ind w:left="1080" w:right="0"/>
        <w:jc w:val="left"/>
        <w:rPr>
          <w:b/>
          <w:sz w:val="22"/>
          <w:szCs w:val="22"/>
        </w:rPr>
      </w:pPr>
    </w:p>
    <w:p w14:paraId="72FBEB9A" w14:textId="77777777" w:rsidR="00DC747A" w:rsidRDefault="00000000">
      <w:pPr>
        <w:numPr>
          <w:ilvl w:val="0"/>
          <w:numId w:val="62"/>
        </w:numPr>
        <w:spacing w:after="0" w:line="259" w:lineRule="auto"/>
        <w:ind w:right="0"/>
        <w:jc w:val="left"/>
        <w:rPr>
          <w:b/>
          <w:sz w:val="22"/>
          <w:szCs w:val="22"/>
        </w:rPr>
      </w:pPr>
      <w:r>
        <w:rPr>
          <w:b/>
          <w:sz w:val="22"/>
          <w:szCs w:val="22"/>
        </w:rPr>
        <w:t>User Logins</w:t>
      </w:r>
    </w:p>
    <w:p w14:paraId="458A68BC" w14:textId="77777777" w:rsidR="00DC747A" w:rsidRDefault="00000000">
      <w:pPr>
        <w:numPr>
          <w:ilvl w:val="0"/>
          <w:numId w:val="53"/>
        </w:numPr>
        <w:spacing w:after="0" w:line="259" w:lineRule="auto"/>
        <w:ind w:right="0"/>
        <w:jc w:val="left"/>
        <w:rPr>
          <w:sz w:val="22"/>
          <w:szCs w:val="22"/>
        </w:rPr>
      </w:pPr>
      <w:r>
        <w:rPr>
          <w:sz w:val="22"/>
          <w:szCs w:val="22"/>
        </w:rPr>
        <w:t>User clicks on the "</w:t>
      </w:r>
      <w:proofErr w:type="spellStart"/>
      <w:r>
        <w:rPr>
          <w:sz w:val="22"/>
          <w:szCs w:val="22"/>
        </w:rPr>
        <w:t>LogIn</w:t>
      </w:r>
      <w:proofErr w:type="spellEnd"/>
      <w:r>
        <w:rPr>
          <w:sz w:val="22"/>
          <w:szCs w:val="22"/>
        </w:rPr>
        <w:t>" button.</w:t>
      </w:r>
    </w:p>
    <w:p w14:paraId="69E0BC73" w14:textId="77777777" w:rsidR="00DC747A" w:rsidRDefault="00000000">
      <w:pPr>
        <w:numPr>
          <w:ilvl w:val="0"/>
          <w:numId w:val="53"/>
        </w:numPr>
        <w:spacing w:after="0" w:line="259" w:lineRule="auto"/>
        <w:ind w:right="0"/>
        <w:jc w:val="left"/>
        <w:rPr>
          <w:sz w:val="22"/>
          <w:szCs w:val="22"/>
        </w:rPr>
      </w:pPr>
      <w:r>
        <w:rPr>
          <w:sz w:val="22"/>
          <w:szCs w:val="22"/>
        </w:rPr>
        <w:t>User enters their registered email and password or chooses to log in with Google/Facebook accounts.</w:t>
      </w:r>
    </w:p>
    <w:p w14:paraId="6DAA84E8" w14:textId="77777777" w:rsidR="00DC747A" w:rsidRDefault="00000000">
      <w:pPr>
        <w:numPr>
          <w:ilvl w:val="0"/>
          <w:numId w:val="53"/>
        </w:numPr>
        <w:spacing w:after="0" w:line="259" w:lineRule="auto"/>
        <w:ind w:right="0"/>
        <w:jc w:val="left"/>
        <w:rPr>
          <w:sz w:val="22"/>
          <w:szCs w:val="22"/>
        </w:rPr>
      </w:pPr>
      <w:r>
        <w:rPr>
          <w:sz w:val="22"/>
          <w:szCs w:val="22"/>
        </w:rPr>
        <w:t>System validates the entered credentials.</w:t>
      </w:r>
    </w:p>
    <w:p w14:paraId="41B99F28" w14:textId="77777777" w:rsidR="00DC747A" w:rsidRDefault="00000000">
      <w:pPr>
        <w:numPr>
          <w:ilvl w:val="0"/>
          <w:numId w:val="53"/>
        </w:numPr>
        <w:spacing w:after="0" w:line="259" w:lineRule="auto"/>
        <w:ind w:right="0"/>
        <w:jc w:val="left"/>
        <w:rPr>
          <w:sz w:val="22"/>
          <w:szCs w:val="22"/>
        </w:rPr>
      </w:pPr>
      <w:r>
        <w:rPr>
          <w:sz w:val="22"/>
          <w:szCs w:val="22"/>
        </w:rPr>
        <w:t>If valid:</w:t>
      </w:r>
    </w:p>
    <w:p w14:paraId="091BAA82" w14:textId="77777777" w:rsidR="00DC747A" w:rsidRDefault="00000000">
      <w:pPr>
        <w:numPr>
          <w:ilvl w:val="1"/>
          <w:numId w:val="53"/>
        </w:numPr>
        <w:spacing w:after="0" w:line="259" w:lineRule="auto"/>
        <w:ind w:right="0"/>
        <w:jc w:val="left"/>
        <w:rPr>
          <w:sz w:val="22"/>
          <w:szCs w:val="22"/>
        </w:rPr>
      </w:pPr>
      <w:r>
        <w:rPr>
          <w:sz w:val="22"/>
          <w:szCs w:val="22"/>
        </w:rPr>
        <w:t>Users gain access to their account and the platform.</w:t>
      </w:r>
    </w:p>
    <w:p w14:paraId="05690310" w14:textId="77777777" w:rsidR="00DC747A" w:rsidRDefault="00000000">
      <w:pPr>
        <w:numPr>
          <w:ilvl w:val="0"/>
          <w:numId w:val="53"/>
        </w:numPr>
        <w:spacing w:after="0" w:line="259" w:lineRule="auto"/>
        <w:ind w:right="0"/>
        <w:jc w:val="left"/>
        <w:rPr>
          <w:sz w:val="22"/>
          <w:szCs w:val="22"/>
        </w:rPr>
      </w:pPr>
      <w:r>
        <w:rPr>
          <w:sz w:val="22"/>
          <w:szCs w:val="22"/>
        </w:rPr>
        <w:t>If invalid:</w:t>
      </w:r>
    </w:p>
    <w:p w14:paraId="28A73B61" w14:textId="77777777" w:rsidR="00DC747A" w:rsidRDefault="00000000">
      <w:pPr>
        <w:numPr>
          <w:ilvl w:val="1"/>
          <w:numId w:val="53"/>
        </w:numPr>
        <w:spacing w:after="0" w:line="259" w:lineRule="auto"/>
        <w:ind w:right="0"/>
        <w:jc w:val="left"/>
        <w:rPr>
          <w:sz w:val="22"/>
          <w:szCs w:val="22"/>
        </w:rPr>
      </w:pPr>
      <w:r>
        <w:rPr>
          <w:sz w:val="22"/>
          <w:szCs w:val="22"/>
        </w:rPr>
        <w:t>System displays an error message.</w:t>
      </w:r>
    </w:p>
    <w:p w14:paraId="329DC56A" w14:textId="77777777" w:rsidR="00DC747A" w:rsidRDefault="00000000">
      <w:pPr>
        <w:numPr>
          <w:ilvl w:val="1"/>
          <w:numId w:val="53"/>
        </w:numPr>
        <w:spacing w:after="0" w:line="259" w:lineRule="auto"/>
        <w:ind w:right="0"/>
        <w:jc w:val="left"/>
        <w:rPr>
          <w:sz w:val="22"/>
          <w:szCs w:val="22"/>
        </w:rPr>
      </w:pPr>
      <w:r>
        <w:rPr>
          <w:sz w:val="22"/>
          <w:szCs w:val="22"/>
        </w:rPr>
        <w:t>User has the option to reset the password or contact support.</w:t>
      </w:r>
    </w:p>
    <w:p w14:paraId="69AB50CB" w14:textId="77777777" w:rsidR="00DC747A" w:rsidRDefault="00000000">
      <w:pPr>
        <w:numPr>
          <w:ilvl w:val="0"/>
          <w:numId w:val="62"/>
        </w:numPr>
        <w:spacing w:after="0" w:line="259" w:lineRule="auto"/>
        <w:ind w:right="0"/>
        <w:jc w:val="left"/>
        <w:rPr>
          <w:b/>
          <w:sz w:val="22"/>
          <w:szCs w:val="22"/>
        </w:rPr>
      </w:pPr>
      <w:r>
        <w:rPr>
          <w:b/>
          <w:sz w:val="22"/>
          <w:szCs w:val="22"/>
        </w:rPr>
        <w:t xml:space="preserve">User Resets Password </w:t>
      </w:r>
    </w:p>
    <w:p w14:paraId="6C475B0D" w14:textId="77777777" w:rsidR="00DC747A" w:rsidRDefault="00000000">
      <w:pPr>
        <w:numPr>
          <w:ilvl w:val="0"/>
          <w:numId w:val="28"/>
        </w:numPr>
        <w:spacing w:after="0" w:line="259" w:lineRule="auto"/>
        <w:ind w:right="0"/>
        <w:jc w:val="left"/>
        <w:rPr>
          <w:sz w:val="22"/>
          <w:szCs w:val="22"/>
        </w:rPr>
      </w:pPr>
      <w:r>
        <w:rPr>
          <w:sz w:val="22"/>
          <w:szCs w:val="22"/>
        </w:rPr>
        <w:t>User clicks on the "Forgot Password" link.</w:t>
      </w:r>
    </w:p>
    <w:p w14:paraId="087D03BA" w14:textId="77777777" w:rsidR="00DC747A" w:rsidRDefault="00000000">
      <w:pPr>
        <w:numPr>
          <w:ilvl w:val="0"/>
          <w:numId w:val="28"/>
        </w:numPr>
        <w:spacing w:after="0" w:line="259" w:lineRule="auto"/>
        <w:ind w:right="0"/>
        <w:jc w:val="left"/>
        <w:rPr>
          <w:sz w:val="22"/>
          <w:szCs w:val="22"/>
        </w:rPr>
      </w:pPr>
      <w:r>
        <w:rPr>
          <w:sz w:val="22"/>
          <w:szCs w:val="22"/>
        </w:rPr>
        <w:t>Users are prompted to enter their registered email address.</w:t>
      </w:r>
    </w:p>
    <w:p w14:paraId="3F04AFBE" w14:textId="77777777" w:rsidR="00DC747A" w:rsidRDefault="00000000">
      <w:pPr>
        <w:numPr>
          <w:ilvl w:val="0"/>
          <w:numId w:val="28"/>
        </w:numPr>
        <w:spacing w:after="0" w:line="259" w:lineRule="auto"/>
        <w:ind w:right="0"/>
        <w:jc w:val="left"/>
        <w:rPr>
          <w:sz w:val="22"/>
          <w:szCs w:val="22"/>
        </w:rPr>
      </w:pPr>
      <w:r>
        <w:rPr>
          <w:sz w:val="22"/>
          <w:szCs w:val="22"/>
        </w:rPr>
        <w:t>System verifies the email address's existence in the database.</w:t>
      </w:r>
    </w:p>
    <w:p w14:paraId="31D6D634" w14:textId="77777777" w:rsidR="00DC747A" w:rsidRDefault="00000000">
      <w:pPr>
        <w:numPr>
          <w:ilvl w:val="0"/>
          <w:numId w:val="28"/>
        </w:numPr>
        <w:spacing w:after="0" w:line="259" w:lineRule="auto"/>
        <w:ind w:right="0"/>
        <w:jc w:val="left"/>
        <w:rPr>
          <w:sz w:val="22"/>
          <w:szCs w:val="22"/>
        </w:rPr>
      </w:pPr>
      <w:r>
        <w:rPr>
          <w:sz w:val="22"/>
          <w:szCs w:val="22"/>
        </w:rPr>
        <w:t>If the email is valid:</w:t>
      </w:r>
    </w:p>
    <w:p w14:paraId="19E45BFD" w14:textId="77777777" w:rsidR="00DC747A" w:rsidRDefault="00000000">
      <w:pPr>
        <w:numPr>
          <w:ilvl w:val="1"/>
          <w:numId w:val="28"/>
        </w:numPr>
        <w:spacing w:after="0" w:line="259" w:lineRule="auto"/>
        <w:ind w:right="0"/>
        <w:jc w:val="left"/>
        <w:rPr>
          <w:sz w:val="22"/>
          <w:szCs w:val="22"/>
        </w:rPr>
      </w:pPr>
      <w:r>
        <w:rPr>
          <w:sz w:val="22"/>
          <w:szCs w:val="22"/>
        </w:rPr>
        <w:t>System sends a password reset link to the user's email.</w:t>
      </w:r>
    </w:p>
    <w:p w14:paraId="68A9BD3E" w14:textId="77777777" w:rsidR="00DC747A" w:rsidRDefault="00000000">
      <w:pPr>
        <w:numPr>
          <w:ilvl w:val="1"/>
          <w:numId w:val="28"/>
        </w:numPr>
        <w:spacing w:after="0" w:line="259" w:lineRule="auto"/>
        <w:ind w:right="0"/>
        <w:jc w:val="left"/>
        <w:rPr>
          <w:sz w:val="22"/>
          <w:szCs w:val="22"/>
        </w:rPr>
      </w:pPr>
      <w:r>
        <w:rPr>
          <w:sz w:val="22"/>
          <w:szCs w:val="22"/>
        </w:rPr>
        <w:t>User receives the email and clicks on the reset link.</w:t>
      </w:r>
    </w:p>
    <w:p w14:paraId="52CDE68A" w14:textId="77777777" w:rsidR="00DC747A" w:rsidRDefault="00000000">
      <w:pPr>
        <w:numPr>
          <w:ilvl w:val="1"/>
          <w:numId w:val="28"/>
        </w:numPr>
        <w:spacing w:after="0" w:line="259" w:lineRule="auto"/>
        <w:ind w:right="0"/>
        <w:jc w:val="left"/>
        <w:rPr>
          <w:sz w:val="22"/>
          <w:szCs w:val="22"/>
        </w:rPr>
      </w:pPr>
      <w:r>
        <w:rPr>
          <w:sz w:val="22"/>
          <w:szCs w:val="22"/>
        </w:rPr>
        <w:t>User is redirected to a page where they can create a new password.</w:t>
      </w:r>
    </w:p>
    <w:p w14:paraId="40120F01" w14:textId="77777777" w:rsidR="00DC747A" w:rsidRDefault="00000000">
      <w:pPr>
        <w:numPr>
          <w:ilvl w:val="1"/>
          <w:numId w:val="28"/>
        </w:numPr>
        <w:spacing w:after="0" w:line="259" w:lineRule="auto"/>
        <w:ind w:right="0"/>
        <w:jc w:val="left"/>
        <w:rPr>
          <w:sz w:val="22"/>
          <w:szCs w:val="22"/>
        </w:rPr>
      </w:pPr>
      <w:r>
        <w:rPr>
          <w:sz w:val="22"/>
          <w:szCs w:val="22"/>
        </w:rPr>
        <w:t>User enters a new password and confirms it.</w:t>
      </w:r>
    </w:p>
    <w:p w14:paraId="0FD66F29" w14:textId="77777777" w:rsidR="00DC747A" w:rsidRDefault="00000000">
      <w:pPr>
        <w:numPr>
          <w:ilvl w:val="1"/>
          <w:numId w:val="28"/>
        </w:numPr>
        <w:spacing w:after="0" w:line="259" w:lineRule="auto"/>
        <w:ind w:right="0"/>
        <w:jc w:val="left"/>
        <w:rPr>
          <w:sz w:val="22"/>
          <w:szCs w:val="22"/>
        </w:rPr>
      </w:pPr>
      <w:r>
        <w:rPr>
          <w:sz w:val="22"/>
          <w:szCs w:val="22"/>
        </w:rPr>
        <w:t>The system updates the user's password.</w:t>
      </w:r>
    </w:p>
    <w:p w14:paraId="30732A8C" w14:textId="77777777" w:rsidR="00DC747A" w:rsidRDefault="00000000">
      <w:pPr>
        <w:numPr>
          <w:ilvl w:val="1"/>
          <w:numId w:val="28"/>
        </w:numPr>
        <w:spacing w:after="0" w:line="259" w:lineRule="auto"/>
        <w:ind w:right="0"/>
        <w:jc w:val="left"/>
        <w:rPr>
          <w:sz w:val="22"/>
          <w:szCs w:val="22"/>
        </w:rPr>
      </w:pPr>
      <w:r>
        <w:rPr>
          <w:sz w:val="22"/>
          <w:szCs w:val="22"/>
        </w:rPr>
        <w:t>Users can now log in with the new password.</w:t>
      </w:r>
    </w:p>
    <w:p w14:paraId="4D340E9B" w14:textId="77777777" w:rsidR="00DC747A" w:rsidRDefault="00000000">
      <w:pPr>
        <w:numPr>
          <w:ilvl w:val="0"/>
          <w:numId w:val="28"/>
        </w:numPr>
        <w:spacing w:after="0" w:line="259" w:lineRule="auto"/>
        <w:ind w:right="0"/>
        <w:jc w:val="left"/>
        <w:rPr>
          <w:sz w:val="22"/>
          <w:szCs w:val="22"/>
        </w:rPr>
      </w:pPr>
      <w:r>
        <w:rPr>
          <w:sz w:val="22"/>
          <w:szCs w:val="22"/>
        </w:rPr>
        <w:t>If the email is not valid:</w:t>
      </w:r>
    </w:p>
    <w:p w14:paraId="612130AA" w14:textId="77777777" w:rsidR="00DC747A" w:rsidRDefault="00000000">
      <w:pPr>
        <w:numPr>
          <w:ilvl w:val="1"/>
          <w:numId w:val="28"/>
        </w:numPr>
        <w:spacing w:after="0" w:line="259" w:lineRule="auto"/>
        <w:ind w:right="0"/>
        <w:jc w:val="left"/>
        <w:rPr>
          <w:sz w:val="22"/>
          <w:szCs w:val="22"/>
        </w:rPr>
      </w:pPr>
      <w:r>
        <w:rPr>
          <w:sz w:val="22"/>
          <w:szCs w:val="22"/>
        </w:rPr>
        <w:t>System displays an error message.</w:t>
      </w:r>
    </w:p>
    <w:p w14:paraId="5154DA39" w14:textId="77777777" w:rsidR="00DC747A" w:rsidRDefault="00000000">
      <w:pPr>
        <w:numPr>
          <w:ilvl w:val="1"/>
          <w:numId w:val="28"/>
        </w:numPr>
        <w:spacing w:after="0" w:line="259" w:lineRule="auto"/>
        <w:ind w:right="0"/>
        <w:jc w:val="left"/>
        <w:rPr>
          <w:sz w:val="22"/>
          <w:szCs w:val="22"/>
        </w:rPr>
      </w:pPr>
      <w:r>
        <w:rPr>
          <w:sz w:val="22"/>
          <w:szCs w:val="22"/>
        </w:rPr>
        <w:t>Users are prompted to re-enter their email address.</w:t>
      </w:r>
    </w:p>
    <w:p w14:paraId="3F44AF33" w14:textId="77777777" w:rsidR="00DC747A" w:rsidRDefault="00000000">
      <w:pPr>
        <w:numPr>
          <w:ilvl w:val="0"/>
          <w:numId w:val="62"/>
        </w:numPr>
        <w:spacing w:after="0" w:line="259" w:lineRule="auto"/>
        <w:ind w:right="0"/>
        <w:jc w:val="left"/>
        <w:rPr>
          <w:b/>
          <w:sz w:val="22"/>
          <w:szCs w:val="22"/>
        </w:rPr>
      </w:pPr>
      <w:r>
        <w:rPr>
          <w:b/>
          <w:sz w:val="22"/>
          <w:szCs w:val="22"/>
        </w:rPr>
        <w:t>Student Enrolls in Course</w:t>
      </w:r>
    </w:p>
    <w:p w14:paraId="4901FFFC" w14:textId="77777777" w:rsidR="00DC747A" w:rsidRDefault="00000000">
      <w:pPr>
        <w:numPr>
          <w:ilvl w:val="0"/>
          <w:numId w:val="56"/>
        </w:numPr>
        <w:spacing w:after="0" w:line="259" w:lineRule="auto"/>
        <w:ind w:right="0"/>
        <w:jc w:val="left"/>
        <w:rPr>
          <w:sz w:val="22"/>
          <w:szCs w:val="22"/>
        </w:rPr>
      </w:pPr>
      <w:r>
        <w:rPr>
          <w:sz w:val="22"/>
          <w:szCs w:val="22"/>
        </w:rPr>
        <w:t>Students log into their account.</w:t>
      </w:r>
    </w:p>
    <w:p w14:paraId="6CC632D2" w14:textId="77777777" w:rsidR="00DC747A" w:rsidRDefault="00000000">
      <w:pPr>
        <w:numPr>
          <w:ilvl w:val="0"/>
          <w:numId w:val="56"/>
        </w:numPr>
        <w:spacing w:after="0" w:line="259" w:lineRule="auto"/>
        <w:ind w:right="0"/>
        <w:jc w:val="left"/>
        <w:rPr>
          <w:sz w:val="22"/>
          <w:szCs w:val="22"/>
        </w:rPr>
      </w:pPr>
      <w:r>
        <w:rPr>
          <w:sz w:val="22"/>
          <w:szCs w:val="22"/>
        </w:rPr>
        <w:lastRenderedPageBreak/>
        <w:t>Students navigate to the course catalog or search feature.</w:t>
      </w:r>
    </w:p>
    <w:p w14:paraId="0A989F0C" w14:textId="77777777" w:rsidR="00DC747A" w:rsidRDefault="00000000">
      <w:pPr>
        <w:numPr>
          <w:ilvl w:val="0"/>
          <w:numId w:val="56"/>
        </w:numPr>
        <w:spacing w:after="0" w:line="259" w:lineRule="auto"/>
        <w:ind w:right="0"/>
        <w:jc w:val="left"/>
        <w:rPr>
          <w:sz w:val="22"/>
          <w:szCs w:val="22"/>
        </w:rPr>
      </w:pPr>
      <w:r>
        <w:rPr>
          <w:sz w:val="22"/>
          <w:szCs w:val="22"/>
        </w:rPr>
        <w:t>Students select a course they want to enroll in.</w:t>
      </w:r>
    </w:p>
    <w:p w14:paraId="1C1A5379" w14:textId="77777777" w:rsidR="00DC747A" w:rsidRDefault="00000000">
      <w:pPr>
        <w:numPr>
          <w:ilvl w:val="0"/>
          <w:numId w:val="56"/>
        </w:numPr>
        <w:spacing w:after="0" w:line="259" w:lineRule="auto"/>
        <w:ind w:right="0"/>
        <w:jc w:val="left"/>
        <w:rPr>
          <w:sz w:val="22"/>
          <w:szCs w:val="22"/>
        </w:rPr>
      </w:pPr>
      <w:r>
        <w:rPr>
          <w:sz w:val="22"/>
          <w:szCs w:val="22"/>
        </w:rPr>
        <w:t>System adds the course to the user's enrolled courses.</w:t>
      </w:r>
    </w:p>
    <w:p w14:paraId="390100B4" w14:textId="77777777" w:rsidR="00DC747A" w:rsidRDefault="00000000">
      <w:pPr>
        <w:numPr>
          <w:ilvl w:val="0"/>
          <w:numId w:val="56"/>
        </w:numPr>
        <w:spacing w:after="0" w:line="259" w:lineRule="auto"/>
        <w:ind w:right="0"/>
        <w:jc w:val="left"/>
        <w:rPr>
          <w:sz w:val="22"/>
          <w:szCs w:val="22"/>
        </w:rPr>
      </w:pPr>
      <w:r>
        <w:rPr>
          <w:sz w:val="22"/>
          <w:szCs w:val="22"/>
        </w:rPr>
        <w:t>If the course is not full:</w:t>
      </w:r>
    </w:p>
    <w:p w14:paraId="7684D89F" w14:textId="77777777" w:rsidR="00DC747A" w:rsidRDefault="00000000">
      <w:pPr>
        <w:numPr>
          <w:ilvl w:val="1"/>
          <w:numId w:val="56"/>
        </w:numPr>
        <w:spacing w:after="0" w:line="259" w:lineRule="auto"/>
        <w:ind w:right="0"/>
        <w:jc w:val="left"/>
        <w:rPr>
          <w:sz w:val="22"/>
          <w:szCs w:val="22"/>
        </w:rPr>
      </w:pPr>
      <w:r>
        <w:rPr>
          <w:sz w:val="22"/>
          <w:szCs w:val="22"/>
        </w:rPr>
        <w:t>Students can now access the course content.</w:t>
      </w:r>
    </w:p>
    <w:p w14:paraId="617746CB" w14:textId="77777777" w:rsidR="00DC747A" w:rsidRDefault="00000000">
      <w:pPr>
        <w:numPr>
          <w:ilvl w:val="0"/>
          <w:numId w:val="56"/>
        </w:numPr>
        <w:spacing w:after="0" w:line="259" w:lineRule="auto"/>
        <w:ind w:right="0"/>
        <w:jc w:val="left"/>
        <w:rPr>
          <w:sz w:val="22"/>
          <w:szCs w:val="22"/>
        </w:rPr>
      </w:pPr>
      <w:r>
        <w:rPr>
          <w:sz w:val="22"/>
          <w:szCs w:val="22"/>
        </w:rPr>
        <w:t>If the course is full (maximum enrollment reached):</w:t>
      </w:r>
    </w:p>
    <w:p w14:paraId="37E3BD7A" w14:textId="77777777" w:rsidR="00DC747A" w:rsidRDefault="00000000">
      <w:pPr>
        <w:numPr>
          <w:ilvl w:val="1"/>
          <w:numId w:val="56"/>
        </w:numPr>
        <w:spacing w:after="0" w:line="259" w:lineRule="auto"/>
        <w:ind w:right="0"/>
        <w:jc w:val="left"/>
        <w:rPr>
          <w:sz w:val="22"/>
          <w:szCs w:val="22"/>
        </w:rPr>
      </w:pPr>
      <w:r>
        <w:rPr>
          <w:sz w:val="22"/>
          <w:szCs w:val="22"/>
        </w:rPr>
        <w:t>System displays a message indicating that the course is full.</w:t>
      </w:r>
    </w:p>
    <w:p w14:paraId="36E8C218" w14:textId="77777777" w:rsidR="00DC747A" w:rsidRDefault="00000000">
      <w:pPr>
        <w:numPr>
          <w:ilvl w:val="1"/>
          <w:numId w:val="56"/>
        </w:numPr>
        <w:spacing w:after="0" w:line="259" w:lineRule="auto"/>
        <w:ind w:right="0"/>
        <w:jc w:val="left"/>
        <w:rPr>
          <w:sz w:val="22"/>
          <w:szCs w:val="22"/>
        </w:rPr>
      </w:pPr>
      <w:r>
        <w:rPr>
          <w:sz w:val="22"/>
          <w:szCs w:val="22"/>
        </w:rPr>
        <w:t>Students can join a waiting list if available or choose another course.</w:t>
      </w:r>
    </w:p>
    <w:p w14:paraId="1A6AE538" w14:textId="77777777" w:rsidR="00DC747A" w:rsidRDefault="00000000">
      <w:pPr>
        <w:numPr>
          <w:ilvl w:val="0"/>
          <w:numId w:val="62"/>
        </w:numPr>
        <w:spacing w:after="0" w:line="259" w:lineRule="auto"/>
        <w:ind w:right="0"/>
        <w:jc w:val="left"/>
        <w:rPr>
          <w:b/>
          <w:sz w:val="22"/>
          <w:szCs w:val="22"/>
        </w:rPr>
      </w:pPr>
      <w:r>
        <w:rPr>
          <w:b/>
          <w:sz w:val="22"/>
          <w:szCs w:val="22"/>
        </w:rPr>
        <w:t>Teacher Adds Assignment</w:t>
      </w:r>
    </w:p>
    <w:p w14:paraId="11E8484C" w14:textId="77777777" w:rsidR="00DC747A" w:rsidRDefault="00000000">
      <w:pPr>
        <w:numPr>
          <w:ilvl w:val="0"/>
          <w:numId w:val="52"/>
        </w:numPr>
        <w:spacing w:after="0" w:line="259" w:lineRule="auto"/>
        <w:ind w:right="0"/>
        <w:jc w:val="left"/>
        <w:rPr>
          <w:sz w:val="22"/>
          <w:szCs w:val="22"/>
        </w:rPr>
      </w:pPr>
      <w:r>
        <w:rPr>
          <w:sz w:val="22"/>
          <w:szCs w:val="22"/>
        </w:rPr>
        <w:t>Teacher logs into their account.</w:t>
      </w:r>
    </w:p>
    <w:p w14:paraId="172A52DE" w14:textId="77777777" w:rsidR="00DC747A" w:rsidRDefault="00000000">
      <w:pPr>
        <w:numPr>
          <w:ilvl w:val="0"/>
          <w:numId w:val="52"/>
        </w:numPr>
        <w:spacing w:after="0" w:line="259" w:lineRule="auto"/>
        <w:ind w:right="0"/>
        <w:jc w:val="left"/>
        <w:rPr>
          <w:sz w:val="22"/>
          <w:szCs w:val="22"/>
        </w:rPr>
      </w:pPr>
      <w:r>
        <w:rPr>
          <w:sz w:val="22"/>
          <w:szCs w:val="22"/>
        </w:rPr>
        <w:t>Teacher accesses the specific course where they are the instructor.</w:t>
      </w:r>
    </w:p>
    <w:p w14:paraId="4DB9DE86" w14:textId="77777777" w:rsidR="00DC747A" w:rsidRDefault="00000000">
      <w:pPr>
        <w:numPr>
          <w:ilvl w:val="0"/>
          <w:numId w:val="52"/>
        </w:numPr>
        <w:spacing w:after="0" w:line="259" w:lineRule="auto"/>
        <w:ind w:right="0"/>
        <w:jc w:val="left"/>
        <w:rPr>
          <w:sz w:val="22"/>
          <w:szCs w:val="22"/>
        </w:rPr>
      </w:pPr>
      <w:r>
        <w:rPr>
          <w:sz w:val="22"/>
          <w:szCs w:val="22"/>
        </w:rPr>
        <w:t>Teacher navigates to the assignment creation section.</w:t>
      </w:r>
    </w:p>
    <w:p w14:paraId="6E9A8648" w14:textId="77777777" w:rsidR="00DC747A" w:rsidRDefault="00000000">
      <w:pPr>
        <w:numPr>
          <w:ilvl w:val="0"/>
          <w:numId w:val="52"/>
        </w:numPr>
        <w:spacing w:after="0" w:line="259" w:lineRule="auto"/>
        <w:ind w:right="0"/>
        <w:jc w:val="left"/>
        <w:rPr>
          <w:sz w:val="22"/>
          <w:szCs w:val="22"/>
        </w:rPr>
      </w:pPr>
      <w:r>
        <w:rPr>
          <w:sz w:val="22"/>
          <w:szCs w:val="22"/>
        </w:rPr>
        <w:t>Teacher provides assignment details, including title, description, and due date.</w:t>
      </w:r>
    </w:p>
    <w:p w14:paraId="391E5C90" w14:textId="77777777" w:rsidR="00DC747A" w:rsidRDefault="00000000">
      <w:pPr>
        <w:numPr>
          <w:ilvl w:val="0"/>
          <w:numId w:val="52"/>
        </w:numPr>
        <w:spacing w:after="0" w:line="259" w:lineRule="auto"/>
        <w:ind w:right="0"/>
        <w:jc w:val="left"/>
        <w:rPr>
          <w:sz w:val="22"/>
          <w:szCs w:val="22"/>
        </w:rPr>
      </w:pPr>
      <w:r>
        <w:rPr>
          <w:sz w:val="22"/>
          <w:szCs w:val="22"/>
        </w:rPr>
        <w:t>Teacher sets assignment parameters, such as maximum points.</w:t>
      </w:r>
    </w:p>
    <w:p w14:paraId="5CD1C312" w14:textId="77777777" w:rsidR="00DC747A" w:rsidRDefault="00000000">
      <w:pPr>
        <w:numPr>
          <w:ilvl w:val="0"/>
          <w:numId w:val="52"/>
        </w:numPr>
        <w:spacing w:after="0" w:line="259" w:lineRule="auto"/>
        <w:ind w:right="0"/>
        <w:jc w:val="left"/>
        <w:rPr>
          <w:sz w:val="22"/>
          <w:szCs w:val="22"/>
        </w:rPr>
      </w:pPr>
      <w:r>
        <w:rPr>
          <w:sz w:val="22"/>
          <w:szCs w:val="22"/>
        </w:rPr>
        <w:t>Teacher creates the assignment.</w:t>
      </w:r>
    </w:p>
    <w:p w14:paraId="763583AB" w14:textId="77777777" w:rsidR="00DC747A" w:rsidRDefault="00000000">
      <w:pPr>
        <w:numPr>
          <w:ilvl w:val="0"/>
          <w:numId w:val="52"/>
        </w:numPr>
        <w:spacing w:after="0" w:line="259" w:lineRule="auto"/>
        <w:ind w:right="0"/>
        <w:jc w:val="left"/>
        <w:rPr>
          <w:sz w:val="22"/>
          <w:szCs w:val="22"/>
        </w:rPr>
      </w:pPr>
      <w:r>
        <w:rPr>
          <w:sz w:val="22"/>
          <w:szCs w:val="22"/>
        </w:rPr>
        <w:t>The system notifies enrolled students about the new assignment.</w:t>
      </w:r>
    </w:p>
    <w:p w14:paraId="7E093A2B" w14:textId="77777777" w:rsidR="00DC747A" w:rsidRDefault="00000000">
      <w:pPr>
        <w:numPr>
          <w:ilvl w:val="0"/>
          <w:numId w:val="62"/>
        </w:numPr>
        <w:spacing w:after="0" w:line="259" w:lineRule="auto"/>
        <w:ind w:right="0"/>
        <w:jc w:val="left"/>
        <w:rPr>
          <w:b/>
          <w:sz w:val="22"/>
          <w:szCs w:val="22"/>
        </w:rPr>
      </w:pPr>
      <w:r>
        <w:rPr>
          <w:b/>
          <w:sz w:val="22"/>
          <w:szCs w:val="22"/>
        </w:rPr>
        <w:t>Student Submits Assignment</w:t>
      </w:r>
    </w:p>
    <w:p w14:paraId="430977FC" w14:textId="77777777" w:rsidR="00DC747A" w:rsidRDefault="00000000">
      <w:pPr>
        <w:numPr>
          <w:ilvl w:val="0"/>
          <w:numId w:val="41"/>
        </w:numPr>
        <w:spacing w:after="0" w:line="259" w:lineRule="auto"/>
        <w:ind w:right="0"/>
        <w:jc w:val="left"/>
        <w:rPr>
          <w:sz w:val="22"/>
          <w:szCs w:val="22"/>
        </w:rPr>
      </w:pPr>
      <w:r>
        <w:rPr>
          <w:sz w:val="22"/>
          <w:szCs w:val="22"/>
        </w:rPr>
        <w:t>Students log into their account.</w:t>
      </w:r>
    </w:p>
    <w:p w14:paraId="5D4CDBD5" w14:textId="77777777" w:rsidR="00DC747A" w:rsidRDefault="00000000">
      <w:pPr>
        <w:numPr>
          <w:ilvl w:val="0"/>
          <w:numId w:val="41"/>
        </w:numPr>
        <w:spacing w:after="0" w:line="259" w:lineRule="auto"/>
        <w:ind w:right="0"/>
        <w:jc w:val="left"/>
        <w:rPr>
          <w:sz w:val="22"/>
          <w:szCs w:val="22"/>
        </w:rPr>
      </w:pPr>
      <w:r>
        <w:rPr>
          <w:sz w:val="22"/>
          <w:szCs w:val="22"/>
        </w:rPr>
        <w:t>Students access the course where they have an assignment.</w:t>
      </w:r>
    </w:p>
    <w:p w14:paraId="689A59AF" w14:textId="77777777" w:rsidR="00DC747A" w:rsidRDefault="00000000">
      <w:pPr>
        <w:numPr>
          <w:ilvl w:val="0"/>
          <w:numId w:val="41"/>
        </w:numPr>
        <w:spacing w:after="0" w:line="259" w:lineRule="auto"/>
        <w:ind w:right="0"/>
        <w:jc w:val="left"/>
        <w:rPr>
          <w:sz w:val="22"/>
          <w:szCs w:val="22"/>
        </w:rPr>
      </w:pPr>
      <w:r>
        <w:rPr>
          <w:sz w:val="22"/>
          <w:szCs w:val="22"/>
        </w:rPr>
        <w:t>Student navigates to the assignment submission section.</w:t>
      </w:r>
    </w:p>
    <w:p w14:paraId="046F9094" w14:textId="77777777" w:rsidR="00DC747A" w:rsidRDefault="00000000">
      <w:pPr>
        <w:numPr>
          <w:ilvl w:val="0"/>
          <w:numId w:val="41"/>
        </w:numPr>
        <w:spacing w:after="0" w:line="259" w:lineRule="auto"/>
        <w:ind w:right="0"/>
        <w:jc w:val="left"/>
        <w:rPr>
          <w:sz w:val="22"/>
          <w:szCs w:val="22"/>
        </w:rPr>
      </w:pPr>
      <w:r>
        <w:rPr>
          <w:sz w:val="22"/>
          <w:szCs w:val="22"/>
        </w:rPr>
        <w:t>Students upload their assignment file or enters text.</w:t>
      </w:r>
    </w:p>
    <w:p w14:paraId="470A36DC" w14:textId="77777777" w:rsidR="00DC747A" w:rsidRDefault="00000000">
      <w:pPr>
        <w:numPr>
          <w:ilvl w:val="0"/>
          <w:numId w:val="41"/>
        </w:numPr>
        <w:spacing w:after="0" w:line="259" w:lineRule="auto"/>
        <w:ind w:right="0"/>
        <w:jc w:val="left"/>
        <w:rPr>
          <w:sz w:val="22"/>
          <w:szCs w:val="22"/>
        </w:rPr>
      </w:pPr>
      <w:r>
        <w:rPr>
          <w:sz w:val="22"/>
          <w:szCs w:val="22"/>
        </w:rPr>
        <w:t>Student submits the assignment.</w:t>
      </w:r>
    </w:p>
    <w:p w14:paraId="6DE77F7E" w14:textId="77777777" w:rsidR="00DC747A" w:rsidRDefault="00000000">
      <w:pPr>
        <w:numPr>
          <w:ilvl w:val="0"/>
          <w:numId w:val="41"/>
        </w:numPr>
        <w:spacing w:after="0" w:line="259" w:lineRule="auto"/>
        <w:ind w:right="0"/>
        <w:jc w:val="left"/>
        <w:rPr>
          <w:sz w:val="22"/>
          <w:szCs w:val="22"/>
        </w:rPr>
      </w:pPr>
      <w:r>
        <w:rPr>
          <w:sz w:val="22"/>
          <w:szCs w:val="22"/>
        </w:rPr>
        <w:t>The system records the submission and notifies the Teacher.</w:t>
      </w:r>
    </w:p>
    <w:p w14:paraId="6513025A" w14:textId="77777777" w:rsidR="00DC747A" w:rsidRDefault="00DC747A">
      <w:pPr>
        <w:numPr>
          <w:ilvl w:val="0"/>
          <w:numId w:val="41"/>
        </w:numPr>
        <w:spacing w:after="0" w:line="259" w:lineRule="auto"/>
        <w:ind w:right="0"/>
        <w:jc w:val="left"/>
        <w:rPr>
          <w:sz w:val="22"/>
          <w:szCs w:val="22"/>
        </w:rPr>
      </w:pPr>
    </w:p>
    <w:p w14:paraId="254E2105" w14:textId="77777777" w:rsidR="00DC747A" w:rsidRDefault="00DC747A">
      <w:pPr>
        <w:spacing w:after="0" w:line="259" w:lineRule="auto"/>
        <w:ind w:left="1080" w:right="0"/>
        <w:jc w:val="left"/>
        <w:rPr>
          <w:sz w:val="22"/>
          <w:szCs w:val="22"/>
        </w:rPr>
      </w:pPr>
    </w:p>
    <w:p w14:paraId="41558CFD" w14:textId="77777777" w:rsidR="00DC747A" w:rsidRDefault="00000000">
      <w:pPr>
        <w:numPr>
          <w:ilvl w:val="0"/>
          <w:numId w:val="62"/>
        </w:numPr>
        <w:spacing w:after="0" w:line="259" w:lineRule="auto"/>
        <w:ind w:right="0"/>
        <w:jc w:val="left"/>
        <w:rPr>
          <w:b/>
          <w:sz w:val="22"/>
          <w:szCs w:val="22"/>
        </w:rPr>
      </w:pPr>
      <w:r>
        <w:rPr>
          <w:b/>
          <w:sz w:val="22"/>
          <w:szCs w:val="22"/>
        </w:rPr>
        <w:t>Student Checks Progress</w:t>
      </w:r>
    </w:p>
    <w:p w14:paraId="0A0EAD64" w14:textId="77777777" w:rsidR="00DC747A" w:rsidRDefault="00000000">
      <w:pPr>
        <w:numPr>
          <w:ilvl w:val="0"/>
          <w:numId w:val="25"/>
        </w:numPr>
        <w:spacing w:after="0" w:line="259" w:lineRule="auto"/>
        <w:ind w:right="0"/>
        <w:jc w:val="left"/>
        <w:rPr>
          <w:sz w:val="22"/>
          <w:szCs w:val="22"/>
        </w:rPr>
      </w:pPr>
      <w:r>
        <w:rPr>
          <w:sz w:val="22"/>
          <w:szCs w:val="22"/>
        </w:rPr>
        <w:t>Student logs into their account.</w:t>
      </w:r>
    </w:p>
    <w:p w14:paraId="701E82E2" w14:textId="77777777" w:rsidR="00DC747A" w:rsidRDefault="00000000">
      <w:pPr>
        <w:numPr>
          <w:ilvl w:val="0"/>
          <w:numId w:val="25"/>
        </w:numPr>
        <w:spacing w:after="0" w:line="259" w:lineRule="auto"/>
        <w:ind w:right="0"/>
        <w:jc w:val="left"/>
        <w:rPr>
          <w:sz w:val="22"/>
          <w:szCs w:val="22"/>
        </w:rPr>
      </w:pPr>
      <w:r>
        <w:rPr>
          <w:sz w:val="22"/>
          <w:szCs w:val="22"/>
        </w:rPr>
        <w:t>Student accesses the course.</w:t>
      </w:r>
    </w:p>
    <w:p w14:paraId="5D9002B9" w14:textId="77777777" w:rsidR="00DC747A" w:rsidRDefault="00000000">
      <w:pPr>
        <w:numPr>
          <w:ilvl w:val="0"/>
          <w:numId w:val="25"/>
        </w:numPr>
        <w:spacing w:after="0" w:line="259" w:lineRule="auto"/>
        <w:ind w:right="0"/>
        <w:jc w:val="left"/>
        <w:rPr>
          <w:sz w:val="22"/>
          <w:szCs w:val="22"/>
        </w:rPr>
      </w:pPr>
      <w:r>
        <w:rPr>
          <w:sz w:val="22"/>
          <w:szCs w:val="22"/>
        </w:rPr>
        <w:t>Student views the course progress dashboard.</w:t>
      </w:r>
    </w:p>
    <w:p w14:paraId="78C55F53" w14:textId="77777777" w:rsidR="00DC747A" w:rsidRDefault="00000000">
      <w:pPr>
        <w:numPr>
          <w:ilvl w:val="0"/>
          <w:numId w:val="25"/>
        </w:numPr>
        <w:spacing w:after="0" w:line="259" w:lineRule="auto"/>
        <w:ind w:right="0"/>
        <w:jc w:val="left"/>
        <w:rPr>
          <w:sz w:val="22"/>
          <w:szCs w:val="22"/>
        </w:rPr>
      </w:pPr>
      <w:r>
        <w:rPr>
          <w:sz w:val="22"/>
          <w:szCs w:val="22"/>
        </w:rPr>
        <w:t>The system displays completed and pending lectures and tasks.</w:t>
      </w:r>
    </w:p>
    <w:p w14:paraId="46E6F77A" w14:textId="77777777" w:rsidR="00DC747A" w:rsidRDefault="00000000">
      <w:pPr>
        <w:numPr>
          <w:ilvl w:val="0"/>
          <w:numId w:val="25"/>
        </w:numPr>
        <w:spacing w:after="0" w:line="259" w:lineRule="auto"/>
        <w:ind w:right="0"/>
        <w:jc w:val="left"/>
        <w:rPr>
          <w:sz w:val="22"/>
          <w:szCs w:val="22"/>
        </w:rPr>
      </w:pPr>
      <w:r>
        <w:rPr>
          <w:sz w:val="22"/>
          <w:szCs w:val="22"/>
        </w:rPr>
        <w:t>Student can track their progress and navigate to different course sections.</w:t>
      </w:r>
    </w:p>
    <w:p w14:paraId="25B0D4C5"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Student Labels and Categorization/Platform Organization</w:t>
      </w:r>
    </w:p>
    <w:p w14:paraId="0BDF4E0E" w14:textId="77777777" w:rsidR="00DC747A" w:rsidRDefault="00000000">
      <w:pPr>
        <w:numPr>
          <w:ilvl w:val="0"/>
          <w:numId w:val="24"/>
        </w:numPr>
        <w:tabs>
          <w:tab w:val="left" w:pos="459"/>
        </w:tabs>
        <w:spacing w:after="0" w:line="259" w:lineRule="auto"/>
        <w:ind w:right="0"/>
        <w:jc w:val="left"/>
        <w:rPr>
          <w:sz w:val="22"/>
          <w:szCs w:val="22"/>
        </w:rPr>
      </w:pPr>
      <w:r>
        <w:rPr>
          <w:sz w:val="22"/>
          <w:szCs w:val="22"/>
        </w:rPr>
        <w:t>System must organize content with clear labels, categories, nested folders, and efficient tagging systems for easy resource discovery.</w:t>
      </w:r>
    </w:p>
    <w:p w14:paraId="10C22350"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Teacher Creates Enrollment Codes</w:t>
      </w:r>
    </w:p>
    <w:p w14:paraId="02D17EB2" w14:textId="77777777" w:rsidR="00DC747A" w:rsidRDefault="00000000">
      <w:pPr>
        <w:numPr>
          <w:ilvl w:val="0"/>
          <w:numId w:val="24"/>
        </w:numPr>
        <w:tabs>
          <w:tab w:val="left" w:pos="459"/>
        </w:tabs>
        <w:spacing w:after="0" w:line="259" w:lineRule="auto"/>
        <w:ind w:right="0"/>
        <w:jc w:val="left"/>
        <w:rPr>
          <w:sz w:val="22"/>
          <w:szCs w:val="22"/>
        </w:rPr>
      </w:pPr>
      <w:r>
        <w:rPr>
          <w:sz w:val="22"/>
          <w:szCs w:val="22"/>
        </w:rPr>
        <w:t>Teacher logs into their account.</w:t>
      </w:r>
    </w:p>
    <w:p w14:paraId="39F622D8" w14:textId="77777777" w:rsidR="00DC747A" w:rsidRDefault="00000000">
      <w:pPr>
        <w:numPr>
          <w:ilvl w:val="0"/>
          <w:numId w:val="24"/>
        </w:numPr>
        <w:tabs>
          <w:tab w:val="left" w:pos="459"/>
        </w:tabs>
        <w:spacing w:after="0" w:line="259" w:lineRule="auto"/>
        <w:ind w:right="0"/>
        <w:jc w:val="left"/>
        <w:rPr>
          <w:sz w:val="22"/>
          <w:szCs w:val="22"/>
        </w:rPr>
      </w:pPr>
      <w:r>
        <w:rPr>
          <w:sz w:val="22"/>
          <w:szCs w:val="22"/>
        </w:rPr>
        <w:t>Teacher navigates to the course management section.</w:t>
      </w:r>
    </w:p>
    <w:p w14:paraId="32A38A72" w14:textId="77777777" w:rsidR="00DC747A" w:rsidRDefault="00000000">
      <w:pPr>
        <w:numPr>
          <w:ilvl w:val="0"/>
          <w:numId w:val="24"/>
        </w:numPr>
        <w:tabs>
          <w:tab w:val="left" w:pos="459"/>
        </w:tabs>
        <w:spacing w:after="0" w:line="259" w:lineRule="auto"/>
        <w:ind w:right="0"/>
        <w:jc w:val="left"/>
        <w:rPr>
          <w:sz w:val="22"/>
          <w:szCs w:val="22"/>
        </w:rPr>
      </w:pPr>
      <w:r>
        <w:rPr>
          <w:sz w:val="22"/>
          <w:szCs w:val="22"/>
        </w:rPr>
        <w:lastRenderedPageBreak/>
        <w:t>Teacher generates an enrollment code for the course they want to offer.</w:t>
      </w:r>
    </w:p>
    <w:p w14:paraId="4702F6F4" w14:textId="77777777" w:rsidR="00DC747A" w:rsidRDefault="00000000">
      <w:pPr>
        <w:numPr>
          <w:ilvl w:val="0"/>
          <w:numId w:val="24"/>
        </w:numPr>
        <w:tabs>
          <w:tab w:val="left" w:pos="459"/>
        </w:tabs>
        <w:spacing w:after="160" w:line="259" w:lineRule="auto"/>
        <w:ind w:right="0"/>
        <w:jc w:val="left"/>
        <w:rPr>
          <w:sz w:val="22"/>
          <w:szCs w:val="22"/>
        </w:rPr>
      </w:pPr>
      <w:r>
        <w:rPr>
          <w:sz w:val="22"/>
          <w:szCs w:val="22"/>
        </w:rPr>
        <w:t>Teacher shares the enrollment code with potential students through email, messages, or the platform.</w:t>
      </w:r>
    </w:p>
    <w:p w14:paraId="57C8C9AD" w14:textId="77777777" w:rsidR="00DC747A" w:rsidRDefault="00DC747A">
      <w:pPr>
        <w:tabs>
          <w:tab w:val="left" w:pos="459"/>
        </w:tabs>
        <w:spacing w:after="160" w:line="259" w:lineRule="auto"/>
        <w:ind w:left="720" w:right="0"/>
        <w:jc w:val="left"/>
        <w:rPr>
          <w:b/>
          <w:sz w:val="22"/>
          <w:szCs w:val="22"/>
        </w:rPr>
      </w:pPr>
    </w:p>
    <w:p w14:paraId="4CEDE649"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Student Self-Enrolls with Codes</w:t>
      </w:r>
    </w:p>
    <w:p w14:paraId="5DA862B2" w14:textId="77777777" w:rsidR="00DC747A" w:rsidRDefault="00000000">
      <w:pPr>
        <w:numPr>
          <w:ilvl w:val="1"/>
          <w:numId w:val="32"/>
        </w:numPr>
        <w:tabs>
          <w:tab w:val="left" w:pos="459"/>
        </w:tabs>
        <w:spacing w:after="0" w:line="259" w:lineRule="auto"/>
        <w:ind w:right="0"/>
        <w:jc w:val="left"/>
        <w:rPr>
          <w:sz w:val="22"/>
          <w:szCs w:val="22"/>
        </w:rPr>
      </w:pPr>
      <w:proofErr w:type="gramStart"/>
      <w:r>
        <w:rPr>
          <w:sz w:val="22"/>
          <w:szCs w:val="22"/>
        </w:rPr>
        <w:t>Student</w:t>
      </w:r>
      <w:proofErr w:type="gramEnd"/>
      <w:r>
        <w:rPr>
          <w:sz w:val="22"/>
          <w:szCs w:val="22"/>
        </w:rPr>
        <w:t xml:space="preserve"> receive the enrollment code and </w:t>
      </w:r>
      <w:proofErr w:type="gramStart"/>
      <w:r>
        <w:rPr>
          <w:sz w:val="22"/>
          <w:szCs w:val="22"/>
        </w:rPr>
        <w:t>logs</w:t>
      </w:r>
      <w:proofErr w:type="gramEnd"/>
      <w:r>
        <w:rPr>
          <w:sz w:val="22"/>
          <w:szCs w:val="22"/>
        </w:rPr>
        <w:t xml:space="preserve"> into their account.</w:t>
      </w:r>
    </w:p>
    <w:p w14:paraId="1FDF4140" w14:textId="77777777" w:rsidR="00DC747A" w:rsidRDefault="00000000">
      <w:pPr>
        <w:numPr>
          <w:ilvl w:val="1"/>
          <w:numId w:val="32"/>
        </w:numPr>
        <w:tabs>
          <w:tab w:val="left" w:pos="459"/>
        </w:tabs>
        <w:spacing w:after="0" w:line="259" w:lineRule="auto"/>
        <w:ind w:right="0"/>
        <w:jc w:val="left"/>
        <w:rPr>
          <w:sz w:val="22"/>
          <w:szCs w:val="22"/>
        </w:rPr>
      </w:pPr>
      <w:r>
        <w:rPr>
          <w:sz w:val="22"/>
          <w:szCs w:val="22"/>
        </w:rPr>
        <w:t>Student navigates to the "Enroll in a Course" section.</w:t>
      </w:r>
    </w:p>
    <w:p w14:paraId="52D6EE05" w14:textId="77777777" w:rsidR="00DC747A" w:rsidRDefault="00000000">
      <w:pPr>
        <w:numPr>
          <w:ilvl w:val="1"/>
          <w:numId w:val="32"/>
        </w:numPr>
        <w:tabs>
          <w:tab w:val="left" w:pos="459"/>
        </w:tabs>
        <w:spacing w:after="0" w:line="259" w:lineRule="auto"/>
        <w:ind w:right="0"/>
        <w:jc w:val="left"/>
        <w:rPr>
          <w:sz w:val="22"/>
          <w:szCs w:val="22"/>
        </w:rPr>
      </w:pPr>
      <w:r>
        <w:rPr>
          <w:sz w:val="22"/>
          <w:szCs w:val="22"/>
        </w:rPr>
        <w:t>Student enters the enrollment code provided by the teacher.</w:t>
      </w:r>
    </w:p>
    <w:p w14:paraId="1A761162" w14:textId="77777777" w:rsidR="00DC747A" w:rsidRDefault="00000000">
      <w:pPr>
        <w:numPr>
          <w:ilvl w:val="1"/>
          <w:numId w:val="32"/>
        </w:numPr>
        <w:tabs>
          <w:tab w:val="left" w:pos="459"/>
        </w:tabs>
        <w:spacing w:after="0" w:line="259" w:lineRule="auto"/>
        <w:ind w:right="0"/>
        <w:jc w:val="left"/>
        <w:rPr>
          <w:sz w:val="22"/>
          <w:szCs w:val="22"/>
        </w:rPr>
      </w:pPr>
      <w:r>
        <w:rPr>
          <w:sz w:val="22"/>
          <w:szCs w:val="22"/>
        </w:rPr>
        <w:t>System verifies the code's validity.</w:t>
      </w:r>
    </w:p>
    <w:p w14:paraId="3E858EBB" w14:textId="77777777" w:rsidR="00DC747A" w:rsidRDefault="00000000">
      <w:pPr>
        <w:numPr>
          <w:ilvl w:val="1"/>
          <w:numId w:val="32"/>
        </w:numPr>
        <w:tabs>
          <w:tab w:val="left" w:pos="459"/>
        </w:tabs>
        <w:spacing w:after="0" w:line="259" w:lineRule="auto"/>
        <w:ind w:right="0"/>
        <w:jc w:val="left"/>
        <w:rPr>
          <w:sz w:val="22"/>
          <w:szCs w:val="22"/>
        </w:rPr>
      </w:pPr>
      <w:r>
        <w:rPr>
          <w:sz w:val="22"/>
          <w:szCs w:val="22"/>
        </w:rPr>
        <w:t>If the code is valid:</w:t>
      </w:r>
    </w:p>
    <w:p w14:paraId="24C16344" w14:textId="77777777" w:rsidR="00DC747A" w:rsidRDefault="00000000">
      <w:pPr>
        <w:numPr>
          <w:ilvl w:val="2"/>
          <w:numId w:val="19"/>
        </w:numPr>
        <w:tabs>
          <w:tab w:val="left" w:pos="459"/>
        </w:tabs>
        <w:spacing w:after="0" w:line="259" w:lineRule="auto"/>
        <w:ind w:right="0"/>
        <w:jc w:val="left"/>
        <w:rPr>
          <w:sz w:val="22"/>
          <w:szCs w:val="22"/>
        </w:rPr>
      </w:pPr>
      <w:r>
        <w:rPr>
          <w:sz w:val="22"/>
          <w:szCs w:val="22"/>
        </w:rPr>
        <w:t>Student is successfully enrolled in the course.</w:t>
      </w:r>
    </w:p>
    <w:p w14:paraId="2A09FE8C" w14:textId="77777777" w:rsidR="00DC747A" w:rsidRDefault="00000000">
      <w:pPr>
        <w:numPr>
          <w:ilvl w:val="2"/>
          <w:numId w:val="19"/>
        </w:numPr>
        <w:tabs>
          <w:tab w:val="left" w:pos="459"/>
        </w:tabs>
        <w:spacing w:after="0" w:line="259" w:lineRule="auto"/>
        <w:ind w:right="0"/>
        <w:jc w:val="left"/>
        <w:rPr>
          <w:sz w:val="22"/>
          <w:szCs w:val="22"/>
        </w:rPr>
      </w:pPr>
      <w:r>
        <w:rPr>
          <w:sz w:val="22"/>
          <w:szCs w:val="22"/>
        </w:rPr>
        <w:t>System adds the course to the student's enrolled courses.</w:t>
      </w:r>
    </w:p>
    <w:p w14:paraId="5C770857" w14:textId="77777777" w:rsidR="00DC747A" w:rsidRDefault="00000000">
      <w:pPr>
        <w:numPr>
          <w:ilvl w:val="1"/>
          <w:numId w:val="32"/>
        </w:numPr>
        <w:tabs>
          <w:tab w:val="left" w:pos="459"/>
        </w:tabs>
        <w:spacing w:after="0" w:line="259" w:lineRule="auto"/>
        <w:ind w:right="0"/>
        <w:jc w:val="left"/>
        <w:rPr>
          <w:sz w:val="22"/>
          <w:szCs w:val="22"/>
        </w:rPr>
      </w:pPr>
      <w:r>
        <w:rPr>
          <w:sz w:val="22"/>
          <w:szCs w:val="22"/>
        </w:rPr>
        <w:t>If the code is invalid or expired:</w:t>
      </w:r>
    </w:p>
    <w:p w14:paraId="5D87D662" w14:textId="77777777" w:rsidR="00DC747A" w:rsidRDefault="00000000">
      <w:pPr>
        <w:numPr>
          <w:ilvl w:val="2"/>
          <w:numId w:val="57"/>
        </w:numPr>
        <w:tabs>
          <w:tab w:val="left" w:pos="459"/>
        </w:tabs>
        <w:spacing w:after="0" w:line="259" w:lineRule="auto"/>
        <w:ind w:right="0"/>
        <w:jc w:val="left"/>
        <w:rPr>
          <w:sz w:val="22"/>
          <w:szCs w:val="22"/>
        </w:rPr>
      </w:pPr>
      <w:r>
        <w:rPr>
          <w:sz w:val="22"/>
          <w:szCs w:val="22"/>
        </w:rPr>
        <w:t>System displays an error message.</w:t>
      </w:r>
    </w:p>
    <w:p w14:paraId="3F385334" w14:textId="77777777" w:rsidR="00DC747A" w:rsidRDefault="00000000">
      <w:pPr>
        <w:numPr>
          <w:ilvl w:val="2"/>
          <w:numId w:val="57"/>
        </w:numPr>
        <w:tabs>
          <w:tab w:val="left" w:pos="459"/>
        </w:tabs>
        <w:spacing w:after="0" w:line="259" w:lineRule="auto"/>
        <w:ind w:right="0"/>
        <w:jc w:val="left"/>
        <w:rPr>
          <w:sz w:val="22"/>
          <w:szCs w:val="22"/>
        </w:rPr>
      </w:pPr>
      <w:r>
        <w:rPr>
          <w:sz w:val="22"/>
          <w:szCs w:val="22"/>
        </w:rPr>
        <w:t>Student has the option to re-enter a valid code.</w:t>
      </w:r>
    </w:p>
    <w:p w14:paraId="6EDCD76A"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Teacher Creates Courses</w:t>
      </w:r>
    </w:p>
    <w:p w14:paraId="2941026F" w14:textId="77777777" w:rsidR="00DC747A" w:rsidRDefault="00000000">
      <w:pPr>
        <w:numPr>
          <w:ilvl w:val="0"/>
          <w:numId w:val="60"/>
        </w:numPr>
        <w:tabs>
          <w:tab w:val="left" w:pos="459"/>
        </w:tabs>
        <w:spacing w:after="0" w:line="259" w:lineRule="auto"/>
        <w:ind w:right="0"/>
        <w:jc w:val="left"/>
        <w:rPr>
          <w:sz w:val="22"/>
          <w:szCs w:val="22"/>
        </w:rPr>
      </w:pPr>
      <w:r>
        <w:rPr>
          <w:sz w:val="22"/>
          <w:szCs w:val="22"/>
        </w:rPr>
        <w:t>Teacher logs into their account.</w:t>
      </w:r>
    </w:p>
    <w:p w14:paraId="3E0718CB" w14:textId="77777777" w:rsidR="00DC747A" w:rsidRDefault="00000000">
      <w:pPr>
        <w:numPr>
          <w:ilvl w:val="0"/>
          <w:numId w:val="60"/>
        </w:numPr>
        <w:tabs>
          <w:tab w:val="left" w:pos="459"/>
        </w:tabs>
        <w:spacing w:after="0" w:line="259" w:lineRule="auto"/>
        <w:ind w:right="0"/>
        <w:jc w:val="left"/>
        <w:rPr>
          <w:sz w:val="22"/>
          <w:szCs w:val="22"/>
        </w:rPr>
      </w:pPr>
      <w:r>
        <w:rPr>
          <w:sz w:val="22"/>
          <w:szCs w:val="22"/>
        </w:rPr>
        <w:t>Teacher accesses the course creation section.</w:t>
      </w:r>
    </w:p>
    <w:p w14:paraId="314EEDA0" w14:textId="77777777" w:rsidR="00DC747A" w:rsidRDefault="00000000">
      <w:pPr>
        <w:numPr>
          <w:ilvl w:val="0"/>
          <w:numId w:val="60"/>
        </w:numPr>
        <w:tabs>
          <w:tab w:val="left" w:pos="459"/>
        </w:tabs>
        <w:spacing w:after="0" w:line="259" w:lineRule="auto"/>
        <w:ind w:right="0"/>
        <w:jc w:val="left"/>
        <w:rPr>
          <w:sz w:val="22"/>
          <w:szCs w:val="22"/>
        </w:rPr>
      </w:pPr>
      <w:r>
        <w:rPr>
          <w:sz w:val="22"/>
          <w:szCs w:val="22"/>
        </w:rPr>
        <w:t>Teacher provides course details, including title, description, and course materials.</w:t>
      </w:r>
    </w:p>
    <w:p w14:paraId="3BFEF0B6" w14:textId="77777777" w:rsidR="00DC747A" w:rsidRDefault="00000000">
      <w:pPr>
        <w:numPr>
          <w:ilvl w:val="0"/>
          <w:numId w:val="60"/>
        </w:numPr>
        <w:tabs>
          <w:tab w:val="left" w:pos="459"/>
        </w:tabs>
        <w:spacing w:after="0" w:line="259" w:lineRule="auto"/>
        <w:ind w:right="0"/>
        <w:jc w:val="left"/>
        <w:rPr>
          <w:sz w:val="22"/>
          <w:szCs w:val="22"/>
        </w:rPr>
      </w:pPr>
      <w:r>
        <w:rPr>
          <w:sz w:val="22"/>
          <w:szCs w:val="22"/>
        </w:rPr>
        <w:t>Teacher customizes the course structure and settings.</w:t>
      </w:r>
    </w:p>
    <w:p w14:paraId="3E654AF0" w14:textId="77777777" w:rsidR="00DC747A" w:rsidRDefault="00000000">
      <w:pPr>
        <w:numPr>
          <w:ilvl w:val="0"/>
          <w:numId w:val="60"/>
        </w:numPr>
        <w:tabs>
          <w:tab w:val="left" w:pos="459"/>
        </w:tabs>
        <w:spacing w:after="0" w:line="259" w:lineRule="auto"/>
        <w:ind w:right="0"/>
        <w:jc w:val="left"/>
        <w:rPr>
          <w:sz w:val="22"/>
          <w:szCs w:val="22"/>
        </w:rPr>
      </w:pPr>
      <w:r>
        <w:rPr>
          <w:sz w:val="22"/>
          <w:szCs w:val="22"/>
        </w:rPr>
        <w:t>Teacher creates the course.</w:t>
      </w:r>
    </w:p>
    <w:p w14:paraId="4EF8A457" w14:textId="77777777" w:rsidR="00DC747A" w:rsidRDefault="00000000">
      <w:pPr>
        <w:numPr>
          <w:ilvl w:val="0"/>
          <w:numId w:val="60"/>
        </w:numPr>
        <w:tabs>
          <w:tab w:val="left" w:pos="459"/>
        </w:tabs>
        <w:spacing w:after="0" w:line="259" w:lineRule="auto"/>
        <w:ind w:right="0"/>
        <w:jc w:val="left"/>
        <w:rPr>
          <w:sz w:val="22"/>
          <w:szCs w:val="22"/>
        </w:rPr>
      </w:pPr>
      <w:r>
        <w:rPr>
          <w:sz w:val="22"/>
          <w:szCs w:val="22"/>
        </w:rPr>
        <w:t>The system makes the course available to enrolled students.</w:t>
      </w:r>
    </w:p>
    <w:p w14:paraId="33C57E90" w14:textId="77777777" w:rsidR="00DC747A" w:rsidRDefault="00DC747A">
      <w:pPr>
        <w:tabs>
          <w:tab w:val="left" w:pos="459"/>
        </w:tabs>
        <w:spacing w:after="0" w:line="259" w:lineRule="auto"/>
        <w:ind w:left="0" w:right="0"/>
        <w:jc w:val="left"/>
        <w:rPr>
          <w:sz w:val="22"/>
          <w:szCs w:val="22"/>
        </w:rPr>
      </w:pPr>
    </w:p>
    <w:p w14:paraId="3A9535CD" w14:textId="77777777" w:rsidR="00DC747A" w:rsidRDefault="00DC747A">
      <w:pPr>
        <w:tabs>
          <w:tab w:val="left" w:pos="459"/>
        </w:tabs>
        <w:spacing w:after="0" w:line="259" w:lineRule="auto"/>
        <w:ind w:left="0" w:right="0"/>
        <w:jc w:val="left"/>
        <w:rPr>
          <w:sz w:val="22"/>
          <w:szCs w:val="22"/>
        </w:rPr>
      </w:pPr>
    </w:p>
    <w:p w14:paraId="093DCB00" w14:textId="77777777" w:rsidR="00DC747A" w:rsidRDefault="00DC747A">
      <w:pPr>
        <w:tabs>
          <w:tab w:val="left" w:pos="459"/>
        </w:tabs>
        <w:spacing w:after="0" w:line="259" w:lineRule="auto"/>
        <w:ind w:left="0" w:right="0"/>
        <w:jc w:val="left"/>
        <w:rPr>
          <w:sz w:val="22"/>
          <w:szCs w:val="22"/>
        </w:rPr>
      </w:pPr>
    </w:p>
    <w:p w14:paraId="22A16417"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Teacher Adds/Reuses Material</w:t>
      </w:r>
    </w:p>
    <w:p w14:paraId="24899CD3" w14:textId="77777777" w:rsidR="00DC747A" w:rsidRDefault="00000000">
      <w:pPr>
        <w:numPr>
          <w:ilvl w:val="0"/>
          <w:numId w:val="6"/>
        </w:numPr>
        <w:tabs>
          <w:tab w:val="left" w:pos="459"/>
        </w:tabs>
        <w:spacing w:after="0" w:line="259" w:lineRule="auto"/>
        <w:ind w:right="0"/>
        <w:jc w:val="left"/>
        <w:rPr>
          <w:sz w:val="22"/>
          <w:szCs w:val="22"/>
        </w:rPr>
      </w:pPr>
      <w:r>
        <w:rPr>
          <w:sz w:val="22"/>
          <w:szCs w:val="22"/>
        </w:rPr>
        <w:t>Teacher logs into their account.</w:t>
      </w:r>
    </w:p>
    <w:p w14:paraId="4E5215A8" w14:textId="77777777" w:rsidR="00DC747A" w:rsidRDefault="00000000">
      <w:pPr>
        <w:numPr>
          <w:ilvl w:val="0"/>
          <w:numId w:val="6"/>
        </w:numPr>
        <w:tabs>
          <w:tab w:val="left" w:pos="459"/>
        </w:tabs>
        <w:spacing w:after="0" w:line="259" w:lineRule="auto"/>
        <w:ind w:right="0"/>
        <w:jc w:val="left"/>
        <w:rPr>
          <w:sz w:val="22"/>
          <w:szCs w:val="22"/>
        </w:rPr>
      </w:pPr>
      <w:r>
        <w:rPr>
          <w:sz w:val="22"/>
          <w:szCs w:val="22"/>
        </w:rPr>
        <w:t>Teacher navigates to the course materials section.</w:t>
      </w:r>
    </w:p>
    <w:p w14:paraId="3E15A10D" w14:textId="77777777" w:rsidR="00DC747A" w:rsidRDefault="00000000">
      <w:pPr>
        <w:numPr>
          <w:ilvl w:val="0"/>
          <w:numId w:val="6"/>
        </w:numPr>
        <w:tabs>
          <w:tab w:val="left" w:pos="459"/>
        </w:tabs>
        <w:spacing w:after="0" w:line="259" w:lineRule="auto"/>
        <w:ind w:right="0"/>
        <w:jc w:val="left"/>
        <w:rPr>
          <w:sz w:val="22"/>
          <w:szCs w:val="22"/>
        </w:rPr>
      </w:pPr>
      <w:r>
        <w:rPr>
          <w:sz w:val="22"/>
          <w:szCs w:val="22"/>
        </w:rPr>
        <w:t>Teacher uploads course materials (readings, videos, assignments) or reuses previously uploaded materials.</w:t>
      </w:r>
    </w:p>
    <w:p w14:paraId="5ED05373"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Teacher Adds Quiz</w:t>
      </w:r>
    </w:p>
    <w:p w14:paraId="791E59E9" w14:textId="77777777" w:rsidR="00DC747A" w:rsidRDefault="00000000">
      <w:pPr>
        <w:numPr>
          <w:ilvl w:val="0"/>
          <w:numId w:val="51"/>
        </w:numPr>
        <w:tabs>
          <w:tab w:val="left" w:pos="459"/>
        </w:tabs>
        <w:spacing w:after="0" w:line="259" w:lineRule="auto"/>
        <w:ind w:right="0"/>
        <w:jc w:val="left"/>
        <w:rPr>
          <w:sz w:val="22"/>
          <w:szCs w:val="22"/>
        </w:rPr>
      </w:pPr>
      <w:r>
        <w:rPr>
          <w:sz w:val="22"/>
          <w:szCs w:val="22"/>
        </w:rPr>
        <w:t>Teacher logs into their account.</w:t>
      </w:r>
    </w:p>
    <w:p w14:paraId="1C6C3882" w14:textId="77777777" w:rsidR="00DC747A" w:rsidRDefault="00000000">
      <w:pPr>
        <w:numPr>
          <w:ilvl w:val="0"/>
          <w:numId w:val="51"/>
        </w:numPr>
        <w:tabs>
          <w:tab w:val="left" w:pos="459"/>
        </w:tabs>
        <w:spacing w:after="0" w:line="259" w:lineRule="auto"/>
        <w:ind w:right="0"/>
        <w:jc w:val="left"/>
        <w:rPr>
          <w:sz w:val="22"/>
          <w:szCs w:val="22"/>
        </w:rPr>
      </w:pPr>
      <w:r>
        <w:rPr>
          <w:sz w:val="22"/>
          <w:szCs w:val="22"/>
        </w:rPr>
        <w:t>Teacher accesses the course where they want to create a quiz.</w:t>
      </w:r>
    </w:p>
    <w:p w14:paraId="7EC08640" w14:textId="77777777" w:rsidR="00DC747A" w:rsidRDefault="00000000">
      <w:pPr>
        <w:numPr>
          <w:ilvl w:val="0"/>
          <w:numId w:val="51"/>
        </w:numPr>
        <w:tabs>
          <w:tab w:val="left" w:pos="459"/>
        </w:tabs>
        <w:spacing w:after="0" w:line="259" w:lineRule="auto"/>
        <w:ind w:right="0"/>
        <w:jc w:val="left"/>
        <w:rPr>
          <w:sz w:val="22"/>
          <w:szCs w:val="22"/>
        </w:rPr>
      </w:pPr>
      <w:r>
        <w:rPr>
          <w:sz w:val="22"/>
          <w:szCs w:val="22"/>
        </w:rPr>
        <w:t>Teacher creates a new quiz with questions, including text, images, multiple-choice, and open-ended questions.</w:t>
      </w:r>
    </w:p>
    <w:p w14:paraId="3AEB39D7" w14:textId="77777777" w:rsidR="00DC747A" w:rsidRDefault="00000000">
      <w:pPr>
        <w:numPr>
          <w:ilvl w:val="0"/>
          <w:numId w:val="51"/>
        </w:numPr>
        <w:tabs>
          <w:tab w:val="left" w:pos="459"/>
        </w:tabs>
        <w:spacing w:after="0" w:line="259" w:lineRule="auto"/>
        <w:ind w:right="0"/>
        <w:jc w:val="left"/>
        <w:rPr>
          <w:sz w:val="22"/>
          <w:szCs w:val="22"/>
        </w:rPr>
      </w:pPr>
      <w:r>
        <w:rPr>
          <w:sz w:val="22"/>
          <w:szCs w:val="22"/>
        </w:rPr>
        <w:t>Teacher configures grading options (automatic or manual).</w:t>
      </w:r>
    </w:p>
    <w:p w14:paraId="6D16B8DB" w14:textId="77777777" w:rsidR="00DC747A" w:rsidRDefault="00000000">
      <w:pPr>
        <w:numPr>
          <w:ilvl w:val="0"/>
          <w:numId w:val="51"/>
        </w:numPr>
        <w:tabs>
          <w:tab w:val="left" w:pos="459"/>
        </w:tabs>
        <w:spacing w:after="0" w:line="259" w:lineRule="auto"/>
        <w:ind w:right="0"/>
        <w:jc w:val="left"/>
        <w:rPr>
          <w:sz w:val="22"/>
          <w:szCs w:val="22"/>
        </w:rPr>
      </w:pPr>
      <w:r>
        <w:rPr>
          <w:sz w:val="22"/>
          <w:szCs w:val="22"/>
        </w:rPr>
        <w:t>Teacher configures the time for the quiz.</w:t>
      </w:r>
    </w:p>
    <w:p w14:paraId="1BBE9BE7" w14:textId="77777777" w:rsidR="00DC747A" w:rsidRDefault="00000000">
      <w:pPr>
        <w:numPr>
          <w:ilvl w:val="0"/>
          <w:numId w:val="51"/>
        </w:numPr>
        <w:tabs>
          <w:tab w:val="left" w:pos="459"/>
        </w:tabs>
        <w:spacing w:after="0" w:line="259" w:lineRule="auto"/>
        <w:ind w:right="0"/>
        <w:jc w:val="left"/>
        <w:rPr>
          <w:sz w:val="22"/>
          <w:szCs w:val="22"/>
        </w:rPr>
      </w:pPr>
      <w:r>
        <w:rPr>
          <w:sz w:val="22"/>
          <w:szCs w:val="22"/>
        </w:rPr>
        <w:t>Teacher publishes the quiz for students.</w:t>
      </w:r>
    </w:p>
    <w:p w14:paraId="7A6FA795" w14:textId="77777777" w:rsidR="00DC747A" w:rsidRDefault="00000000">
      <w:pPr>
        <w:numPr>
          <w:ilvl w:val="0"/>
          <w:numId w:val="51"/>
        </w:numPr>
        <w:spacing w:after="0" w:line="259" w:lineRule="auto"/>
        <w:ind w:right="0"/>
        <w:jc w:val="left"/>
        <w:rPr>
          <w:sz w:val="22"/>
          <w:szCs w:val="22"/>
        </w:rPr>
      </w:pPr>
      <w:r>
        <w:rPr>
          <w:sz w:val="22"/>
          <w:szCs w:val="22"/>
        </w:rPr>
        <w:lastRenderedPageBreak/>
        <w:t>The system notifies enrolled students about the new quiz.</w:t>
      </w:r>
    </w:p>
    <w:p w14:paraId="287D07F3"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Student Submits Quiz</w:t>
      </w:r>
    </w:p>
    <w:p w14:paraId="5FA6C2D4" w14:textId="77777777" w:rsidR="00DC747A" w:rsidRDefault="00000000">
      <w:pPr>
        <w:numPr>
          <w:ilvl w:val="0"/>
          <w:numId w:val="1"/>
        </w:numPr>
        <w:tabs>
          <w:tab w:val="left" w:pos="459"/>
        </w:tabs>
        <w:spacing w:after="0" w:line="259" w:lineRule="auto"/>
        <w:ind w:right="0"/>
        <w:jc w:val="left"/>
        <w:rPr>
          <w:sz w:val="22"/>
          <w:szCs w:val="22"/>
        </w:rPr>
      </w:pPr>
      <w:r>
        <w:rPr>
          <w:sz w:val="22"/>
          <w:szCs w:val="22"/>
        </w:rPr>
        <w:t>Student logs into their account.</w:t>
      </w:r>
    </w:p>
    <w:p w14:paraId="1B8D18C8" w14:textId="77777777" w:rsidR="00DC747A" w:rsidRDefault="00000000">
      <w:pPr>
        <w:numPr>
          <w:ilvl w:val="0"/>
          <w:numId w:val="1"/>
        </w:numPr>
        <w:tabs>
          <w:tab w:val="left" w:pos="459"/>
        </w:tabs>
        <w:spacing w:after="0" w:line="259" w:lineRule="auto"/>
        <w:ind w:right="0"/>
        <w:jc w:val="left"/>
        <w:rPr>
          <w:sz w:val="22"/>
          <w:szCs w:val="22"/>
        </w:rPr>
      </w:pPr>
      <w:r>
        <w:rPr>
          <w:sz w:val="22"/>
          <w:szCs w:val="22"/>
        </w:rPr>
        <w:t>Student accesses the course with a quiz assignment.</w:t>
      </w:r>
    </w:p>
    <w:p w14:paraId="0EFC7B5D" w14:textId="77777777" w:rsidR="00DC747A" w:rsidRDefault="00000000">
      <w:pPr>
        <w:numPr>
          <w:ilvl w:val="0"/>
          <w:numId w:val="1"/>
        </w:numPr>
        <w:tabs>
          <w:tab w:val="left" w:pos="459"/>
        </w:tabs>
        <w:spacing w:after="0" w:line="259" w:lineRule="auto"/>
        <w:ind w:right="0"/>
        <w:jc w:val="left"/>
        <w:rPr>
          <w:sz w:val="22"/>
          <w:szCs w:val="22"/>
        </w:rPr>
      </w:pPr>
      <w:r>
        <w:rPr>
          <w:sz w:val="22"/>
          <w:szCs w:val="22"/>
        </w:rPr>
        <w:t>Student takes the quiz, answering questions.</w:t>
      </w:r>
    </w:p>
    <w:p w14:paraId="071555F0" w14:textId="77777777" w:rsidR="00DC747A" w:rsidRDefault="00000000">
      <w:pPr>
        <w:numPr>
          <w:ilvl w:val="0"/>
          <w:numId w:val="1"/>
        </w:numPr>
        <w:tabs>
          <w:tab w:val="left" w:pos="459"/>
        </w:tabs>
        <w:spacing w:after="0" w:line="259" w:lineRule="auto"/>
        <w:ind w:right="0"/>
        <w:jc w:val="left"/>
        <w:rPr>
          <w:sz w:val="22"/>
          <w:szCs w:val="22"/>
        </w:rPr>
      </w:pPr>
      <w:r>
        <w:rPr>
          <w:sz w:val="22"/>
          <w:szCs w:val="22"/>
        </w:rPr>
        <w:t>Student submits the quiz.</w:t>
      </w:r>
    </w:p>
    <w:p w14:paraId="588E7FAC" w14:textId="77777777" w:rsidR="00DC747A" w:rsidRDefault="00000000">
      <w:pPr>
        <w:numPr>
          <w:ilvl w:val="0"/>
          <w:numId w:val="1"/>
        </w:numPr>
        <w:tabs>
          <w:tab w:val="left" w:pos="459"/>
        </w:tabs>
        <w:spacing w:after="0" w:line="259" w:lineRule="auto"/>
        <w:ind w:right="0"/>
        <w:jc w:val="left"/>
        <w:rPr>
          <w:sz w:val="22"/>
          <w:szCs w:val="22"/>
        </w:rPr>
      </w:pPr>
      <w:r>
        <w:rPr>
          <w:sz w:val="22"/>
          <w:szCs w:val="22"/>
        </w:rPr>
        <w:t>System grades the quiz automatically (if configured) or awaits manual grading by the instructor.</w:t>
      </w:r>
    </w:p>
    <w:p w14:paraId="6DC4DF1F" w14:textId="77777777" w:rsidR="00DC747A" w:rsidRDefault="00000000">
      <w:pPr>
        <w:numPr>
          <w:ilvl w:val="0"/>
          <w:numId w:val="1"/>
        </w:numPr>
        <w:spacing w:after="0" w:line="259" w:lineRule="auto"/>
        <w:ind w:right="0"/>
        <w:jc w:val="left"/>
        <w:rPr>
          <w:sz w:val="22"/>
          <w:szCs w:val="22"/>
        </w:rPr>
      </w:pPr>
      <w:r>
        <w:rPr>
          <w:sz w:val="22"/>
          <w:szCs w:val="22"/>
        </w:rPr>
        <w:t>The system records the submission and notifies the Teacher.</w:t>
      </w:r>
    </w:p>
    <w:p w14:paraId="34B088D8" w14:textId="77777777" w:rsidR="00DC747A" w:rsidRDefault="00DC747A">
      <w:pPr>
        <w:tabs>
          <w:tab w:val="left" w:pos="459"/>
        </w:tabs>
        <w:spacing w:after="0" w:line="259" w:lineRule="auto"/>
        <w:ind w:left="1080" w:right="0"/>
        <w:jc w:val="left"/>
        <w:rPr>
          <w:sz w:val="22"/>
          <w:szCs w:val="22"/>
        </w:rPr>
      </w:pPr>
    </w:p>
    <w:p w14:paraId="737EA58D"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 xml:space="preserve">Teacher Integrates YouTube Video </w:t>
      </w:r>
    </w:p>
    <w:p w14:paraId="5CA1FF51" w14:textId="77777777" w:rsidR="00DC747A" w:rsidRDefault="00000000">
      <w:pPr>
        <w:numPr>
          <w:ilvl w:val="0"/>
          <w:numId w:val="37"/>
        </w:numPr>
        <w:tabs>
          <w:tab w:val="left" w:pos="459"/>
        </w:tabs>
        <w:spacing w:after="0" w:line="259" w:lineRule="auto"/>
        <w:ind w:right="0"/>
        <w:jc w:val="left"/>
        <w:rPr>
          <w:sz w:val="22"/>
          <w:szCs w:val="22"/>
        </w:rPr>
      </w:pPr>
      <w:r>
        <w:rPr>
          <w:sz w:val="22"/>
          <w:szCs w:val="22"/>
        </w:rPr>
        <w:t>Teacher logs into their account.</w:t>
      </w:r>
    </w:p>
    <w:p w14:paraId="4DCCB23F" w14:textId="77777777" w:rsidR="00DC747A" w:rsidRDefault="00000000">
      <w:pPr>
        <w:numPr>
          <w:ilvl w:val="0"/>
          <w:numId w:val="37"/>
        </w:numPr>
        <w:tabs>
          <w:tab w:val="left" w:pos="459"/>
        </w:tabs>
        <w:spacing w:after="0" w:line="259" w:lineRule="auto"/>
        <w:ind w:right="0"/>
        <w:jc w:val="left"/>
        <w:rPr>
          <w:sz w:val="22"/>
          <w:szCs w:val="22"/>
        </w:rPr>
      </w:pPr>
      <w:r>
        <w:rPr>
          <w:sz w:val="22"/>
          <w:szCs w:val="22"/>
        </w:rPr>
        <w:t>Teacher accesses the course where they want to include a YouTube video.</w:t>
      </w:r>
    </w:p>
    <w:p w14:paraId="40DF0356" w14:textId="77777777" w:rsidR="00DC747A" w:rsidRDefault="00000000">
      <w:pPr>
        <w:numPr>
          <w:ilvl w:val="0"/>
          <w:numId w:val="37"/>
        </w:numPr>
        <w:tabs>
          <w:tab w:val="left" w:pos="459"/>
        </w:tabs>
        <w:spacing w:after="0" w:line="259" w:lineRule="auto"/>
        <w:ind w:right="0"/>
        <w:jc w:val="left"/>
        <w:rPr>
          <w:sz w:val="22"/>
          <w:szCs w:val="22"/>
        </w:rPr>
      </w:pPr>
      <w:r>
        <w:rPr>
          <w:sz w:val="22"/>
          <w:szCs w:val="22"/>
        </w:rPr>
        <w:t>Teacher navigates to the course management section.</w:t>
      </w:r>
    </w:p>
    <w:p w14:paraId="468FDC06" w14:textId="77777777" w:rsidR="00DC747A" w:rsidRDefault="00000000">
      <w:pPr>
        <w:numPr>
          <w:ilvl w:val="0"/>
          <w:numId w:val="37"/>
        </w:numPr>
        <w:tabs>
          <w:tab w:val="left" w:pos="459"/>
        </w:tabs>
        <w:spacing w:after="0" w:line="259" w:lineRule="auto"/>
        <w:ind w:right="0"/>
        <w:jc w:val="left"/>
        <w:rPr>
          <w:sz w:val="22"/>
          <w:szCs w:val="22"/>
        </w:rPr>
      </w:pPr>
      <w:r>
        <w:rPr>
          <w:sz w:val="22"/>
          <w:szCs w:val="22"/>
        </w:rPr>
        <w:t>Teacher selects the option to embed a video.</w:t>
      </w:r>
    </w:p>
    <w:p w14:paraId="17F8AD98" w14:textId="77777777" w:rsidR="00DC747A" w:rsidRDefault="00000000">
      <w:pPr>
        <w:numPr>
          <w:ilvl w:val="0"/>
          <w:numId w:val="37"/>
        </w:numPr>
        <w:tabs>
          <w:tab w:val="left" w:pos="459"/>
        </w:tabs>
        <w:spacing w:after="0" w:line="259" w:lineRule="auto"/>
        <w:ind w:right="0"/>
        <w:jc w:val="left"/>
        <w:rPr>
          <w:sz w:val="22"/>
          <w:szCs w:val="22"/>
        </w:rPr>
      </w:pPr>
      <w:r>
        <w:rPr>
          <w:sz w:val="22"/>
          <w:szCs w:val="22"/>
        </w:rPr>
        <w:t>Teacher pastes the YouTube video link (URL) into the provided field.</w:t>
      </w:r>
    </w:p>
    <w:p w14:paraId="3A286AC6" w14:textId="77777777" w:rsidR="00DC747A" w:rsidRDefault="00000000">
      <w:pPr>
        <w:numPr>
          <w:ilvl w:val="0"/>
          <w:numId w:val="37"/>
        </w:numPr>
        <w:tabs>
          <w:tab w:val="left" w:pos="459"/>
        </w:tabs>
        <w:spacing w:after="0" w:line="259" w:lineRule="auto"/>
        <w:ind w:right="0"/>
        <w:jc w:val="left"/>
        <w:rPr>
          <w:sz w:val="22"/>
          <w:szCs w:val="22"/>
        </w:rPr>
      </w:pPr>
      <w:r>
        <w:rPr>
          <w:sz w:val="22"/>
          <w:szCs w:val="22"/>
        </w:rPr>
        <w:t>System validates the URL and fetches the video details.</w:t>
      </w:r>
    </w:p>
    <w:p w14:paraId="3B94FD81" w14:textId="77777777" w:rsidR="00DC747A" w:rsidRDefault="00000000">
      <w:pPr>
        <w:numPr>
          <w:ilvl w:val="0"/>
          <w:numId w:val="37"/>
        </w:numPr>
        <w:tabs>
          <w:tab w:val="left" w:pos="459"/>
        </w:tabs>
        <w:spacing w:after="0" w:line="259" w:lineRule="auto"/>
        <w:ind w:right="0"/>
        <w:jc w:val="left"/>
        <w:rPr>
          <w:sz w:val="22"/>
          <w:szCs w:val="22"/>
        </w:rPr>
      </w:pPr>
      <w:r>
        <w:rPr>
          <w:sz w:val="22"/>
          <w:szCs w:val="22"/>
        </w:rPr>
        <w:t>System adds the YouTube video in the course content.</w:t>
      </w:r>
    </w:p>
    <w:p w14:paraId="5DCE13F4" w14:textId="77777777" w:rsidR="00DC747A" w:rsidRDefault="00DC747A">
      <w:pPr>
        <w:tabs>
          <w:tab w:val="left" w:pos="459"/>
        </w:tabs>
        <w:spacing w:after="0" w:line="259" w:lineRule="auto"/>
        <w:ind w:left="0" w:right="0"/>
        <w:jc w:val="left"/>
        <w:rPr>
          <w:sz w:val="22"/>
          <w:szCs w:val="22"/>
        </w:rPr>
      </w:pPr>
    </w:p>
    <w:p w14:paraId="45E06C87" w14:textId="77777777" w:rsidR="00DC747A" w:rsidRDefault="00DC747A">
      <w:pPr>
        <w:tabs>
          <w:tab w:val="left" w:pos="459"/>
        </w:tabs>
        <w:spacing w:after="0" w:line="259" w:lineRule="auto"/>
        <w:ind w:left="0" w:right="0"/>
        <w:jc w:val="left"/>
        <w:rPr>
          <w:sz w:val="22"/>
          <w:szCs w:val="22"/>
        </w:rPr>
      </w:pPr>
    </w:p>
    <w:p w14:paraId="4DB05EAB" w14:textId="77777777" w:rsidR="00DC747A" w:rsidRDefault="00DC747A">
      <w:pPr>
        <w:tabs>
          <w:tab w:val="left" w:pos="459"/>
        </w:tabs>
        <w:spacing w:after="0" w:line="259" w:lineRule="auto"/>
        <w:ind w:left="0" w:right="0"/>
        <w:jc w:val="left"/>
        <w:rPr>
          <w:sz w:val="22"/>
          <w:szCs w:val="22"/>
        </w:rPr>
      </w:pPr>
    </w:p>
    <w:p w14:paraId="022CA7FB" w14:textId="77777777" w:rsidR="00DC747A" w:rsidRDefault="00DC747A">
      <w:pPr>
        <w:tabs>
          <w:tab w:val="left" w:pos="459"/>
        </w:tabs>
        <w:spacing w:after="0" w:line="259" w:lineRule="auto"/>
        <w:ind w:left="0" w:right="0"/>
        <w:jc w:val="left"/>
        <w:rPr>
          <w:sz w:val="22"/>
          <w:szCs w:val="22"/>
        </w:rPr>
      </w:pPr>
    </w:p>
    <w:p w14:paraId="06350434" w14:textId="77777777" w:rsidR="00DC747A" w:rsidRDefault="00DC747A">
      <w:pPr>
        <w:tabs>
          <w:tab w:val="left" w:pos="459"/>
        </w:tabs>
        <w:spacing w:after="0" w:line="259" w:lineRule="auto"/>
        <w:ind w:left="0" w:right="0"/>
        <w:jc w:val="left"/>
        <w:rPr>
          <w:sz w:val="22"/>
          <w:szCs w:val="22"/>
        </w:rPr>
      </w:pPr>
    </w:p>
    <w:p w14:paraId="3AEF0554" w14:textId="77777777" w:rsidR="00DC747A" w:rsidRDefault="00DC747A">
      <w:pPr>
        <w:tabs>
          <w:tab w:val="left" w:pos="459"/>
        </w:tabs>
        <w:spacing w:after="0" w:line="259" w:lineRule="auto"/>
        <w:ind w:left="0" w:right="0"/>
        <w:jc w:val="left"/>
        <w:rPr>
          <w:sz w:val="22"/>
          <w:szCs w:val="22"/>
        </w:rPr>
      </w:pPr>
    </w:p>
    <w:p w14:paraId="7EAC2817"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User Accesses Settings</w:t>
      </w:r>
    </w:p>
    <w:p w14:paraId="2D8B014E" w14:textId="77777777" w:rsidR="00DC747A" w:rsidRDefault="00000000">
      <w:pPr>
        <w:numPr>
          <w:ilvl w:val="0"/>
          <w:numId w:val="9"/>
        </w:numPr>
        <w:tabs>
          <w:tab w:val="left" w:pos="459"/>
        </w:tabs>
        <w:spacing w:after="0" w:line="259" w:lineRule="auto"/>
        <w:ind w:right="0"/>
        <w:jc w:val="left"/>
        <w:rPr>
          <w:sz w:val="22"/>
          <w:szCs w:val="22"/>
        </w:rPr>
      </w:pPr>
      <w:r>
        <w:rPr>
          <w:sz w:val="22"/>
          <w:szCs w:val="22"/>
        </w:rPr>
        <w:t>Users can access their account settings by clicking on their profile picture or username.</w:t>
      </w:r>
    </w:p>
    <w:p w14:paraId="48BDC60E" w14:textId="77777777" w:rsidR="00DC747A" w:rsidRDefault="00000000">
      <w:pPr>
        <w:numPr>
          <w:ilvl w:val="0"/>
          <w:numId w:val="9"/>
        </w:numPr>
        <w:tabs>
          <w:tab w:val="left" w:pos="459"/>
        </w:tabs>
        <w:spacing w:after="0" w:line="259" w:lineRule="auto"/>
        <w:ind w:right="0"/>
        <w:jc w:val="left"/>
        <w:rPr>
          <w:sz w:val="22"/>
          <w:szCs w:val="22"/>
        </w:rPr>
      </w:pPr>
      <w:r>
        <w:rPr>
          <w:sz w:val="22"/>
          <w:szCs w:val="22"/>
        </w:rPr>
        <w:t>Within the user settings section, users can customize various aspects of their platform experience, including:</w:t>
      </w:r>
    </w:p>
    <w:p w14:paraId="3363F42F"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Profile Information:</w:t>
      </w:r>
    </w:p>
    <w:p w14:paraId="1C9B7489" w14:textId="77777777" w:rsidR="00DC747A" w:rsidRDefault="00000000">
      <w:pPr>
        <w:numPr>
          <w:ilvl w:val="0"/>
          <w:numId w:val="36"/>
        </w:numPr>
        <w:tabs>
          <w:tab w:val="left" w:pos="459"/>
        </w:tabs>
        <w:spacing w:after="0" w:line="259" w:lineRule="auto"/>
        <w:ind w:right="0"/>
        <w:jc w:val="left"/>
        <w:rPr>
          <w:sz w:val="22"/>
          <w:szCs w:val="22"/>
        </w:rPr>
      </w:pPr>
      <w:r>
        <w:rPr>
          <w:sz w:val="22"/>
          <w:szCs w:val="22"/>
        </w:rPr>
        <w:t>Users can update their profile picture.</w:t>
      </w:r>
    </w:p>
    <w:p w14:paraId="12D26DDC" w14:textId="77777777" w:rsidR="00DC747A" w:rsidRDefault="00000000">
      <w:pPr>
        <w:numPr>
          <w:ilvl w:val="0"/>
          <w:numId w:val="36"/>
        </w:numPr>
        <w:tabs>
          <w:tab w:val="left" w:pos="459"/>
        </w:tabs>
        <w:spacing w:after="0" w:line="259" w:lineRule="auto"/>
        <w:ind w:right="0"/>
        <w:jc w:val="left"/>
        <w:rPr>
          <w:sz w:val="22"/>
          <w:szCs w:val="22"/>
        </w:rPr>
      </w:pPr>
      <w:r>
        <w:rPr>
          <w:sz w:val="22"/>
          <w:szCs w:val="22"/>
        </w:rPr>
        <w:t>Users can edit their name, bio, or other personal details.</w:t>
      </w:r>
    </w:p>
    <w:p w14:paraId="2DCD4C57"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Privacy Settings:</w:t>
      </w:r>
    </w:p>
    <w:p w14:paraId="37F68105" w14:textId="77777777" w:rsidR="00DC747A" w:rsidRDefault="00000000">
      <w:pPr>
        <w:numPr>
          <w:ilvl w:val="0"/>
          <w:numId w:val="26"/>
        </w:numPr>
        <w:tabs>
          <w:tab w:val="left" w:pos="459"/>
        </w:tabs>
        <w:spacing w:after="0" w:line="259" w:lineRule="auto"/>
        <w:ind w:right="0"/>
        <w:jc w:val="left"/>
        <w:rPr>
          <w:sz w:val="22"/>
          <w:szCs w:val="22"/>
        </w:rPr>
      </w:pPr>
      <w:r>
        <w:rPr>
          <w:sz w:val="22"/>
          <w:szCs w:val="22"/>
        </w:rPr>
        <w:t>Users can configure privacy settings for their profile, such as who can view their profile and contact them.</w:t>
      </w:r>
    </w:p>
    <w:p w14:paraId="06C06760"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Notification Preferences:</w:t>
      </w:r>
    </w:p>
    <w:p w14:paraId="1E4A7717" w14:textId="77777777" w:rsidR="00DC747A" w:rsidRDefault="00000000">
      <w:pPr>
        <w:numPr>
          <w:ilvl w:val="0"/>
          <w:numId w:val="50"/>
        </w:numPr>
        <w:tabs>
          <w:tab w:val="left" w:pos="459"/>
        </w:tabs>
        <w:spacing w:after="0" w:line="259" w:lineRule="auto"/>
        <w:ind w:right="0"/>
        <w:jc w:val="left"/>
        <w:rPr>
          <w:sz w:val="22"/>
          <w:szCs w:val="22"/>
        </w:rPr>
      </w:pPr>
      <w:r>
        <w:rPr>
          <w:sz w:val="22"/>
          <w:szCs w:val="22"/>
        </w:rPr>
        <w:t>Users can manage their notification preferences, including email notifications, course updates, and announcements.</w:t>
      </w:r>
    </w:p>
    <w:p w14:paraId="29C75D16"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Language Preferences:</w:t>
      </w:r>
    </w:p>
    <w:p w14:paraId="604AE384" w14:textId="77777777" w:rsidR="00DC747A" w:rsidRDefault="00000000">
      <w:pPr>
        <w:numPr>
          <w:ilvl w:val="0"/>
          <w:numId w:val="29"/>
        </w:numPr>
        <w:tabs>
          <w:tab w:val="left" w:pos="459"/>
        </w:tabs>
        <w:spacing w:after="0" w:line="259" w:lineRule="auto"/>
        <w:ind w:right="0"/>
        <w:jc w:val="left"/>
        <w:rPr>
          <w:sz w:val="22"/>
          <w:szCs w:val="22"/>
        </w:rPr>
      </w:pPr>
      <w:r>
        <w:rPr>
          <w:sz w:val="22"/>
          <w:szCs w:val="22"/>
        </w:rPr>
        <w:lastRenderedPageBreak/>
        <w:t>Users can select their preferred language for the platform's interface.</w:t>
      </w:r>
    </w:p>
    <w:p w14:paraId="34072694"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Theme Selection:</w:t>
      </w:r>
    </w:p>
    <w:p w14:paraId="115FDDA0" w14:textId="77777777" w:rsidR="00DC747A" w:rsidRDefault="00000000">
      <w:pPr>
        <w:numPr>
          <w:ilvl w:val="0"/>
          <w:numId w:val="14"/>
        </w:numPr>
        <w:tabs>
          <w:tab w:val="left" w:pos="459"/>
        </w:tabs>
        <w:spacing w:after="0" w:line="259" w:lineRule="auto"/>
        <w:ind w:right="0"/>
        <w:jc w:val="left"/>
        <w:rPr>
          <w:sz w:val="22"/>
          <w:szCs w:val="22"/>
        </w:rPr>
      </w:pPr>
      <w:r>
        <w:rPr>
          <w:sz w:val="22"/>
          <w:szCs w:val="22"/>
        </w:rPr>
        <w:t>Users can choose between different themes (e.g., light mode, dark mode) for the platform's appearance.</w:t>
      </w:r>
    </w:p>
    <w:p w14:paraId="25C5FF25"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Accessibility Settings:</w:t>
      </w:r>
    </w:p>
    <w:p w14:paraId="37D9F4E0" w14:textId="77777777" w:rsidR="00DC747A" w:rsidRDefault="00000000">
      <w:pPr>
        <w:numPr>
          <w:ilvl w:val="0"/>
          <w:numId w:val="42"/>
        </w:numPr>
        <w:tabs>
          <w:tab w:val="left" w:pos="459"/>
        </w:tabs>
        <w:spacing w:after="0" w:line="259" w:lineRule="auto"/>
        <w:ind w:right="0"/>
        <w:jc w:val="left"/>
        <w:rPr>
          <w:sz w:val="22"/>
          <w:szCs w:val="22"/>
        </w:rPr>
      </w:pPr>
      <w:r>
        <w:rPr>
          <w:sz w:val="22"/>
          <w:szCs w:val="22"/>
        </w:rPr>
        <w:t>Users can enable or customize accessibility features, such as text-to-speech or high-contrast mode.</w:t>
      </w:r>
    </w:p>
    <w:p w14:paraId="3F940553"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Security Settings:</w:t>
      </w:r>
    </w:p>
    <w:p w14:paraId="2C9D13BA" w14:textId="77777777" w:rsidR="00DC747A" w:rsidRDefault="00000000">
      <w:pPr>
        <w:numPr>
          <w:ilvl w:val="0"/>
          <w:numId w:val="49"/>
        </w:numPr>
        <w:tabs>
          <w:tab w:val="left" w:pos="459"/>
        </w:tabs>
        <w:spacing w:after="0" w:line="259" w:lineRule="auto"/>
        <w:ind w:right="0"/>
        <w:jc w:val="left"/>
        <w:rPr>
          <w:sz w:val="22"/>
          <w:szCs w:val="22"/>
        </w:rPr>
      </w:pPr>
      <w:r>
        <w:rPr>
          <w:sz w:val="22"/>
          <w:szCs w:val="22"/>
        </w:rPr>
        <w:t>Users can update their password or enable two-factor authentication for added security.</w:t>
      </w:r>
    </w:p>
    <w:p w14:paraId="210A807E"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Email Preferences:</w:t>
      </w:r>
    </w:p>
    <w:p w14:paraId="2AF024E9" w14:textId="77777777" w:rsidR="00DC747A" w:rsidRDefault="00000000">
      <w:pPr>
        <w:numPr>
          <w:ilvl w:val="0"/>
          <w:numId w:val="35"/>
        </w:numPr>
        <w:tabs>
          <w:tab w:val="left" w:pos="459"/>
        </w:tabs>
        <w:spacing w:after="0" w:line="259" w:lineRule="auto"/>
        <w:ind w:right="0"/>
        <w:jc w:val="left"/>
        <w:rPr>
          <w:sz w:val="22"/>
          <w:szCs w:val="22"/>
        </w:rPr>
      </w:pPr>
      <w:r>
        <w:rPr>
          <w:sz w:val="22"/>
          <w:szCs w:val="22"/>
        </w:rPr>
        <w:t>Users can specify their email communication preferences, such as newsletter subscriptions.</w:t>
      </w:r>
    </w:p>
    <w:p w14:paraId="59C4CEE4" w14:textId="77777777" w:rsidR="00DC747A" w:rsidRDefault="00000000">
      <w:pPr>
        <w:numPr>
          <w:ilvl w:val="0"/>
          <w:numId w:val="58"/>
        </w:numPr>
        <w:tabs>
          <w:tab w:val="left" w:pos="459"/>
        </w:tabs>
        <w:spacing w:after="0" w:line="259" w:lineRule="auto"/>
        <w:ind w:right="0"/>
        <w:jc w:val="left"/>
        <w:rPr>
          <w:b/>
          <w:sz w:val="22"/>
          <w:szCs w:val="22"/>
        </w:rPr>
      </w:pPr>
      <w:r>
        <w:rPr>
          <w:b/>
          <w:sz w:val="22"/>
          <w:szCs w:val="22"/>
        </w:rPr>
        <w:t>Data Management:</w:t>
      </w:r>
    </w:p>
    <w:p w14:paraId="6E41EF45" w14:textId="77777777" w:rsidR="00DC747A" w:rsidRDefault="00000000">
      <w:pPr>
        <w:numPr>
          <w:ilvl w:val="0"/>
          <w:numId w:val="4"/>
        </w:numPr>
        <w:tabs>
          <w:tab w:val="left" w:pos="459"/>
        </w:tabs>
        <w:spacing w:after="0" w:line="259" w:lineRule="auto"/>
        <w:ind w:right="0"/>
        <w:jc w:val="left"/>
        <w:rPr>
          <w:sz w:val="22"/>
          <w:szCs w:val="22"/>
        </w:rPr>
      </w:pPr>
      <w:r>
        <w:rPr>
          <w:sz w:val="22"/>
          <w:szCs w:val="22"/>
        </w:rPr>
        <w:t>Users can access tools to manage their data, including downloading their course materials and personal information.</w:t>
      </w:r>
    </w:p>
    <w:p w14:paraId="7285203A" w14:textId="77777777" w:rsidR="00DC747A" w:rsidRDefault="00000000">
      <w:pPr>
        <w:numPr>
          <w:ilvl w:val="0"/>
          <w:numId w:val="4"/>
        </w:numPr>
        <w:tabs>
          <w:tab w:val="left" w:pos="459"/>
        </w:tabs>
        <w:spacing w:after="0" w:line="259" w:lineRule="auto"/>
        <w:ind w:right="0"/>
        <w:jc w:val="left"/>
        <w:rPr>
          <w:sz w:val="22"/>
          <w:szCs w:val="22"/>
        </w:rPr>
      </w:pPr>
      <w:r>
        <w:rPr>
          <w:sz w:val="22"/>
          <w:szCs w:val="22"/>
        </w:rPr>
        <w:t>Users can save their settings, and the platform will apply the changes accordingly.</w:t>
      </w:r>
    </w:p>
    <w:p w14:paraId="78323C24"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Feedback Mechanisms</w:t>
      </w:r>
    </w:p>
    <w:p w14:paraId="3A3A20A6" w14:textId="77777777" w:rsidR="00DC747A" w:rsidRDefault="00000000">
      <w:pPr>
        <w:numPr>
          <w:ilvl w:val="0"/>
          <w:numId w:val="22"/>
        </w:numPr>
        <w:tabs>
          <w:tab w:val="left" w:pos="459"/>
        </w:tabs>
        <w:spacing w:after="0" w:line="259" w:lineRule="auto"/>
        <w:ind w:right="0"/>
        <w:jc w:val="left"/>
        <w:rPr>
          <w:sz w:val="22"/>
          <w:szCs w:val="22"/>
        </w:rPr>
      </w:pPr>
      <w:r>
        <w:rPr>
          <w:sz w:val="22"/>
          <w:szCs w:val="22"/>
        </w:rPr>
        <w:t>System must allow learners to provide feedback on courses, content, and the platform itself through surveys, ratings, and open forums.</w:t>
      </w:r>
    </w:p>
    <w:p w14:paraId="6303459D"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Assessment Tools/Teacher Dashboard</w:t>
      </w:r>
    </w:p>
    <w:p w14:paraId="0F92728D" w14:textId="77777777" w:rsidR="00DC747A" w:rsidRDefault="00000000">
      <w:pPr>
        <w:numPr>
          <w:ilvl w:val="0"/>
          <w:numId w:val="61"/>
        </w:numPr>
        <w:tabs>
          <w:tab w:val="left" w:pos="459"/>
        </w:tabs>
        <w:spacing w:after="0" w:line="259" w:lineRule="auto"/>
        <w:ind w:right="0"/>
        <w:jc w:val="left"/>
        <w:rPr>
          <w:sz w:val="22"/>
          <w:szCs w:val="22"/>
        </w:rPr>
      </w:pPr>
      <w:r>
        <w:rPr>
          <w:sz w:val="22"/>
          <w:szCs w:val="22"/>
        </w:rPr>
        <w:t>System must offer assessment tools for instructors to design and administer quizzes, assignments, and assessments.</w:t>
      </w:r>
    </w:p>
    <w:p w14:paraId="00414EE3" w14:textId="77777777" w:rsidR="00DC747A" w:rsidRDefault="00000000">
      <w:pPr>
        <w:numPr>
          <w:ilvl w:val="0"/>
          <w:numId w:val="61"/>
        </w:numPr>
        <w:tabs>
          <w:tab w:val="left" w:pos="459"/>
        </w:tabs>
        <w:spacing w:after="0" w:line="259" w:lineRule="auto"/>
        <w:ind w:right="0"/>
        <w:jc w:val="left"/>
        <w:rPr>
          <w:sz w:val="22"/>
          <w:szCs w:val="22"/>
        </w:rPr>
      </w:pPr>
      <w:r>
        <w:rPr>
          <w:sz w:val="22"/>
          <w:szCs w:val="22"/>
        </w:rPr>
        <w:t>System must provide automated grading, feedback mechanisms, course modifications, and course analytics to teachers.</w:t>
      </w:r>
    </w:p>
    <w:p w14:paraId="647C0EC3" w14:textId="77777777" w:rsidR="00DC747A" w:rsidRDefault="00DC747A">
      <w:pPr>
        <w:tabs>
          <w:tab w:val="left" w:pos="459"/>
        </w:tabs>
        <w:spacing w:after="0" w:line="259" w:lineRule="auto"/>
        <w:ind w:left="1080" w:right="0"/>
        <w:jc w:val="left"/>
        <w:rPr>
          <w:sz w:val="22"/>
          <w:szCs w:val="22"/>
        </w:rPr>
      </w:pPr>
    </w:p>
    <w:p w14:paraId="064F46CE"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 xml:space="preserve">Student Downloads Materials </w:t>
      </w:r>
    </w:p>
    <w:p w14:paraId="2A5C0748" w14:textId="77777777" w:rsidR="00DC747A" w:rsidRDefault="00000000">
      <w:pPr>
        <w:numPr>
          <w:ilvl w:val="0"/>
          <w:numId w:val="40"/>
        </w:numPr>
        <w:tabs>
          <w:tab w:val="left" w:pos="459"/>
        </w:tabs>
        <w:spacing w:after="0" w:line="259" w:lineRule="auto"/>
        <w:ind w:right="0"/>
        <w:jc w:val="left"/>
        <w:rPr>
          <w:sz w:val="22"/>
          <w:szCs w:val="22"/>
        </w:rPr>
      </w:pPr>
      <w:r>
        <w:rPr>
          <w:sz w:val="22"/>
          <w:szCs w:val="22"/>
        </w:rPr>
        <w:t>Students logs into their account.</w:t>
      </w:r>
    </w:p>
    <w:p w14:paraId="279022B5" w14:textId="77777777" w:rsidR="00DC747A" w:rsidRDefault="00000000">
      <w:pPr>
        <w:numPr>
          <w:ilvl w:val="0"/>
          <w:numId w:val="40"/>
        </w:numPr>
        <w:tabs>
          <w:tab w:val="left" w:pos="459"/>
        </w:tabs>
        <w:spacing w:after="0" w:line="259" w:lineRule="auto"/>
        <w:ind w:right="0"/>
        <w:jc w:val="left"/>
        <w:rPr>
          <w:sz w:val="22"/>
          <w:szCs w:val="22"/>
        </w:rPr>
      </w:pPr>
      <w:r>
        <w:rPr>
          <w:sz w:val="22"/>
          <w:szCs w:val="22"/>
        </w:rPr>
        <w:t>Students accesses the course for which they want to download materials.</w:t>
      </w:r>
    </w:p>
    <w:p w14:paraId="5F905384" w14:textId="77777777" w:rsidR="00DC747A" w:rsidRDefault="00000000">
      <w:pPr>
        <w:numPr>
          <w:ilvl w:val="0"/>
          <w:numId w:val="40"/>
        </w:numPr>
        <w:tabs>
          <w:tab w:val="left" w:pos="459"/>
        </w:tabs>
        <w:spacing w:after="0" w:line="259" w:lineRule="auto"/>
        <w:ind w:right="0"/>
        <w:jc w:val="left"/>
        <w:rPr>
          <w:sz w:val="22"/>
          <w:szCs w:val="22"/>
        </w:rPr>
      </w:pPr>
      <w:r>
        <w:rPr>
          <w:sz w:val="22"/>
          <w:szCs w:val="22"/>
        </w:rPr>
        <w:t>Students navigates to the "Course Materials" or "Resources" section of the course.</w:t>
      </w:r>
    </w:p>
    <w:p w14:paraId="3EE0E005" w14:textId="77777777" w:rsidR="00DC747A" w:rsidRDefault="00000000">
      <w:pPr>
        <w:numPr>
          <w:ilvl w:val="0"/>
          <w:numId w:val="40"/>
        </w:numPr>
        <w:tabs>
          <w:tab w:val="left" w:pos="459"/>
        </w:tabs>
        <w:spacing w:after="0" w:line="259" w:lineRule="auto"/>
        <w:ind w:right="0"/>
        <w:jc w:val="left"/>
        <w:rPr>
          <w:sz w:val="22"/>
          <w:szCs w:val="22"/>
        </w:rPr>
      </w:pPr>
      <w:r>
        <w:rPr>
          <w:sz w:val="22"/>
          <w:szCs w:val="22"/>
        </w:rPr>
        <w:t>Students locates the specific material they want to download (e.g., a document, video, presentation).</w:t>
      </w:r>
    </w:p>
    <w:p w14:paraId="53FEFD53" w14:textId="77777777" w:rsidR="00DC747A" w:rsidRDefault="00000000">
      <w:pPr>
        <w:numPr>
          <w:ilvl w:val="0"/>
          <w:numId w:val="40"/>
        </w:numPr>
        <w:tabs>
          <w:tab w:val="left" w:pos="459"/>
        </w:tabs>
        <w:spacing w:after="0" w:line="259" w:lineRule="auto"/>
        <w:ind w:right="0"/>
        <w:jc w:val="left"/>
        <w:rPr>
          <w:sz w:val="22"/>
          <w:szCs w:val="22"/>
        </w:rPr>
      </w:pPr>
      <w:r>
        <w:rPr>
          <w:sz w:val="22"/>
          <w:szCs w:val="22"/>
        </w:rPr>
        <w:t>Students clicks on the material to open it.</w:t>
      </w:r>
    </w:p>
    <w:p w14:paraId="78494D5D" w14:textId="77777777" w:rsidR="00DC747A" w:rsidRDefault="00000000">
      <w:pPr>
        <w:numPr>
          <w:ilvl w:val="0"/>
          <w:numId w:val="40"/>
        </w:numPr>
        <w:tabs>
          <w:tab w:val="left" w:pos="459"/>
        </w:tabs>
        <w:spacing w:after="0" w:line="259" w:lineRule="auto"/>
        <w:ind w:right="0"/>
        <w:jc w:val="left"/>
        <w:rPr>
          <w:sz w:val="22"/>
          <w:szCs w:val="22"/>
        </w:rPr>
      </w:pPr>
      <w:r>
        <w:rPr>
          <w:sz w:val="22"/>
          <w:szCs w:val="22"/>
        </w:rPr>
        <w:t>Within the material view, user finds a "Download" or "Save" button/icon.</w:t>
      </w:r>
    </w:p>
    <w:p w14:paraId="2F29DE6D" w14:textId="77777777" w:rsidR="00DC747A" w:rsidRDefault="00000000">
      <w:pPr>
        <w:numPr>
          <w:ilvl w:val="0"/>
          <w:numId w:val="40"/>
        </w:numPr>
        <w:tabs>
          <w:tab w:val="left" w:pos="459"/>
        </w:tabs>
        <w:spacing w:after="0" w:line="259" w:lineRule="auto"/>
        <w:ind w:right="0"/>
        <w:jc w:val="left"/>
        <w:rPr>
          <w:sz w:val="22"/>
          <w:szCs w:val="22"/>
        </w:rPr>
      </w:pPr>
      <w:r>
        <w:rPr>
          <w:sz w:val="22"/>
          <w:szCs w:val="22"/>
        </w:rPr>
        <w:t>Students clicks on the "Download" button/icon.</w:t>
      </w:r>
    </w:p>
    <w:p w14:paraId="7446B5F7" w14:textId="77777777" w:rsidR="00DC747A" w:rsidRDefault="00000000">
      <w:pPr>
        <w:numPr>
          <w:ilvl w:val="0"/>
          <w:numId w:val="40"/>
        </w:numPr>
        <w:tabs>
          <w:tab w:val="left" w:pos="459"/>
        </w:tabs>
        <w:spacing w:after="0" w:line="259" w:lineRule="auto"/>
        <w:ind w:right="0"/>
        <w:jc w:val="left"/>
        <w:rPr>
          <w:sz w:val="22"/>
          <w:szCs w:val="22"/>
        </w:rPr>
      </w:pPr>
      <w:r>
        <w:rPr>
          <w:sz w:val="22"/>
          <w:szCs w:val="22"/>
        </w:rPr>
        <w:t>The system generates the download file.</w:t>
      </w:r>
    </w:p>
    <w:p w14:paraId="57BFB1AD" w14:textId="77777777" w:rsidR="00DC747A" w:rsidRDefault="00000000">
      <w:pPr>
        <w:numPr>
          <w:ilvl w:val="0"/>
          <w:numId w:val="40"/>
        </w:numPr>
        <w:tabs>
          <w:tab w:val="left" w:pos="459"/>
        </w:tabs>
        <w:spacing w:after="0" w:line="259" w:lineRule="auto"/>
        <w:ind w:right="0"/>
        <w:jc w:val="left"/>
        <w:rPr>
          <w:sz w:val="22"/>
          <w:szCs w:val="22"/>
        </w:rPr>
      </w:pPr>
      <w:r>
        <w:rPr>
          <w:sz w:val="22"/>
          <w:szCs w:val="22"/>
        </w:rPr>
        <w:t>Students selects the download location and confirms the download.</w:t>
      </w:r>
    </w:p>
    <w:p w14:paraId="701017E1" w14:textId="77777777" w:rsidR="00DC747A" w:rsidRDefault="00000000">
      <w:pPr>
        <w:numPr>
          <w:ilvl w:val="0"/>
          <w:numId w:val="40"/>
        </w:numPr>
        <w:tabs>
          <w:tab w:val="left" w:pos="459"/>
        </w:tabs>
        <w:spacing w:after="0" w:line="259" w:lineRule="auto"/>
        <w:ind w:right="0"/>
        <w:jc w:val="left"/>
        <w:rPr>
          <w:sz w:val="22"/>
          <w:szCs w:val="22"/>
        </w:rPr>
      </w:pPr>
      <w:r>
        <w:rPr>
          <w:sz w:val="22"/>
          <w:szCs w:val="22"/>
        </w:rPr>
        <w:t>The system initiates the download process.</w:t>
      </w:r>
    </w:p>
    <w:p w14:paraId="3471115E" w14:textId="77777777" w:rsidR="00DC747A" w:rsidRDefault="00DC747A">
      <w:pPr>
        <w:tabs>
          <w:tab w:val="left" w:pos="459"/>
        </w:tabs>
        <w:spacing w:after="0" w:line="259" w:lineRule="auto"/>
        <w:ind w:left="720" w:right="0"/>
        <w:jc w:val="left"/>
        <w:rPr>
          <w:sz w:val="22"/>
          <w:szCs w:val="22"/>
        </w:rPr>
      </w:pPr>
    </w:p>
    <w:p w14:paraId="70B41C16"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lastRenderedPageBreak/>
        <w:t>Manager Manages User</w:t>
      </w:r>
    </w:p>
    <w:p w14:paraId="48A66922" w14:textId="77777777" w:rsidR="00DC747A" w:rsidRDefault="00000000">
      <w:pPr>
        <w:numPr>
          <w:ilvl w:val="0"/>
          <w:numId w:val="45"/>
        </w:numPr>
        <w:tabs>
          <w:tab w:val="left" w:pos="459"/>
        </w:tabs>
        <w:spacing w:after="0" w:line="259" w:lineRule="auto"/>
        <w:ind w:right="0"/>
        <w:jc w:val="left"/>
        <w:rPr>
          <w:sz w:val="22"/>
          <w:szCs w:val="22"/>
        </w:rPr>
      </w:pPr>
      <w:r>
        <w:rPr>
          <w:sz w:val="22"/>
          <w:szCs w:val="22"/>
        </w:rPr>
        <w:t>The Manager can view a list of all users registered on the platform.</w:t>
      </w:r>
    </w:p>
    <w:p w14:paraId="331C21FB" w14:textId="77777777" w:rsidR="00DC747A" w:rsidRDefault="00000000">
      <w:pPr>
        <w:numPr>
          <w:ilvl w:val="0"/>
          <w:numId w:val="45"/>
        </w:numPr>
        <w:tabs>
          <w:tab w:val="left" w:pos="459"/>
        </w:tabs>
        <w:spacing w:after="0" w:line="259" w:lineRule="auto"/>
        <w:ind w:right="0"/>
        <w:jc w:val="left"/>
        <w:rPr>
          <w:sz w:val="22"/>
          <w:szCs w:val="22"/>
        </w:rPr>
      </w:pPr>
      <w:r>
        <w:rPr>
          <w:sz w:val="22"/>
          <w:szCs w:val="22"/>
        </w:rPr>
        <w:t>The Manager can search for specific users based on criteria such as name, email, or role (Teacher, Student, etc.).</w:t>
      </w:r>
    </w:p>
    <w:p w14:paraId="595071D9" w14:textId="77777777" w:rsidR="00DC747A" w:rsidRDefault="00000000">
      <w:pPr>
        <w:numPr>
          <w:ilvl w:val="0"/>
          <w:numId w:val="45"/>
        </w:numPr>
        <w:tabs>
          <w:tab w:val="left" w:pos="459"/>
        </w:tabs>
        <w:spacing w:after="0" w:line="259" w:lineRule="auto"/>
        <w:ind w:right="0"/>
        <w:jc w:val="left"/>
        <w:rPr>
          <w:sz w:val="22"/>
          <w:szCs w:val="22"/>
        </w:rPr>
      </w:pPr>
      <w:r>
        <w:rPr>
          <w:sz w:val="22"/>
          <w:szCs w:val="22"/>
        </w:rPr>
        <w:t>The Manager can access individual user profiles to view and edit their information.</w:t>
      </w:r>
    </w:p>
    <w:p w14:paraId="7E2C7F99" w14:textId="77777777" w:rsidR="00DC747A" w:rsidRDefault="00000000">
      <w:pPr>
        <w:numPr>
          <w:ilvl w:val="0"/>
          <w:numId w:val="45"/>
        </w:numPr>
        <w:tabs>
          <w:tab w:val="left" w:pos="459"/>
        </w:tabs>
        <w:spacing w:after="0" w:line="259" w:lineRule="auto"/>
        <w:ind w:right="0"/>
        <w:jc w:val="left"/>
        <w:rPr>
          <w:sz w:val="22"/>
          <w:szCs w:val="22"/>
        </w:rPr>
      </w:pPr>
      <w:r>
        <w:rPr>
          <w:sz w:val="22"/>
          <w:szCs w:val="22"/>
        </w:rPr>
        <w:t>The Manager can reset passwords for users or force password changes.</w:t>
      </w:r>
    </w:p>
    <w:p w14:paraId="0C2814C2" w14:textId="77777777" w:rsidR="00DC747A" w:rsidRDefault="00000000">
      <w:pPr>
        <w:numPr>
          <w:ilvl w:val="0"/>
          <w:numId w:val="45"/>
        </w:numPr>
        <w:tabs>
          <w:tab w:val="left" w:pos="459"/>
        </w:tabs>
        <w:spacing w:after="0" w:line="259" w:lineRule="auto"/>
        <w:ind w:right="0"/>
        <w:jc w:val="left"/>
        <w:rPr>
          <w:sz w:val="22"/>
          <w:szCs w:val="22"/>
        </w:rPr>
      </w:pPr>
      <w:r>
        <w:rPr>
          <w:sz w:val="22"/>
          <w:szCs w:val="22"/>
        </w:rPr>
        <w:t>The Manager can deactivate or suspend user accounts if necessary.</w:t>
      </w:r>
    </w:p>
    <w:p w14:paraId="78B119D5" w14:textId="77777777" w:rsidR="00DC747A" w:rsidRDefault="00000000">
      <w:pPr>
        <w:numPr>
          <w:ilvl w:val="0"/>
          <w:numId w:val="45"/>
        </w:numPr>
        <w:tabs>
          <w:tab w:val="left" w:pos="459"/>
        </w:tabs>
        <w:spacing w:after="0" w:line="259" w:lineRule="auto"/>
        <w:ind w:right="0"/>
        <w:jc w:val="left"/>
        <w:rPr>
          <w:sz w:val="22"/>
          <w:szCs w:val="22"/>
        </w:rPr>
      </w:pPr>
      <w:r>
        <w:rPr>
          <w:sz w:val="22"/>
          <w:szCs w:val="22"/>
        </w:rPr>
        <w:t>The Manager can reactivate previously suspended accounts.</w:t>
      </w:r>
    </w:p>
    <w:p w14:paraId="3D390BE5"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Manager Manages Courses</w:t>
      </w:r>
    </w:p>
    <w:p w14:paraId="508A326C" w14:textId="77777777" w:rsidR="00DC747A" w:rsidRDefault="00000000">
      <w:pPr>
        <w:numPr>
          <w:ilvl w:val="0"/>
          <w:numId w:val="38"/>
        </w:numPr>
        <w:tabs>
          <w:tab w:val="left" w:pos="459"/>
        </w:tabs>
        <w:spacing w:after="0" w:line="259" w:lineRule="auto"/>
        <w:ind w:right="0"/>
        <w:jc w:val="left"/>
        <w:rPr>
          <w:sz w:val="22"/>
          <w:szCs w:val="22"/>
        </w:rPr>
      </w:pPr>
      <w:r>
        <w:rPr>
          <w:sz w:val="22"/>
          <w:szCs w:val="22"/>
        </w:rPr>
        <w:t>The Manager can view a list of all courses offered on the platform.</w:t>
      </w:r>
    </w:p>
    <w:p w14:paraId="60BD3818" w14:textId="77777777" w:rsidR="00DC747A" w:rsidRDefault="00000000">
      <w:pPr>
        <w:numPr>
          <w:ilvl w:val="0"/>
          <w:numId w:val="38"/>
        </w:numPr>
        <w:tabs>
          <w:tab w:val="left" w:pos="459"/>
        </w:tabs>
        <w:spacing w:after="0" w:line="259" w:lineRule="auto"/>
        <w:ind w:right="0"/>
        <w:jc w:val="left"/>
        <w:rPr>
          <w:sz w:val="22"/>
          <w:szCs w:val="22"/>
        </w:rPr>
      </w:pPr>
      <w:r>
        <w:rPr>
          <w:sz w:val="22"/>
          <w:szCs w:val="22"/>
        </w:rPr>
        <w:t>The Manager can modify or delete courses.</w:t>
      </w:r>
    </w:p>
    <w:p w14:paraId="561DC8E9" w14:textId="77777777" w:rsidR="00DC747A" w:rsidRDefault="00000000">
      <w:pPr>
        <w:numPr>
          <w:ilvl w:val="0"/>
          <w:numId w:val="38"/>
        </w:numPr>
        <w:tabs>
          <w:tab w:val="left" w:pos="459"/>
        </w:tabs>
        <w:spacing w:after="0" w:line="259" w:lineRule="auto"/>
        <w:ind w:right="0"/>
        <w:jc w:val="left"/>
        <w:rPr>
          <w:sz w:val="22"/>
          <w:szCs w:val="22"/>
        </w:rPr>
      </w:pPr>
      <w:r>
        <w:rPr>
          <w:sz w:val="22"/>
          <w:szCs w:val="22"/>
        </w:rPr>
        <w:t>The Manager can assign or change instructors for courses.</w:t>
      </w:r>
    </w:p>
    <w:p w14:paraId="4FB16477" w14:textId="77777777" w:rsidR="00DC747A" w:rsidRDefault="00000000">
      <w:pPr>
        <w:numPr>
          <w:ilvl w:val="0"/>
          <w:numId w:val="38"/>
        </w:numPr>
        <w:tabs>
          <w:tab w:val="left" w:pos="459"/>
        </w:tabs>
        <w:spacing w:after="0" w:line="259" w:lineRule="auto"/>
        <w:ind w:right="0"/>
        <w:jc w:val="left"/>
        <w:rPr>
          <w:sz w:val="22"/>
          <w:szCs w:val="22"/>
        </w:rPr>
      </w:pPr>
      <w:r>
        <w:rPr>
          <w:sz w:val="22"/>
          <w:szCs w:val="22"/>
        </w:rPr>
        <w:t>The Manager can monitor course enrollment and view enrollment statistics.</w:t>
      </w:r>
    </w:p>
    <w:p w14:paraId="6368108E" w14:textId="77777777" w:rsidR="00DC747A" w:rsidRDefault="00000000">
      <w:pPr>
        <w:numPr>
          <w:ilvl w:val="0"/>
          <w:numId w:val="38"/>
        </w:numPr>
        <w:tabs>
          <w:tab w:val="left" w:pos="459"/>
        </w:tabs>
        <w:spacing w:after="0" w:line="259" w:lineRule="auto"/>
        <w:ind w:right="0"/>
        <w:jc w:val="left"/>
        <w:rPr>
          <w:sz w:val="22"/>
          <w:szCs w:val="22"/>
        </w:rPr>
      </w:pPr>
      <w:r>
        <w:rPr>
          <w:sz w:val="22"/>
          <w:szCs w:val="22"/>
        </w:rPr>
        <w:t>The Manager can set course enrollment limits.</w:t>
      </w:r>
    </w:p>
    <w:p w14:paraId="2A5003EF" w14:textId="77777777" w:rsidR="00DC747A" w:rsidRDefault="00000000">
      <w:pPr>
        <w:numPr>
          <w:ilvl w:val="0"/>
          <w:numId w:val="38"/>
        </w:numPr>
        <w:tabs>
          <w:tab w:val="left" w:pos="459"/>
        </w:tabs>
        <w:spacing w:after="0" w:line="259" w:lineRule="auto"/>
        <w:ind w:right="0"/>
        <w:jc w:val="left"/>
        <w:rPr>
          <w:sz w:val="22"/>
          <w:szCs w:val="22"/>
        </w:rPr>
      </w:pPr>
      <w:r>
        <w:rPr>
          <w:sz w:val="22"/>
          <w:szCs w:val="22"/>
        </w:rPr>
        <w:t>The Manager can archive or temporarily hide courses.</w:t>
      </w:r>
    </w:p>
    <w:p w14:paraId="5AB3B453" w14:textId="77777777" w:rsidR="00DC747A" w:rsidRDefault="00000000">
      <w:pPr>
        <w:numPr>
          <w:ilvl w:val="0"/>
          <w:numId w:val="38"/>
        </w:numPr>
        <w:tabs>
          <w:tab w:val="left" w:pos="459"/>
        </w:tabs>
        <w:spacing w:after="0" w:line="259" w:lineRule="auto"/>
        <w:ind w:right="0"/>
        <w:jc w:val="left"/>
        <w:rPr>
          <w:sz w:val="22"/>
          <w:szCs w:val="22"/>
        </w:rPr>
      </w:pPr>
      <w:r>
        <w:rPr>
          <w:sz w:val="22"/>
          <w:szCs w:val="22"/>
        </w:rPr>
        <w:t xml:space="preserve">The Manager can </w:t>
      </w:r>
      <w:proofErr w:type="gramStart"/>
      <w:r>
        <w:rPr>
          <w:sz w:val="22"/>
          <w:szCs w:val="22"/>
        </w:rPr>
        <w:t>review</w:t>
      </w:r>
      <w:proofErr w:type="gramEnd"/>
      <w:r>
        <w:rPr>
          <w:sz w:val="22"/>
          <w:szCs w:val="22"/>
        </w:rPr>
        <w:t xml:space="preserve"> and approve/disapprove course content created by teachers.</w:t>
      </w:r>
    </w:p>
    <w:p w14:paraId="3B19BF73"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Manager Manages Platform</w:t>
      </w:r>
    </w:p>
    <w:p w14:paraId="65D27CCF" w14:textId="77777777" w:rsidR="00DC747A" w:rsidRDefault="00000000">
      <w:pPr>
        <w:numPr>
          <w:ilvl w:val="0"/>
          <w:numId w:val="55"/>
        </w:numPr>
        <w:tabs>
          <w:tab w:val="left" w:pos="459"/>
        </w:tabs>
        <w:spacing w:after="0" w:line="259" w:lineRule="auto"/>
        <w:ind w:right="0"/>
        <w:jc w:val="left"/>
        <w:rPr>
          <w:sz w:val="22"/>
          <w:szCs w:val="22"/>
        </w:rPr>
      </w:pPr>
      <w:r>
        <w:rPr>
          <w:sz w:val="22"/>
          <w:szCs w:val="22"/>
        </w:rPr>
        <w:t>The Manager can access and manage the platform's content repository.</w:t>
      </w:r>
    </w:p>
    <w:p w14:paraId="570B0FD4" w14:textId="77777777" w:rsidR="00DC747A" w:rsidRDefault="00000000">
      <w:pPr>
        <w:numPr>
          <w:ilvl w:val="0"/>
          <w:numId w:val="55"/>
        </w:numPr>
        <w:tabs>
          <w:tab w:val="left" w:pos="459"/>
        </w:tabs>
        <w:spacing w:after="0" w:line="259" w:lineRule="auto"/>
        <w:ind w:right="0"/>
        <w:jc w:val="left"/>
        <w:rPr>
          <w:sz w:val="22"/>
          <w:szCs w:val="22"/>
        </w:rPr>
      </w:pPr>
      <w:r>
        <w:rPr>
          <w:sz w:val="22"/>
          <w:szCs w:val="22"/>
        </w:rPr>
        <w:t>The Manager can add, edit, or delete platform level materials (e.g., templates, guidelines, policies).</w:t>
      </w:r>
    </w:p>
    <w:p w14:paraId="5E6B10CE" w14:textId="77777777" w:rsidR="00DC747A" w:rsidRDefault="00000000">
      <w:pPr>
        <w:numPr>
          <w:ilvl w:val="0"/>
          <w:numId w:val="55"/>
        </w:numPr>
        <w:tabs>
          <w:tab w:val="left" w:pos="459"/>
        </w:tabs>
        <w:spacing w:after="0" w:line="259" w:lineRule="auto"/>
        <w:ind w:right="0"/>
        <w:jc w:val="left"/>
        <w:rPr>
          <w:sz w:val="22"/>
          <w:szCs w:val="22"/>
        </w:rPr>
      </w:pPr>
      <w:r>
        <w:rPr>
          <w:sz w:val="22"/>
          <w:szCs w:val="22"/>
        </w:rPr>
        <w:t>The Manager can restrict access to certain content based on user roles or permissions.</w:t>
      </w:r>
    </w:p>
    <w:p w14:paraId="4C70920A" w14:textId="77777777" w:rsidR="00DC747A" w:rsidRDefault="00DC747A">
      <w:pPr>
        <w:tabs>
          <w:tab w:val="left" w:pos="459"/>
        </w:tabs>
        <w:spacing w:after="0" w:line="259" w:lineRule="auto"/>
        <w:ind w:left="0" w:right="0"/>
        <w:jc w:val="left"/>
        <w:rPr>
          <w:sz w:val="22"/>
          <w:szCs w:val="22"/>
        </w:rPr>
      </w:pPr>
    </w:p>
    <w:p w14:paraId="159F765B" w14:textId="77777777" w:rsidR="00DC747A" w:rsidRDefault="00DC747A">
      <w:pPr>
        <w:tabs>
          <w:tab w:val="left" w:pos="459"/>
        </w:tabs>
        <w:spacing w:after="0" w:line="259" w:lineRule="auto"/>
        <w:ind w:left="0" w:right="0"/>
        <w:jc w:val="left"/>
        <w:rPr>
          <w:sz w:val="22"/>
          <w:szCs w:val="22"/>
        </w:rPr>
      </w:pPr>
    </w:p>
    <w:p w14:paraId="218C4A0A" w14:textId="77777777" w:rsidR="00DC747A" w:rsidRDefault="00DC747A">
      <w:pPr>
        <w:tabs>
          <w:tab w:val="left" w:pos="459"/>
        </w:tabs>
        <w:spacing w:after="0" w:line="259" w:lineRule="auto"/>
        <w:ind w:left="0" w:right="0"/>
        <w:jc w:val="left"/>
        <w:rPr>
          <w:sz w:val="22"/>
          <w:szCs w:val="22"/>
        </w:rPr>
      </w:pPr>
    </w:p>
    <w:p w14:paraId="1E013854" w14:textId="77777777" w:rsidR="00DC747A" w:rsidRDefault="00DC747A">
      <w:pPr>
        <w:tabs>
          <w:tab w:val="left" w:pos="459"/>
        </w:tabs>
        <w:spacing w:after="0" w:line="259" w:lineRule="auto"/>
        <w:ind w:left="0" w:right="0"/>
        <w:jc w:val="left"/>
        <w:rPr>
          <w:sz w:val="22"/>
          <w:szCs w:val="22"/>
        </w:rPr>
      </w:pPr>
    </w:p>
    <w:p w14:paraId="2FDAA810"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Manager Manages Roles and Permissions</w:t>
      </w:r>
    </w:p>
    <w:p w14:paraId="726E3478" w14:textId="77777777" w:rsidR="00DC747A" w:rsidRDefault="00000000">
      <w:pPr>
        <w:numPr>
          <w:ilvl w:val="0"/>
          <w:numId w:val="44"/>
        </w:numPr>
        <w:tabs>
          <w:tab w:val="left" w:pos="459"/>
        </w:tabs>
        <w:spacing w:after="0" w:line="259" w:lineRule="auto"/>
        <w:ind w:right="0"/>
        <w:jc w:val="left"/>
        <w:rPr>
          <w:sz w:val="22"/>
          <w:szCs w:val="22"/>
        </w:rPr>
      </w:pPr>
      <w:r>
        <w:rPr>
          <w:sz w:val="22"/>
          <w:szCs w:val="22"/>
        </w:rPr>
        <w:t>The Manager can define and manage user roles and permissions.</w:t>
      </w:r>
    </w:p>
    <w:p w14:paraId="08DFC473" w14:textId="77777777" w:rsidR="00DC747A" w:rsidRDefault="00000000">
      <w:pPr>
        <w:numPr>
          <w:ilvl w:val="0"/>
          <w:numId w:val="44"/>
        </w:numPr>
        <w:tabs>
          <w:tab w:val="left" w:pos="459"/>
        </w:tabs>
        <w:spacing w:after="0" w:line="259" w:lineRule="auto"/>
        <w:ind w:right="0"/>
        <w:jc w:val="left"/>
        <w:rPr>
          <w:sz w:val="22"/>
          <w:szCs w:val="22"/>
        </w:rPr>
      </w:pPr>
      <w:r>
        <w:rPr>
          <w:sz w:val="22"/>
          <w:szCs w:val="22"/>
        </w:rPr>
        <w:t>The Manager can create custom user roles with specific permissions.</w:t>
      </w:r>
    </w:p>
    <w:p w14:paraId="0B803623" w14:textId="77777777" w:rsidR="00DC747A" w:rsidRDefault="00000000">
      <w:pPr>
        <w:numPr>
          <w:ilvl w:val="0"/>
          <w:numId w:val="44"/>
        </w:numPr>
        <w:tabs>
          <w:tab w:val="left" w:pos="459"/>
        </w:tabs>
        <w:spacing w:after="0" w:line="259" w:lineRule="auto"/>
        <w:ind w:right="0"/>
        <w:jc w:val="left"/>
        <w:rPr>
          <w:sz w:val="22"/>
          <w:szCs w:val="22"/>
        </w:rPr>
      </w:pPr>
      <w:r>
        <w:rPr>
          <w:sz w:val="22"/>
          <w:szCs w:val="22"/>
        </w:rPr>
        <w:t>The Manager can assign roles to users or groups of users.</w:t>
      </w:r>
    </w:p>
    <w:p w14:paraId="50A9A5B2" w14:textId="77777777" w:rsidR="00DC747A" w:rsidRDefault="00000000">
      <w:pPr>
        <w:numPr>
          <w:ilvl w:val="0"/>
          <w:numId w:val="44"/>
        </w:numPr>
        <w:tabs>
          <w:tab w:val="left" w:pos="459"/>
        </w:tabs>
        <w:spacing w:after="0" w:line="259" w:lineRule="auto"/>
        <w:ind w:right="0"/>
        <w:jc w:val="left"/>
        <w:rPr>
          <w:sz w:val="22"/>
          <w:szCs w:val="22"/>
        </w:rPr>
      </w:pPr>
      <w:r>
        <w:rPr>
          <w:sz w:val="22"/>
          <w:szCs w:val="22"/>
        </w:rPr>
        <w:t>The Manager can revoke or modify permissions for specific users or roles.</w:t>
      </w:r>
    </w:p>
    <w:p w14:paraId="1746745C" w14:textId="77777777" w:rsidR="00DC747A" w:rsidRDefault="00000000">
      <w:pPr>
        <w:numPr>
          <w:ilvl w:val="0"/>
          <w:numId w:val="44"/>
        </w:numPr>
        <w:tabs>
          <w:tab w:val="left" w:pos="459"/>
        </w:tabs>
        <w:spacing w:after="0" w:line="259" w:lineRule="auto"/>
        <w:ind w:right="0"/>
        <w:jc w:val="left"/>
        <w:rPr>
          <w:sz w:val="22"/>
          <w:szCs w:val="22"/>
        </w:rPr>
      </w:pPr>
      <w:r>
        <w:rPr>
          <w:sz w:val="22"/>
          <w:szCs w:val="22"/>
        </w:rPr>
        <w:t>The Manager can track changes to roles and permissions.</w:t>
      </w:r>
    </w:p>
    <w:p w14:paraId="04EAA6F9"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Manager Manages Reports and Analytics</w:t>
      </w:r>
    </w:p>
    <w:p w14:paraId="39143EC0" w14:textId="77777777" w:rsidR="00DC747A" w:rsidRDefault="00000000">
      <w:pPr>
        <w:numPr>
          <w:ilvl w:val="0"/>
          <w:numId w:val="23"/>
        </w:numPr>
        <w:tabs>
          <w:tab w:val="left" w:pos="459"/>
        </w:tabs>
        <w:spacing w:after="0" w:line="259" w:lineRule="auto"/>
        <w:ind w:left="1080" w:right="0"/>
        <w:jc w:val="left"/>
        <w:rPr>
          <w:sz w:val="22"/>
          <w:szCs w:val="22"/>
        </w:rPr>
      </w:pPr>
      <w:r>
        <w:rPr>
          <w:sz w:val="22"/>
          <w:szCs w:val="22"/>
        </w:rPr>
        <w:t>The Manager can access comprehensive reports and analytics on user activity, course engagement, and platform usage.</w:t>
      </w:r>
    </w:p>
    <w:p w14:paraId="58B8309A" w14:textId="77777777" w:rsidR="00DC747A" w:rsidRDefault="00000000">
      <w:pPr>
        <w:numPr>
          <w:ilvl w:val="0"/>
          <w:numId w:val="23"/>
        </w:numPr>
        <w:tabs>
          <w:tab w:val="left" w:pos="459"/>
        </w:tabs>
        <w:spacing w:after="0" w:line="259" w:lineRule="auto"/>
        <w:ind w:left="1080" w:right="0"/>
        <w:jc w:val="left"/>
        <w:rPr>
          <w:sz w:val="22"/>
          <w:szCs w:val="22"/>
        </w:rPr>
      </w:pPr>
      <w:r>
        <w:rPr>
          <w:sz w:val="22"/>
          <w:szCs w:val="22"/>
        </w:rPr>
        <w:t>The Manager can use analytics to identify trends, areas for improvement, and potential issues.</w:t>
      </w:r>
    </w:p>
    <w:p w14:paraId="2D2D7085"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Manager Manages System Configuration</w:t>
      </w:r>
    </w:p>
    <w:p w14:paraId="4342595C" w14:textId="77777777" w:rsidR="00DC747A" w:rsidRDefault="00000000">
      <w:pPr>
        <w:numPr>
          <w:ilvl w:val="0"/>
          <w:numId w:val="23"/>
        </w:numPr>
        <w:tabs>
          <w:tab w:val="left" w:pos="459"/>
        </w:tabs>
        <w:spacing w:after="0" w:line="259" w:lineRule="auto"/>
        <w:ind w:left="1080" w:right="0"/>
        <w:jc w:val="left"/>
        <w:rPr>
          <w:sz w:val="22"/>
          <w:szCs w:val="22"/>
        </w:rPr>
      </w:pPr>
      <w:r>
        <w:rPr>
          <w:sz w:val="22"/>
          <w:szCs w:val="22"/>
        </w:rPr>
        <w:lastRenderedPageBreak/>
        <w:t>The Manager can configure system settings and parameters of the platform according to specific needs.</w:t>
      </w:r>
    </w:p>
    <w:p w14:paraId="636AFD5B" w14:textId="77777777" w:rsidR="00DC747A" w:rsidRDefault="00000000">
      <w:pPr>
        <w:numPr>
          <w:ilvl w:val="0"/>
          <w:numId w:val="23"/>
        </w:numPr>
        <w:tabs>
          <w:tab w:val="left" w:pos="459"/>
        </w:tabs>
        <w:spacing w:after="0" w:line="259" w:lineRule="auto"/>
        <w:ind w:left="1080" w:right="0"/>
        <w:jc w:val="left"/>
        <w:rPr>
          <w:sz w:val="22"/>
          <w:szCs w:val="22"/>
        </w:rPr>
      </w:pPr>
      <w:r>
        <w:rPr>
          <w:sz w:val="22"/>
          <w:szCs w:val="22"/>
        </w:rPr>
        <w:t>The Manager can set default language and accessibility settings for the platform.</w:t>
      </w:r>
    </w:p>
    <w:p w14:paraId="1A866B38" w14:textId="77777777" w:rsidR="00DC747A" w:rsidRDefault="00000000">
      <w:pPr>
        <w:numPr>
          <w:ilvl w:val="0"/>
          <w:numId w:val="23"/>
        </w:numPr>
        <w:tabs>
          <w:tab w:val="left" w:pos="459"/>
        </w:tabs>
        <w:spacing w:after="0" w:line="259" w:lineRule="auto"/>
        <w:ind w:left="1080" w:right="0"/>
        <w:jc w:val="left"/>
        <w:rPr>
          <w:sz w:val="22"/>
          <w:szCs w:val="22"/>
        </w:rPr>
      </w:pPr>
      <w:r>
        <w:rPr>
          <w:sz w:val="22"/>
          <w:szCs w:val="22"/>
        </w:rPr>
        <w:t>The Manager can configure email templates and communication settings.</w:t>
      </w:r>
    </w:p>
    <w:p w14:paraId="31CC110C" w14:textId="77777777" w:rsidR="00DC747A" w:rsidRDefault="00000000">
      <w:pPr>
        <w:numPr>
          <w:ilvl w:val="0"/>
          <w:numId w:val="23"/>
        </w:numPr>
        <w:tabs>
          <w:tab w:val="left" w:pos="459"/>
        </w:tabs>
        <w:spacing w:after="0" w:line="259" w:lineRule="auto"/>
        <w:ind w:left="1080" w:right="0"/>
        <w:jc w:val="left"/>
        <w:rPr>
          <w:sz w:val="22"/>
          <w:szCs w:val="22"/>
        </w:rPr>
      </w:pPr>
      <w:r>
        <w:rPr>
          <w:sz w:val="22"/>
          <w:szCs w:val="22"/>
        </w:rPr>
        <w:t>The Manager can integrate external tools or services for enhanced functionality.</w:t>
      </w:r>
    </w:p>
    <w:p w14:paraId="7CB6BAB2"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 xml:space="preserve">Manager Supports User </w:t>
      </w:r>
    </w:p>
    <w:p w14:paraId="0925277E" w14:textId="77777777" w:rsidR="00DC747A" w:rsidRDefault="00000000">
      <w:pPr>
        <w:numPr>
          <w:ilvl w:val="0"/>
          <w:numId w:val="10"/>
        </w:numPr>
        <w:tabs>
          <w:tab w:val="left" w:pos="459"/>
        </w:tabs>
        <w:spacing w:after="0" w:line="259" w:lineRule="auto"/>
        <w:ind w:left="1080" w:right="0"/>
        <w:jc w:val="left"/>
        <w:rPr>
          <w:sz w:val="22"/>
          <w:szCs w:val="22"/>
        </w:rPr>
      </w:pPr>
      <w:r>
        <w:rPr>
          <w:sz w:val="22"/>
          <w:szCs w:val="22"/>
        </w:rPr>
        <w:t>The Manager can provide support to users, including responding to inquiries and troubleshooting issues.</w:t>
      </w:r>
    </w:p>
    <w:p w14:paraId="7168C4BE" w14:textId="77777777" w:rsidR="00DC747A" w:rsidRDefault="00000000">
      <w:pPr>
        <w:numPr>
          <w:ilvl w:val="0"/>
          <w:numId w:val="10"/>
        </w:numPr>
        <w:tabs>
          <w:tab w:val="left" w:pos="459"/>
        </w:tabs>
        <w:spacing w:after="0" w:line="259" w:lineRule="auto"/>
        <w:ind w:left="1080" w:right="0"/>
        <w:jc w:val="left"/>
        <w:rPr>
          <w:sz w:val="22"/>
          <w:szCs w:val="22"/>
        </w:rPr>
      </w:pPr>
      <w:r>
        <w:rPr>
          <w:sz w:val="22"/>
          <w:szCs w:val="22"/>
        </w:rPr>
        <w:t>The Manager can access a support ticketing system to manage and resolve user-reported problems.</w:t>
      </w:r>
    </w:p>
    <w:p w14:paraId="5B50A129" w14:textId="77777777" w:rsidR="00DC747A" w:rsidRDefault="00000000">
      <w:pPr>
        <w:numPr>
          <w:ilvl w:val="0"/>
          <w:numId w:val="62"/>
        </w:numPr>
        <w:tabs>
          <w:tab w:val="left" w:pos="459"/>
        </w:tabs>
        <w:spacing w:after="0" w:line="259" w:lineRule="auto"/>
        <w:ind w:right="0"/>
        <w:jc w:val="left"/>
        <w:rPr>
          <w:b/>
          <w:sz w:val="22"/>
          <w:szCs w:val="22"/>
        </w:rPr>
      </w:pPr>
      <w:r>
        <w:rPr>
          <w:b/>
          <w:sz w:val="22"/>
          <w:szCs w:val="22"/>
        </w:rPr>
        <w:t>Manager Manages Platform Maintenance and Updates</w:t>
      </w:r>
    </w:p>
    <w:p w14:paraId="3F4390B7" w14:textId="77777777" w:rsidR="00DC747A" w:rsidRDefault="00000000">
      <w:pPr>
        <w:numPr>
          <w:ilvl w:val="0"/>
          <w:numId w:val="10"/>
        </w:numPr>
        <w:tabs>
          <w:tab w:val="left" w:pos="459"/>
        </w:tabs>
        <w:spacing w:after="0" w:line="259" w:lineRule="auto"/>
        <w:ind w:left="1080" w:right="0"/>
        <w:jc w:val="left"/>
        <w:rPr>
          <w:sz w:val="22"/>
          <w:szCs w:val="22"/>
        </w:rPr>
      </w:pPr>
      <w:r>
        <w:rPr>
          <w:sz w:val="22"/>
          <w:szCs w:val="22"/>
        </w:rPr>
        <w:t>The Manager can schedule and perform routine maintenance tasks, including updates and backups.</w:t>
      </w:r>
    </w:p>
    <w:p w14:paraId="1E1388C3" w14:textId="77777777" w:rsidR="00DC747A" w:rsidRDefault="00000000">
      <w:pPr>
        <w:numPr>
          <w:ilvl w:val="0"/>
          <w:numId w:val="10"/>
        </w:numPr>
        <w:tabs>
          <w:tab w:val="left" w:pos="459"/>
        </w:tabs>
        <w:spacing w:after="0" w:line="259" w:lineRule="auto"/>
        <w:ind w:left="1080" w:right="0"/>
        <w:jc w:val="left"/>
        <w:rPr>
          <w:sz w:val="22"/>
          <w:szCs w:val="22"/>
        </w:rPr>
      </w:pPr>
      <w:r>
        <w:rPr>
          <w:sz w:val="22"/>
          <w:szCs w:val="22"/>
        </w:rPr>
        <w:t xml:space="preserve">The Manager can ensure the platform remains </w:t>
      </w:r>
      <w:proofErr w:type="gramStart"/>
      <w:r>
        <w:rPr>
          <w:sz w:val="22"/>
          <w:szCs w:val="22"/>
        </w:rPr>
        <w:t>up-to-date</w:t>
      </w:r>
      <w:proofErr w:type="gramEnd"/>
      <w:r>
        <w:rPr>
          <w:sz w:val="22"/>
          <w:szCs w:val="22"/>
        </w:rPr>
        <w:t xml:space="preserve"> with the latest security patches and features.</w:t>
      </w:r>
    </w:p>
    <w:p w14:paraId="6E7250DE" w14:textId="77777777" w:rsidR="00DC747A" w:rsidRDefault="00DC747A">
      <w:pPr>
        <w:rPr>
          <w:b/>
        </w:rPr>
      </w:pPr>
    </w:p>
    <w:sectPr w:rsidR="00DC747A">
      <w:footerReference w:type="default" r:id="rId26"/>
      <w:headerReference w:type="first" r:id="rId27"/>
      <w:footerReference w:type="first" r:id="rId28"/>
      <w:pgSz w:w="11906" w:h="16838"/>
      <w:pgMar w:top="900" w:right="1440" w:bottom="1005"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Iman Mohamed Atef Helal" w:date="2023-10-31T18:32:00Z" w:initials="eM">
    <w:p w14:paraId="043E5F26" w14:textId="77777777" w:rsidR="00522D2D" w:rsidRDefault="00522D2D">
      <w:pPr>
        <w:pStyle w:val="CommentText"/>
        <w:ind w:left="0"/>
        <w:jc w:val="left"/>
      </w:pPr>
      <w:r>
        <w:rPr>
          <w:rStyle w:val="CommentReference"/>
        </w:rPr>
        <w:annotationRef/>
      </w:r>
      <w:r>
        <w:t>Try to make all normal text in similar format.</w:t>
      </w:r>
    </w:p>
    <w:p w14:paraId="676B4AE0" w14:textId="77777777" w:rsidR="00522D2D" w:rsidRDefault="00522D2D" w:rsidP="00582212">
      <w:pPr>
        <w:pStyle w:val="CommentText"/>
        <w:ind w:left="0"/>
        <w:jc w:val="left"/>
      </w:pPr>
      <w:r>
        <w:t>Note that almost all pages are out of margins, so please update.</w:t>
      </w:r>
    </w:p>
  </w:comment>
  <w:comment w:id="91" w:author="Iman Mohamed Atef Helal" w:date="2023-10-31T18:33:00Z" w:initials="eM">
    <w:p w14:paraId="35D89755" w14:textId="77777777" w:rsidR="00522D2D" w:rsidRDefault="00522D2D">
      <w:pPr>
        <w:pStyle w:val="CommentText"/>
        <w:ind w:left="0"/>
        <w:jc w:val="left"/>
      </w:pPr>
      <w:r>
        <w:rPr>
          <w:rStyle w:val="CommentReference"/>
        </w:rPr>
        <w:annotationRef/>
      </w:r>
      <w:r>
        <w:t>Is this the only one? If yes, then this page is useless.</w:t>
      </w:r>
    </w:p>
    <w:p w14:paraId="10980CA2" w14:textId="77777777" w:rsidR="00522D2D" w:rsidRDefault="00522D2D" w:rsidP="00E87FF8">
      <w:pPr>
        <w:pStyle w:val="CommentText"/>
        <w:ind w:left="0"/>
        <w:jc w:val="left"/>
      </w:pPr>
      <w:r>
        <w:t>I think you have other abbreviations.</w:t>
      </w:r>
    </w:p>
  </w:comment>
  <w:comment w:id="103" w:author="Iman Mohamed Atef Helal" w:date="2023-10-31T18:38:00Z" w:initials="eM">
    <w:p w14:paraId="1DA215D9" w14:textId="77777777" w:rsidR="00CB34ED" w:rsidRDefault="00CB34ED">
      <w:pPr>
        <w:pStyle w:val="CommentText"/>
        <w:ind w:left="0"/>
        <w:jc w:val="left"/>
      </w:pPr>
      <w:r>
        <w:rPr>
          <w:rStyle w:val="CommentReference"/>
        </w:rPr>
        <w:annotationRef/>
      </w:r>
      <w:r>
        <w:t>I have made adjustments on format, please update all over the document, do not use google docs, use MS Office, so there won't be duplicated efforts.</w:t>
      </w:r>
    </w:p>
    <w:p w14:paraId="14A71746" w14:textId="77777777" w:rsidR="00CB34ED" w:rsidRDefault="00CB34ED" w:rsidP="00C918DB">
      <w:pPr>
        <w:pStyle w:val="CommentText"/>
        <w:ind w:left="0"/>
        <w:jc w:val="left"/>
      </w:pPr>
      <w:r>
        <w:t>Note that I always replace won't with will not, don't with do not, and so on. So please update accordingly</w:t>
      </w:r>
    </w:p>
  </w:comment>
  <w:comment w:id="182" w:author="Iman Mohamed Atef Helal" w:date="2023-10-31T18:35:00Z" w:initials="eM">
    <w:p w14:paraId="3B1B8D07" w14:textId="4C5C9D8E" w:rsidR="00522D2D" w:rsidRDefault="00522D2D" w:rsidP="00FE2C5C">
      <w:pPr>
        <w:pStyle w:val="CommentText"/>
        <w:ind w:left="0"/>
        <w:jc w:val="left"/>
      </w:pPr>
      <w:r>
        <w:rPr>
          <w:rStyle w:val="CommentReference"/>
        </w:rPr>
        <w:annotationRef/>
      </w:r>
      <w:r>
        <w:t>I want the source table in excel.</w:t>
      </w:r>
    </w:p>
  </w:comment>
  <w:comment w:id="197" w:author="Iman Mohamed Atef Helal" w:date="2023-10-31T18:39:00Z" w:initials="eM">
    <w:p w14:paraId="2DE5253E" w14:textId="77777777" w:rsidR="002E7E49" w:rsidRDefault="002E7E49" w:rsidP="00F41BA9">
      <w:pPr>
        <w:pStyle w:val="CommentText"/>
        <w:ind w:left="0"/>
        <w:jc w:val="left"/>
      </w:pPr>
      <w:r>
        <w:rPr>
          <w:rStyle w:val="CommentReference"/>
        </w:rPr>
        <w:annotationRef/>
      </w:r>
      <w:r>
        <w:t>Avoid using Colon in titles.</w:t>
      </w:r>
    </w:p>
  </w:comment>
  <w:comment w:id="291" w:author="Iman Mohamed Atef Helal" w:date="2023-10-31T18:06:00Z" w:initials="eM">
    <w:p w14:paraId="33FD416C" w14:textId="2D259248" w:rsidR="00EA0401" w:rsidRDefault="00EA0401" w:rsidP="00B23760">
      <w:pPr>
        <w:pStyle w:val="CommentText"/>
        <w:ind w:left="0"/>
        <w:jc w:val="left"/>
      </w:pPr>
      <w:r>
        <w:rPr>
          <w:rStyle w:val="CommentReference"/>
        </w:rPr>
        <w:annotationRef/>
      </w:r>
      <w:r>
        <w:t>Remove the s at the end of verbs (e.g., Manage User), also it should be (Enroll in a course)</w:t>
      </w:r>
    </w:p>
  </w:comment>
  <w:comment w:id="305" w:author="Iman Mohamed Atef Helal" w:date="2023-10-31T18:05:00Z" w:initials="eM">
    <w:p w14:paraId="155275FC" w14:textId="542E242C" w:rsidR="00EA0401" w:rsidRDefault="00EA0401" w:rsidP="007E6D9C">
      <w:pPr>
        <w:pStyle w:val="CommentText"/>
        <w:ind w:left="0"/>
        <w:jc w:val="left"/>
      </w:pPr>
      <w:r>
        <w:rPr>
          <w:rStyle w:val="CommentReference"/>
        </w:rPr>
        <w:annotationRef/>
      </w:r>
      <w:r>
        <w:t>All use cases' names must be exactly as in the use case diagram. This one does not exist, and it should be (Register User)</w:t>
      </w:r>
    </w:p>
  </w:comment>
  <w:comment w:id="327" w:author="Iman Mohamed Atef Helal" w:date="2023-10-31T17:45:00Z" w:initials="eM">
    <w:p w14:paraId="56BB5098" w14:textId="5F9D0F9C" w:rsidR="00D5376A" w:rsidRDefault="00D5376A" w:rsidP="000A5890">
      <w:pPr>
        <w:pStyle w:val="CommentText"/>
        <w:ind w:left="0"/>
        <w:jc w:val="left"/>
      </w:pPr>
      <w:r>
        <w:rPr>
          <w:rStyle w:val="CommentReference"/>
        </w:rPr>
        <w:annotationRef/>
      </w:r>
      <w:r>
        <w:t>Update the rest of use cases with this numbering</w:t>
      </w:r>
    </w:p>
  </w:comment>
  <w:comment w:id="358" w:author="Iman Mohamed Atef Helal" w:date="2023-10-31T17:46:00Z" w:initials="eM">
    <w:p w14:paraId="0B964832" w14:textId="77777777" w:rsidR="00D5376A" w:rsidRDefault="00D5376A" w:rsidP="005444DD">
      <w:pPr>
        <w:pStyle w:val="CommentText"/>
        <w:ind w:left="0"/>
        <w:jc w:val="left"/>
      </w:pPr>
      <w:r>
        <w:rPr>
          <w:rStyle w:val="CommentReference"/>
        </w:rPr>
        <w:annotationRef/>
      </w:r>
      <w:r>
        <w:t>Missing response from the system to imply that assignment is created.</w:t>
      </w:r>
    </w:p>
  </w:comment>
  <w:comment w:id="363" w:author="Iman Mohamed Atef Helal" w:date="2023-10-31T17:47:00Z" w:initials="eM">
    <w:p w14:paraId="7DB5B957" w14:textId="77777777" w:rsidR="00E177AB" w:rsidRDefault="00E177AB" w:rsidP="000833A9">
      <w:pPr>
        <w:pStyle w:val="CommentText"/>
        <w:ind w:left="0"/>
        <w:jc w:val="left"/>
      </w:pPr>
      <w:r>
        <w:rPr>
          <w:rStyle w:val="CommentReference"/>
        </w:rPr>
        <w:annotationRef/>
      </w:r>
      <w:r>
        <w:t>This is high abstraction to what actually happens</w:t>
      </w:r>
    </w:p>
  </w:comment>
  <w:comment w:id="371" w:author="Iman Mohamed Atef Helal" w:date="2023-10-31T17:58:00Z" w:initials="eM">
    <w:p w14:paraId="4A2CB891" w14:textId="77777777" w:rsidR="007D71C1" w:rsidRDefault="007D71C1" w:rsidP="00C456D1">
      <w:pPr>
        <w:pStyle w:val="CommentText"/>
        <w:ind w:left="0"/>
        <w:jc w:val="left"/>
      </w:pPr>
      <w:r>
        <w:rPr>
          <w:rStyle w:val="CommentReference"/>
        </w:rPr>
        <w:annotationRef/>
      </w:r>
      <w:r>
        <w:t>It implies that the teacher requests to create course enrollment code. Therefore, there is a missing step before system action.</w:t>
      </w:r>
    </w:p>
  </w:comment>
  <w:comment w:id="372" w:author="Iman Mohamed Atef Helal" w:date="2023-10-31T17:59:00Z" w:initials="eM">
    <w:p w14:paraId="21CC51F6" w14:textId="77777777" w:rsidR="007D71C1" w:rsidRDefault="007D71C1" w:rsidP="0020612F">
      <w:pPr>
        <w:pStyle w:val="CommentText"/>
        <w:ind w:left="0"/>
        <w:jc w:val="left"/>
      </w:pPr>
      <w:r>
        <w:rPr>
          <w:rStyle w:val="CommentReference"/>
        </w:rPr>
        <w:annotationRef/>
      </w:r>
      <w:r>
        <w:t>Where are the system actions to each of the user actions written? Even if screen display, or prompt.</w:t>
      </w:r>
    </w:p>
  </w:comment>
  <w:comment w:id="373" w:author="Iman Mohamed Atef Helal" w:date="2023-10-31T18:00:00Z" w:initials="eM">
    <w:p w14:paraId="56326193" w14:textId="77777777" w:rsidR="007D71C1" w:rsidRDefault="007D71C1" w:rsidP="000767E6">
      <w:pPr>
        <w:pStyle w:val="CommentText"/>
        <w:ind w:left="0"/>
        <w:jc w:val="left"/>
      </w:pPr>
      <w:r>
        <w:rPr>
          <w:rStyle w:val="CommentReference"/>
        </w:rPr>
        <w:annotationRef/>
      </w:r>
      <w:r>
        <w:t>What will happen if there is duplicated entries to the same course, or different courses with the same generic name?</w:t>
      </w:r>
    </w:p>
  </w:comment>
  <w:comment w:id="374" w:author="Iman Mohamed Atef Helal" w:date="2023-10-31T18:00:00Z" w:initials="eM">
    <w:p w14:paraId="1CE70EDF" w14:textId="77777777" w:rsidR="007D71C1" w:rsidRDefault="007D71C1">
      <w:pPr>
        <w:pStyle w:val="CommentText"/>
        <w:ind w:left="0"/>
        <w:jc w:val="left"/>
      </w:pPr>
      <w:r>
        <w:rPr>
          <w:rStyle w:val="CommentReference"/>
        </w:rPr>
        <w:annotationRef/>
      </w:r>
      <w:r>
        <w:t>Missing</w:t>
      </w:r>
    </w:p>
    <w:p w14:paraId="0113EF1B" w14:textId="77777777" w:rsidR="007D71C1" w:rsidRDefault="007D71C1" w:rsidP="00820E33">
      <w:pPr>
        <w:pStyle w:val="CommentText"/>
        <w:ind w:left="0"/>
        <w:jc w:val="left"/>
      </w:pPr>
      <w:r>
        <w:t>At least, provide feedback regarding uploaded material.</w:t>
      </w:r>
    </w:p>
  </w:comment>
  <w:comment w:id="375" w:author="Iman Mohamed Atef Helal" w:date="2023-10-31T18:02:00Z" w:initials="eM">
    <w:p w14:paraId="38E23049" w14:textId="77777777" w:rsidR="007D71C1" w:rsidRDefault="007D71C1" w:rsidP="007B6B08">
      <w:pPr>
        <w:pStyle w:val="CommentText"/>
        <w:ind w:left="0"/>
        <w:jc w:val="left"/>
      </w:pPr>
      <w:r>
        <w:rPr>
          <w:rStyle w:val="CommentReference"/>
        </w:rPr>
        <w:annotationRef/>
      </w:r>
      <w:r>
        <w:t>If the user is disconnected or power shortage, how are you going to handle? Specially if there are multiple materials, is there auto-save feature&gt;</w:t>
      </w:r>
    </w:p>
  </w:comment>
  <w:comment w:id="381" w:author="Iman Mohamed Atef Helal" w:date="2023-10-31T18:02:00Z" w:initials="eM">
    <w:p w14:paraId="77766BF2" w14:textId="77777777" w:rsidR="007D71C1" w:rsidRDefault="007D71C1" w:rsidP="001975DA">
      <w:pPr>
        <w:pStyle w:val="CommentText"/>
        <w:ind w:left="0"/>
        <w:jc w:val="left"/>
      </w:pPr>
      <w:r>
        <w:rPr>
          <w:rStyle w:val="CommentReference"/>
        </w:rPr>
        <w:annotationRef/>
      </w:r>
      <w:r>
        <w:t>Through application or through email, or both?</w:t>
      </w:r>
    </w:p>
  </w:comment>
  <w:comment w:id="387" w:author="Iman Mohamed Atef Helal" w:date="2023-10-31T18:03:00Z" w:initials="eM">
    <w:p w14:paraId="438044A5" w14:textId="77777777" w:rsidR="007D71C1" w:rsidRDefault="007D71C1" w:rsidP="00533D6D">
      <w:pPr>
        <w:pStyle w:val="CommentText"/>
        <w:ind w:left="0"/>
        <w:jc w:val="left"/>
      </w:pPr>
      <w:r>
        <w:rPr>
          <w:rStyle w:val="CommentReference"/>
        </w:rPr>
        <w:annotationRef/>
      </w:r>
      <w:r>
        <w:t>Same as material, timeout, power shortage scenarios.</w:t>
      </w:r>
    </w:p>
  </w:comment>
  <w:comment w:id="392" w:author="Iman Mohamed Atef Helal" w:date="2023-10-31T18:07:00Z" w:initials="eM">
    <w:p w14:paraId="7884203B" w14:textId="77777777" w:rsidR="00EA0401" w:rsidRDefault="00EA0401" w:rsidP="00B458C0">
      <w:pPr>
        <w:pStyle w:val="CommentText"/>
        <w:ind w:left="0"/>
        <w:jc w:val="left"/>
      </w:pPr>
      <w:r>
        <w:rPr>
          <w:rStyle w:val="CommentReference"/>
        </w:rPr>
        <w:annotationRef/>
      </w:r>
      <w:r>
        <w:t>It is originally written (Access Settings), update to a more understandable naming in the use case diagram and here as well. E.g. Access User Settings</w:t>
      </w:r>
    </w:p>
  </w:comment>
  <w:comment w:id="445" w:author="Iman Mohamed Atef Helal" w:date="2023-10-31T18:09:00Z" w:initials="eM">
    <w:p w14:paraId="088189BC" w14:textId="77777777" w:rsidR="00EA0401" w:rsidRDefault="00EA0401" w:rsidP="00A82BB2">
      <w:pPr>
        <w:pStyle w:val="CommentText"/>
        <w:ind w:left="0"/>
        <w:jc w:val="left"/>
      </w:pPr>
      <w:r>
        <w:rPr>
          <w:rStyle w:val="CommentReference"/>
        </w:rPr>
        <w:annotationRef/>
      </w:r>
      <w:r>
        <w:t>Does each one have a separate saving criteria, or all changes are saved at once?</w:t>
      </w:r>
    </w:p>
  </w:comment>
  <w:comment w:id="467" w:author="Iman Mohamed Atef Helal" w:date="2023-10-31T18:11:00Z" w:initials="eM">
    <w:p w14:paraId="4B13379C" w14:textId="77777777" w:rsidR="00EA0401" w:rsidRDefault="00EA0401" w:rsidP="00B04251">
      <w:pPr>
        <w:pStyle w:val="CommentText"/>
        <w:ind w:left="0"/>
        <w:jc w:val="left"/>
      </w:pPr>
      <w:r>
        <w:rPr>
          <w:rStyle w:val="CommentReference"/>
        </w:rPr>
        <w:annotationRef/>
      </w:r>
      <w:r>
        <w:t>Is there any possibility to delegate to teachers with less responsibilities/authorities or share assessment among multiple teachers of the same credentials?</w:t>
      </w:r>
    </w:p>
  </w:comment>
  <w:comment w:id="469" w:author="Iman Mohamed Atef Helal" w:date="2023-10-31T18:11:00Z" w:initials="eM">
    <w:p w14:paraId="33C68FF1" w14:textId="77777777" w:rsidR="00EA0401" w:rsidRDefault="00EA0401" w:rsidP="00067B29">
      <w:pPr>
        <w:pStyle w:val="CommentText"/>
        <w:ind w:left="0"/>
        <w:jc w:val="left"/>
      </w:pPr>
      <w:r>
        <w:rPr>
          <w:rStyle w:val="CommentReference"/>
        </w:rPr>
        <w:annotationRef/>
      </w:r>
      <w:r>
        <w:t>Missing response(s) per each user action.</w:t>
      </w:r>
    </w:p>
  </w:comment>
  <w:comment w:id="470" w:author="Iman Mohamed Atef Helal" w:date="2023-10-31T18:12:00Z" w:initials="eM">
    <w:p w14:paraId="5AC198AF" w14:textId="77777777" w:rsidR="00EA0401" w:rsidRDefault="00EA0401">
      <w:pPr>
        <w:pStyle w:val="CommentText"/>
        <w:ind w:left="0"/>
        <w:jc w:val="left"/>
      </w:pPr>
      <w:r>
        <w:rPr>
          <w:rStyle w:val="CommentReference"/>
        </w:rPr>
        <w:annotationRef/>
      </w:r>
      <w:r>
        <w:t>For example, System shows the course map.</w:t>
      </w:r>
    </w:p>
    <w:p w14:paraId="143A451C" w14:textId="77777777" w:rsidR="00EA0401" w:rsidRDefault="00EA0401" w:rsidP="00A40294">
      <w:pPr>
        <w:pStyle w:val="CommentText"/>
        <w:ind w:left="0"/>
        <w:jc w:val="left"/>
      </w:pPr>
      <w:r>
        <w:t>System specifies either to use single file mode or zip multiple files mode.</w:t>
      </w:r>
    </w:p>
  </w:comment>
  <w:comment w:id="476" w:author="Iman Mohamed Atef Helal" w:date="2023-10-31T18:14:00Z" w:initials="eM">
    <w:p w14:paraId="1B87E6A7" w14:textId="77777777" w:rsidR="004F1883" w:rsidRDefault="004F1883" w:rsidP="00461496">
      <w:pPr>
        <w:pStyle w:val="CommentText"/>
        <w:ind w:left="0"/>
        <w:jc w:val="left"/>
      </w:pPr>
      <w:r>
        <w:rPr>
          <w:rStyle w:val="CommentReference"/>
        </w:rPr>
        <w:annotationRef/>
      </w:r>
      <w:r>
        <w:t>Example  of my required update, similar cases are in different use cases.</w:t>
      </w:r>
    </w:p>
  </w:comment>
  <w:comment w:id="485" w:author="Iman Mohamed Atef Helal" w:date="2023-10-31T18:15:00Z" w:initials="eM">
    <w:p w14:paraId="3CE26206" w14:textId="77777777" w:rsidR="004F1883" w:rsidRDefault="004F1883">
      <w:pPr>
        <w:pStyle w:val="CommentText"/>
        <w:ind w:left="0"/>
        <w:jc w:val="left"/>
      </w:pPr>
      <w:r>
        <w:rPr>
          <w:rStyle w:val="CommentReference"/>
        </w:rPr>
        <w:annotationRef/>
      </w:r>
      <w:r>
        <w:t>Is it just a manager or IT administrator or Course Coordinator or something else?</w:t>
      </w:r>
    </w:p>
    <w:p w14:paraId="362A406F" w14:textId="77777777" w:rsidR="004F1883" w:rsidRDefault="004F1883" w:rsidP="000F6B71">
      <w:pPr>
        <w:pStyle w:val="CommentText"/>
        <w:ind w:left="0"/>
        <w:jc w:val="left"/>
      </w:pPr>
      <w:r>
        <w:t>I prefer to be specific.</w:t>
      </w:r>
    </w:p>
  </w:comment>
  <w:comment w:id="490" w:author="Iman Mohamed Atef Helal" w:date="2023-10-31T18:18:00Z" w:initials="eM">
    <w:p w14:paraId="360499AB" w14:textId="77777777" w:rsidR="00A6184B" w:rsidRDefault="00A6184B" w:rsidP="0064627A">
      <w:pPr>
        <w:pStyle w:val="CommentText"/>
        <w:ind w:left="0"/>
        <w:jc w:val="left"/>
      </w:pPr>
      <w:r>
        <w:rPr>
          <w:rStyle w:val="CommentReference"/>
        </w:rPr>
        <w:annotationRef/>
      </w:r>
      <w:r>
        <w:t>Some tables have cells out of margins. Please double-check.</w:t>
      </w:r>
    </w:p>
  </w:comment>
  <w:comment w:id="492" w:author="Iman Mohamed Atef Helal" w:date="2023-10-31T18:16:00Z" w:initials="eM">
    <w:p w14:paraId="449C0778" w14:textId="60FBE144" w:rsidR="004F1883" w:rsidRDefault="004F1883" w:rsidP="00AD38C2">
      <w:pPr>
        <w:pStyle w:val="CommentText"/>
        <w:ind w:left="0"/>
        <w:jc w:val="left"/>
      </w:pPr>
      <w:r>
        <w:rPr>
          <w:rStyle w:val="CommentReference"/>
        </w:rPr>
        <w:annotationRef/>
      </w:r>
      <w:r>
        <w:t>All actions are missing.</w:t>
      </w:r>
    </w:p>
  </w:comment>
  <w:comment w:id="495" w:author="Iman Mohamed Atef Helal" w:date="2023-10-31T18:17:00Z" w:initials="eM">
    <w:p w14:paraId="1967006B" w14:textId="77777777" w:rsidR="004F1883" w:rsidRDefault="004F1883">
      <w:pPr>
        <w:pStyle w:val="CommentText"/>
        <w:ind w:left="0"/>
        <w:jc w:val="left"/>
      </w:pPr>
      <w:r>
        <w:rPr>
          <w:rStyle w:val="CommentReference"/>
        </w:rPr>
        <w:annotationRef/>
      </w:r>
      <w:r>
        <w:t>For example, system confirms modification or deletion of courses.</w:t>
      </w:r>
    </w:p>
    <w:p w14:paraId="1F87D321" w14:textId="77777777" w:rsidR="004F1883" w:rsidRDefault="004F1883">
      <w:pPr>
        <w:pStyle w:val="CommentText"/>
        <w:ind w:left="0"/>
        <w:jc w:val="left"/>
      </w:pPr>
      <w:r>
        <w:t>OR</w:t>
      </w:r>
    </w:p>
    <w:p w14:paraId="38BB4CB1" w14:textId="77777777" w:rsidR="004F1883" w:rsidRDefault="004F1883">
      <w:pPr>
        <w:pStyle w:val="CommentText"/>
        <w:ind w:left="0"/>
        <w:jc w:val="left"/>
      </w:pPr>
      <w:r>
        <w:t>System notify the teachers of the courses.</w:t>
      </w:r>
    </w:p>
    <w:p w14:paraId="4D06C222" w14:textId="77777777" w:rsidR="004F1883" w:rsidRDefault="004F1883" w:rsidP="006B16B5">
      <w:pPr>
        <w:pStyle w:val="CommentText"/>
        <w:ind w:left="0"/>
        <w:jc w:val="left"/>
      </w:pPr>
      <w:r>
        <w:t>Then confirm modifications or deletions.</w:t>
      </w:r>
    </w:p>
  </w:comment>
  <w:comment w:id="500" w:author="Iman Mohamed Atef Helal" w:date="2023-10-31T18:19:00Z" w:initials="eM">
    <w:p w14:paraId="771D116C" w14:textId="77777777" w:rsidR="00A6184B" w:rsidRDefault="00A6184B" w:rsidP="001969A2">
      <w:pPr>
        <w:pStyle w:val="CommentText"/>
        <w:ind w:left="0"/>
        <w:jc w:val="left"/>
      </w:pPr>
      <w:r>
        <w:rPr>
          <w:rStyle w:val="CommentReference"/>
        </w:rPr>
        <w:annotationRef/>
      </w:r>
      <w:r>
        <w:t>Teachers complain or do not approve changes.</w:t>
      </w:r>
    </w:p>
  </w:comment>
  <w:comment w:id="522" w:author="Iman Mohamed Atef Helal" w:date="2023-10-31T18:20:00Z" w:initials="eM">
    <w:p w14:paraId="77991B6F" w14:textId="77777777" w:rsidR="00A6184B" w:rsidRDefault="00A6184B" w:rsidP="005C34F6">
      <w:pPr>
        <w:pStyle w:val="CommentText"/>
        <w:ind w:left="0"/>
        <w:jc w:val="left"/>
      </w:pPr>
      <w:r>
        <w:rPr>
          <w:rStyle w:val="CommentReference"/>
        </w:rPr>
        <w:annotationRef/>
      </w:r>
      <w:r>
        <w:t>For example: The system should display the list of possible accessibility settings available.</w:t>
      </w:r>
    </w:p>
  </w:comment>
  <w:comment w:id="529" w:author="Iman Mohamed Atef Helal" w:date="2023-10-31T18:22:00Z" w:initials="eM">
    <w:p w14:paraId="43149592" w14:textId="77777777" w:rsidR="00A6184B" w:rsidRDefault="00A6184B" w:rsidP="000956C2">
      <w:pPr>
        <w:pStyle w:val="CommentText"/>
        <w:ind w:left="0"/>
        <w:jc w:val="left"/>
      </w:pPr>
      <w:r>
        <w:rPr>
          <w:rStyle w:val="CommentReference"/>
        </w:rPr>
        <w:annotationRef/>
      </w:r>
      <w:r>
        <w:t>Should be presented as per user-reported problem, i.e. iterate till all issues are resolved and tickets are closed.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6B4AE0" w15:done="0"/>
  <w15:commentEx w15:paraId="10980CA2" w15:done="0"/>
  <w15:commentEx w15:paraId="14A71746" w15:done="0"/>
  <w15:commentEx w15:paraId="3B1B8D07" w15:done="0"/>
  <w15:commentEx w15:paraId="2DE5253E" w15:done="0"/>
  <w15:commentEx w15:paraId="33FD416C" w15:done="0"/>
  <w15:commentEx w15:paraId="155275FC" w15:done="0"/>
  <w15:commentEx w15:paraId="56BB5098" w15:done="0"/>
  <w15:commentEx w15:paraId="0B964832" w15:done="0"/>
  <w15:commentEx w15:paraId="7DB5B957" w15:done="0"/>
  <w15:commentEx w15:paraId="4A2CB891" w15:done="0"/>
  <w15:commentEx w15:paraId="21CC51F6" w15:done="0"/>
  <w15:commentEx w15:paraId="56326193" w15:done="0"/>
  <w15:commentEx w15:paraId="0113EF1B" w15:done="0"/>
  <w15:commentEx w15:paraId="38E23049" w15:done="0"/>
  <w15:commentEx w15:paraId="77766BF2" w15:done="0"/>
  <w15:commentEx w15:paraId="438044A5" w15:done="0"/>
  <w15:commentEx w15:paraId="7884203B" w15:done="0"/>
  <w15:commentEx w15:paraId="088189BC" w15:done="0"/>
  <w15:commentEx w15:paraId="4B13379C" w15:done="0"/>
  <w15:commentEx w15:paraId="33C68FF1" w15:done="0"/>
  <w15:commentEx w15:paraId="143A451C" w15:paraIdParent="33C68FF1" w15:done="0"/>
  <w15:commentEx w15:paraId="1B87E6A7" w15:done="0"/>
  <w15:commentEx w15:paraId="362A406F" w15:done="0"/>
  <w15:commentEx w15:paraId="360499AB" w15:done="0"/>
  <w15:commentEx w15:paraId="449C0778" w15:done="0"/>
  <w15:commentEx w15:paraId="4D06C222" w15:done="0"/>
  <w15:commentEx w15:paraId="771D116C" w15:done="0"/>
  <w15:commentEx w15:paraId="77991B6F" w15:done="0"/>
  <w15:commentEx w15:paraId="431495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63FF9A" w16cex:dateUtc="2023-10-31T16:32:00Z"/>
  <w16cex:commentExtensible w16cex:durableId="5AD0D6D0" w16cex:dateUtc="2023-10-31T16:33:00Z"/>
  <w16cex:commentExtensible w16cex:durableId="07F51F5C" w16cex:dateUtc="2023-10-31T16:38:00Z"/>
  <w16cex:commentExtensible w16cex:durableId="1D1A9D68" w16cex:dateUtc="2023-10-31T16:35:00Z"/>
  <w16cex:commentExtensible w16cex:durableId="2C368170" w16cex:dateUtc="2023-10-31T16:39:00Z"/>
  <w16cex:commentExtensible w16cex:durableId="0308E856" w16cex:dateUtc="2023-10-31T16:06:00Z"/>
  <w16cex:commentExtensible w16cex:durableId="2BE1DBD8" w16cex:dateUtc="2023-10-31T16:05:00Z"/>
  <w16cex:commentExtensible w16cex:durableId="6696D250" w16cex:dateUtc="2023-10-31T15:45:00Z"/>
  <w16cex:commentExtensible w16cex:durableId="2DB7E519" w16cex:dateUtc="2023-10-31T15:46:00Z"/>
  <w16cex:commentExtensible w16cex:durableId="77CC4397" w16cex:dateUtc="2023-10-31T15:47:00Z"/>
  <w16cex:commentExtensible w16cex:durableId="2AC36A5C" w16cex:dateUtc="2023-10-31T15:58:00Z"/>
  <w16cex:commentExtensible w16cex:durableId="660D343C" w16cex:dateUtc="2023-10-31T15:59:00Z"/>
  <w16cex:commentExtensible w16cex:durableId="68E4FBE8" w16cex:dateUtc="2023-10-31T16:00:00Z"/>
  <w16cex:commentExtensible w16cex:durableId="26F261F3" w16cex:dateUtc="2023-10-31T16:00:00Z"/>
  <w16cex:commentExtensible w16cex:durableId="0A41CE77" w16cex:dateUtc="2023-10-31T16:02:00Z"/>
  <w16cex:commentExtensible w16cex:durableId="4E641ED5" w16cex:dateUtc="2023-10-31T16:02:00Z"/>
  <w16cex:commentExtensible w16cex:durableId="05582F57" w16cex:dateUtc="2023-10-31T16:03:00Z"/>
  <w16cex:commentExtensible w16cex:durableId="5BE9DA63" w16cex:dateUtc="2023-10-31T16:07:00Z"/>
  <w16cex:commentExtensible w16cex:durableId="32AAF5AB" w16cex:dateUtc="2023-10-31T16:09:00Z"/>
  <w16cex:commentExtensible w16cex:durableId="38FAB853" w16cex:dateUtc="2023-10-31T16:11:00Z"/>
  <w16cex:commentExtensible w16cex:durableId="567BF5B9" w16cex:dateUtc="2023-10-31T16:11:00Z"/>
  <w16cex:commentExtensible w16cex:durableId="2375C3ED" w16cex:dateUtc="2023-10-31T16:12:00Z"/>
  <w16cex:commentExtensible w16cex:durableId="2A80E073" w16cex:dateUtc="2023-10-31T16:14:00Z"/>
  <w16cex:commentExtensible w16cex:durableId="416725F2" w16cex:dateUtc="2023-10-31T16:15:00Z"/>
  <w16cex:commentExtensible w16cex:durableId="2E364E94" w16cex:dateUtc="2023-10-31T16:18:00Z"/>
  <w16cex:commentExtensible w16cex:durableId="0ACF87A0" w16cex:dateUtc="2023-10-31T16:16:00Z"/>
  <w16cex:commentExtensible w16cex:durableId="74C9E2C4" w16cex:dateUtc="2023-10-31T16:17:00Z"/>
  <w16cex:commentExtensible w16cex:durableId="5E64A381" w16cex:dateUtc="2023-10-31T16:19:00Z"/>
  <w16cex:commentExtensible w16cex:durableId="449EF475" w16cex:dateUtc="2023-10-31T16:20:00Z"/>
  <w16cex:commentExtensible w16cex:durableId="72312BFF" w16cex:dateUtc="2023-10-31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6B4AE0" w16cid:durableId="1163FF9A"/>
  <w16cid:commentId w16cid:paraId="10980CA2" w16cid:durableId="5AD0D6D0"/>
  <w16cid:commentId w16cid:paraId="14A71746" w16cid:durableId="07F51F5C"/>
  <w16cid:commentId w16cid:paraId="3B1B8D07" w16cid:durableId="1D1A9D68"/>
  <w16cid:commentId w16cid:paraId="2DE5253E" w16cid:durableId="2C368170"/>
  <w16cid:commentId w16cid:paraId="33FD416C" w16cid:durableId="0308E856"/>
  <w16cid:commentId w16cid:paraId="155275FC" w16cid:durableId="2BE1DBD8"/>
  <w16cid:commentId w16cid:paraId="56BB5098" w16cid:durableId="6696D250"/>
  <w16cid:commentId w16cid:paraId="0B964832" w16cid:durableId="2DB7E519"/>
  <w16cid:commentId w16cid:paraId="7DB5B957" w16cid:durableId="77CC4397"/>
  <w16cid:commentId w16cid:paraId="4A2CB891" w16cid:durableId="2AC36A5C"/>
  <w16cid:commentId w16cid:paraId="21CC51F6" w16cid:durableId="660D343C"/>
  <w16cid:commentId w16cid:paraId="56326193" w16cid:durableId="68E4FBE8"/>
  <w16cid:commentId w16cid:paraId="0113EF1B" w16cid:durableId="26F261F3"/>
  <w16cid:commentId w16cid:paraId="38E23049" w16cid:durableId="0A41CE77"/>
  <w16cid:commentId w16cid:paraId="77766BF2" w16cid:durableId="4E641ED5"/>
  <w16cid:commentId w16cid:paraId="438044A5" w16cid:durableId="05582F57"/>
  <w16cid:commentId w16cid:paraId="7884203B" w16cid:durableId="5BE9DA63"/>
  <w16cid:commentId w16cid:paraId="088189BC" w16cid:durableId="32AAF5AB"/>
  <w16cid:commentId w16cid:paraId="4B13379C" w16cid:durableId="38FAB853"/>
  <w16cid:commentId w16cid:paraId="33C68FF1" w16cid:durableId="567BF5B9"/>
  <w16cid:commentId w16cid:paraId="143A451C" w16cid:durableId="2375C3ED"/>
  <w16cid:commentId w16cid:paraId="1B87E6A7" w16cid:durableId="2A80E073"/>
  <w16cid:commentId w16cid:paraId="362A406F" w16cid:durableId="416725F2"/>
  <w16cid:commentId w16cid:paraId="360499AB" w16cid:durableId="2E364E94"/>
  <w16cid:commentId w16cid:paraId="449C0778" w16cid:durableId="0ACF87A0"/>
  <w16cid:commentId w16cid:paraId="4D06C222" w16cid:durableId="74C9E2C4"/>
  <w16cid:commentId w16cid:paraId="771D116C" w16cid:durableId="5E64A381"/>
  <w16cid:commentId w16cid:paraId="77991B6F" w16cid:durableId="449EF475"/>
  <w16cid:commentId w16cid:paraId="43149592" w16cid:durableId="72312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66635" w14:textId="77777777" w:rsidR="00F60361" w:rsidRDefault="00F60361">
      <w:pPr>
        <w:spacing w:before="0" w:after="0" w:line="240" w:lineRule="auto"/>
      </w:pPr>
      <w:r>
        <w:separator/>
      </w:r>
    </w:p>
  </w:endnote>
  <w:endnote w:type="continuationSeparator" w:id="0">
    <w:p w14:paraId="3BE56E23" w14:textId="77777777" w:rsidR="00F60361" w:rsidRDefault="00F603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53D24" w14:textId="77777777" w:rsidR="00DC747A" w:rsidRDefault="00000000">
    <w:pPr>
      <w:jc w:val="center"/>
      <w:rPr>
        <w:sz w:val="28"/>
        <w:szCs w:val="28"/>
      </w:rPr>
    </w:pPr>
    <w:r>
      <w:fldChar w:fldCharType="begin"/>
    </w:r>
    <w:r>
      <w:instrText>PAGE</w:instrText>
    </w:r>
    <w:r>
      <w:fldChar w:fldCharType="separate"/>
    </w:r>
    <w:r w:rsidR="0047792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8FEAF" w14:textId="77777777" w:rsidR="00DC747A" w:rsidRDefault="00000000">
    <w:pPr>
      <w:widowControl w:val="0"/>
      <w:spacing w:after="480" w:line="240" w:lineRule="auto"/>
      <w:jc w:val="center"/>
      <w:rPr>
        <w:i/>
        <w:sz w:val="20"/>
        <w:szCs w:val="20"/>
      </w:rPr>
    </w:pPr>
    <w:r>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E32F7" w14:textId="77777777" w:rsidR="00F60361" w:rsidRDefault="00F60361">
      <w:pPr>
        <w:spacing w:before="0" w:after="0" w:line="240" w:lineRule="auto"/>
      </w:pPr>
      <w:r>
        <w:separator/>
      </w:r>
    </w:p>
  </w:footnote>
  <w:footnote w:type="continuationSeparator" w:id="0">
    <w:p w14:paraId="2D3EC7A7" w14:textId="77777777" w:rsidR="00F60361" w:rsidRDefault="00F6036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0E6E" w14:textId="574147C1" w:rsidR="00DC747A" w:rsidRDefault="00A6184B">
    <w:pPr>
      <w:widowControl w:val="0"/>
      <w:spacing w:after="60" w:line="240" w:lineRule="auto"/>
      <w:ind w:left="-540" w:right="0" w:firstLine="450"/>
      <w:jc w:val="center"/>
      <w:rPr>
        <w:b/>
        <w:sz w:val="28"/>
        <w:szCs w:val="28"/>
      </w:rPr>
    </w:pPr>
    <w:r>
      <w:rPr>
        <w:noProof/>
      </w:rPr>
      <w:drawing>
        <wp:anchor distT="0" distB="0" distL="0" distR="0" simplePos="0" relativeHeight="251659264" behindDoc="0" locked="0" layoutInCell="1" hidden="0" allowOverlap="1" wp14:anchorId="1347F42B" wp14:editId="50314DA0">
          <wp:simplePos x="0" y="0"/>
          <wp:positionH relativeFrom="column">
            <wp:posOffset>184694</wp:posOffset>
          </wp:positionH>
          <wp:positionV relativeFrom="paragraph">
            <wp:posOffset>119380</wp:posOffset>
          </wp:positionV>
          <wp:extent cx="793549" cy="1017361"/>
          <wp:effectExtent l="0" t="0" r="6985" b="0"/>
          <wp:wrapNone/>
          <wp:docPr id="1" name="image8.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picture containing text, clipart&#10;&#10;Description automatically generated"/>
                  <pic:cNvPicPr preferRelativeResize="0"/>
                </pic:nvPicPr>
                <pic:blipFill>
                  <a:blip r:embed="rId1"/>
                  <a:srcRect/>
                  <a:stretch>
                    <a:fillRect/>
                  </a:stretch>
                </pic:blipFill>
                <pic:spPr>
                  <a:xfrm>
                    <a:off x="0" y="0"/>
                    <a:ext cx="793549" cy="1017361"/>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8240" behindDoc="0" locked="0" layoutInCell="1" hidden="0" allowOverlap="1" wp14:anchorId="1EAAF334" wp14:editId="30E1F91C">
          <wp:simplePos x="0" y="0"/>
          <wp:positionH relativeFrom="column">
            <wp:posOffset>4691743</wp:posOffset>
          </wp:positionH>
          <wp:positionV relativeFrom="paragraph">
            <wp:posOffset>119743</wp:posOffset>
          </wp:positionV>
          <wp:extent cx="1011331" cy="1028700"/>
          <wp:effectExtent l="0" t="0" r="0" b="0"/>
          <wp:wrapNone/>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1019106" cy="1036609"/>
                  </a:xfrm>
                  <a:prstGeom prst="rect">
                    <a:avLst/>
                  </a:prstGeom>
                  <a:ln/>
                </pic:spPr>
              </pic:pic>
            </a:graphicData>
          </a:graphic>
          <wp14:sizeRelH relativeFrom="margin">
            <wp14:pctWidth>0</wp14:pctWidth>
          </wp14:sizeRelH>
          <wp14:sizeRelV relativeFrom="margin">
            <wp14:pctHeight>0</wp14:pctHeight>
          </wp14:sizeRelV>
        </wp:anchor>
      </w:drawing>
    </w:r>
    <w:r w:rsidR="00000000">
      <w:rPr>
        <w:b/>
        <w:sz w:val="28"/>
        <w:szCs w:val="28"/>
      </w:rPr>
      <w:t>Cairo University</w:t>
    </w:r>
  </w:p>
  <w:p w14:paraId="2D5641B1" w14:textId="77777777" w:rsidR="00DC747A" w:rsidRDefault="00000000">
    <w:pPr>
      <w:widowControl w:val="0"/>
      <w:spacing w:after="60" w:line="240" w:lineRule="auto"/>
      <w:ind w:left="-540" w:right="0" w:firstLine="450"/>
      <w:jc w:val="center"/>
      <w:rPr>
        <w:b/>
        <w:sz w:val="28"/>
        <w:szCs w:val="28"/>
      </w:rPr>
    </w:pPr>
    <w:r>
      <w:rPr>
        <w:b/>
        <w:sz w:val="28"/>
        <w:szCs w:val="28"/>
      </w:rPr>
      <w:t>Faculty of Computers and Artificial Intelligence</w:t>
    </w:r>
  </w:p>
  <w:p w14:paraId="6122F1D3" w14:textId="77777777" w:rsidR="00DC747A" w:rsidRDefault="00000000">
    <w:pPr>
      <w:widowControl w:val="0"/>
      <w:spacing w:after="60" w:line="240" w:lineRule="auto"/>
      <w:ind w:left="-540" w:right="0" w:firstLine="450"/>
      <w:jc w:val="center"/>
    </w:pPr>
    <w:bookmarkStart w:id="597" w:name="_gjdgxs" w:colFirst="0" w:colLast="0"/>
    <w:bookmarkEnd w:id="597"/>
    <w:r>
      <w:rPr>
        <w:sz w:val="28"/>
        <w:szCs w:val="28"/>
      </w:rPr>
      <w:t>Information Systems Department</w:t>
    </w:r>
  </w:p>
  <w:p w14:paraId="14A41348" w14:textId="77777777" w:rsidR="00DC747A" w:rsidRDefault="00DC747A">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458D"/>
    <w:multiLevelType w:val="multilevel"/>
    <w:tmpl w:val="EF983A4C"/>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61946"/>
    <w:multiLevelType w:val="multilevel"/>
    <w:tmpl w:val="9A624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052A0F"/>
    <w:multiLevelType w:val="multilevel"/>
    <w:tmpl w:val="587C12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9B46AD5"/>
    <w:multiLevelType w:val="multilevel"/>
    <w:tmpl w:val="527E25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0A6A2664"/>
    <w:multiLevelType w:val="multilevel"/>
    <w:tmpl w:val="F7A28B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2480FF8"/>
    <w:multiLevelType w:val="multilevel"/>
    <w:tmpl w:val="BA9460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2BB382B"/>
    <w:multiLevelType w:val="multilevel"/>
    <w:tmpl w:val="F1A844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3EF7239"/>
    <w:multiLevelType w:val="multilevel"/>
    <w:tmpl w:val="7DA6A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7C5F2B"/>
    <w:multiLevelType w:val="multilevel"/>
    <w:tmpl w:val="7E0404A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E42C26"/>
    <w:multiLevelType w:val="multilevel"/>
    <w:tmpl w:val="D1566AD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3F93862"/>
    <w:multiLevelType w:val="multilevel"/>
    <w:tmpl w:val="B05899AA"/>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3C4024"/>
    <w:multiLevelType w:val="multilevel"/>
    <w:tmpl w:val="CD443B10"/>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7896E4C"/>
    <w:multiLevelType w:val="multilevel"/>
    <w:tmpl w:val="4BD21B3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7B630CE"/>
    <w:multiLevelType w:val="multilevel"/>
    <w:tmpl w:val="F6FA67C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2ABC3081"/>
    <w:multiLevelType w:val="multilevel"/>
    <w:tmpl w:val="E98406A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3737760"/>
    <w:multiLevelType w:val="multilevel"/>
    <w:tmpl w:val="DFF07392"/>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5181A49"/>
    <w:multiLevelType w:val="multilevel"/>
    <w:tmpl w:val="3158712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358D18CD"/>
    <w:multiLevelType w:val="multilevel"/>
    <w:tmpl w:val="26503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F46EBC"/>
    <w:multiLevelType w:val="multilevel"/>
    <w:tmpl w:val="D3969AB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1" w15:restartNumberingAfterBreak="0">
    <w:nsid w:val="38457D1A"/>
    <w:multiLevelType w:val="multilevel"/>
    <w:tmpl w:val="551A2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8920458"/>
    <w:multiLevelType w:val="multilevel"/>
    <w:tmpl w:val="CC080C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38A01AB0"/>
    <w:multiLevelType w:val="multilevel"/>
    <w:tmpl w:val="0124047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3A2B4FBC"/>
    <w:multiLevelType w:val="multilevel"/>
    <w:tmpl w:val="2D2A161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3EE47957"/>
    <w:multiLevelType w:val="multilevel"/>
    <w:tmpl w:val="8AA209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411621F2"/>
    <w:multiLevelType w:val="multilevel"/>
    <w:tmpl w:val="0B94883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2921FA9"/>
    <w:multiLevelType w:val="multilevel"/>
    <w:tmpl w:val="960009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7333A49"/>
    <w:multiLevelType w:val="multilevel"/>
    <w:tmpl w:val="6AAA8EE8"/>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4860533D"/>
    <w:multiLevelType w:val="multilevel"/>
    <w:tmpl w:val="0DC238F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4E920E95"/>
    <w:multiLevelType w:val="multilevel"/>
    <w:tmpl w:val="284EA24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54724FE8"/>
    <w:multiLevelType w:val="multilevel"/>
    <w:tmpl w:val="89CE4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84F2214"/>
    <w:multiLevelType w:val="multilevel"/>
    <w:tmpl w:val="2F1CCBD0"/>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5A373687"/>
    <w:multiLevelType w:val="multilevel"/>
    <w:tmpl w:val="0C2E8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C671306"/>
    <w:multiLevelType w:val="multilevel"/>
    <w:tmpl w:val="0BA2AC5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5CB12FD9"/>
    <w:multiLevelType w:val="multilevel"/>
    <w:tmpl w:val="B9E288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0893CE0"/>
    <w:multiLevelType w:val="multilevel"/>
    <w:tmpl w:val="306E4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1914AFE"/>
    <w:multiLevelType w:val="multilevel"/>
    <w:tmpl w:val="5F860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5246F7A"/>
    <w:multiLevelType w:val="multilevel"/>
    <w:tmpl w:val="BEBCCAC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1" w15:restartNumberingAfterBreak="0">
    <w:nsid w:val="67B72C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8A72DC4"/>
    <w:multiLevelType w:val="multilevel"/>
    <w:tmpl w:val="D83CF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692C0CAD"/>
    <w:multiLevelType w:val="multilevel"/>
    <w:tmpl w:val="F58A5428"/>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4" w15:restartNumberingAfterBreak="0">
    <w:nsid w:val="69D860A2"/>
    <w:multiLevelType w:val="multilevel"/>
    <w:tmpl w:val="CB3422A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6A8C5908"/>
    <w:multiLevelType w:val="multilevel"/>
    <w:tmpl w:val="B67C66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6AC2573E"/>
    <w:multiLevelType w:val="multilevel"/>
    <w:tmpl w:val="7D98C5C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7" w15:restartNumberingAfterBreak="0">
    <w:nsid w:val="6AE072CD"/>
    <w:multiLevelType w:val="multilevel"/>
    <w:tmpl w:val="05283A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6B3A570C"/>
    <w:multiLevelType w:val="multilevel"/>
    <w:tmpl w:val="66A2B8A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9" w15:restartNumberingAfterBreak="0">
    <w:nsid w:val="6E6F65FA"/>
    <w:multiLevelType w:val="multilevel"/>
    <w:tmpl w:val="F0DE2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F765FDE"/>
    <w:multiLevelType w:val="multilevel"/>
    <w:tmpl w:val="168A0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01D5DD3"/>
    <w:multiLevelType w:val="multilevel"/>
    <w:tmpl w:val="690A44C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3" w15:restartNumberingAfterBreak="0">
    <w:nsid w:val="72CE2903"/>
    <w:multiLevelType w:val="multilevel"/>
    <w:tmpl w:val="05501D4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77276BE5"/>
    <w:multiLevelType w:val="multilevel"/>
    <w:tmpl w:val="F1443D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5" w15:restartNumberingAfterBreak="0">
    <w:nsid w:val="77414D31"/>
    <w:multiLevelType w:val="multilevel"/>
    <w:tmpl w:val="44C226F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6" w15:restartNumberingAfterBreak="0">
    <w:nsid w:val="787454EB"/>
    <w:multiLevelType w:val="multilevel"/>
    <w:tmpl w:val="E8905F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7BD27B97"/>
    <w:multiLevelType w:val="multilevel"/>
    <w:tmpl w:val="30B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F41181"/>
    <w:multiLevelType w:val="multilevel"/>
    <w:tmpl w:val="8AD6B67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9" w15:restartNumberingAfterBreak="0">
    <w:nsid w:val="7C5B14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CCC7399"/>
    <w:multiLevelType w:val="multilevel"/>
    <w:tmpl w:val="10527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CF0665C"/>
    <w:multiLevelType w:val="multilevel"/>
    <w:tmpl w:val="2522E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D7A0B3F"/>
    <w:multiLevelType w:val="multilevel"/>
    <w:tmpl w:val="54ACA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E654D17"/>
    <w:multiLevelType w:val="multilevel"/>
    <w:tmpl w:val="81FC2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EBC412B"/>
    <w:multiLevelType w:val="multilevel"/>
    <w:tmpl w:val="815C34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30461103">
    <w:abstractNumId w:val="52"/>
  </w:num>
  <w:num w:numId="2" w16cid:durableId="1401054894">
    <w:abstractNumId w:val="1"/>
  </w:num>
  <w:num w:numId="3" w16cid:durableId="291714003">
    <w:abstractNumId w:val="37"/>
  </w:num>
  <w:num w:numId="4" w16cid:durableId="500894616">
    <w:abstractNumId w:val="58"/>
  </w:num>
  <w:num w:numId="5" w16cid:durableId="362679208">
    <w:abstractNumId w:val="56"/>
  </w:num>
  <w:num w:numId="6" w16cid:durableId="905459734">
    <w:abstractNumId w:val="6"/>
  </w:num>
  <w:num w:numId="7" w16cid:durableId="572544630">
    <w:abstractNumId w:val="26"/>
  </w:num>
  <w:num w:numId="8" w16cid:durableId="2019960007">
    <w:abstractNumId w:val="50"/>
  </w:num>
  <w:num w:numId="9" w16cid:durableId="213466488">
    <w:abstractNumId w:val="53"/>
  </w:num>
  <w:num w:numId="10" w16cid:durableId="1141845814">
    <w:abstractNumId w:val="3"/>
  </w:num>
  <w:num w:numId="11" w16cid:durableId="1791823001">
    <w:abstractNumId w:val="61"/>
  </w:num>
  <w:num w:numId="12" w16cid:durableId="197356196">
    <w:abstractNumId w:val="57"/>
  </w:num>
  <w:num w:numId="13" w16cid:durableId="846334384">
    <w:abstractNumId w:val="19"/>
  </w:num>
  <w:num w:numId="14" w16cid:durableId="1055196450">
    <w:abstractNumId w:val="31"/>
  </w:num>
  <w:num w:numId="15" w16cid:durableId="1994871289">
    <w:abstractNumId w:val="44"/>
  </w:num>
  <w:num w:numId="16" w16cid:durableId="1092971082">
    <w:abstractNumId w:val="39"/>
  </w:num>
  <w:num w:numId="17" w16cid:durableId="1395202676">
    <w:abstractNumId w:val="16"/>
  </w:num>
  <w:num w:numId="18" w16cid:durableId="1878858040">
    <w:abstractNumId w:val="10"/>
  </w:num>
  <w:num w:numId="19" w16cid:durableId="1007249947">
    <w:abstractNumId w:val="12"/>
  </w:num>
  <w:num w:numId="20" w16cid:durableId="1093087169">
    <w:abstractNumId w:val="28"/>
  </w:num>
  <w:num w:numId="21" w16cid:durableId="1103767612">
    <w:abstractNumId w:val="51"/>
  </w:num>
  <w:num w:numId="22" w16cid:durableId="1945377652">
    <w:abstractNumId w:val="30"/>
  </w:num>
  <w:num w:numId="23" w16cid:durableId="1971355207">
    <w:abstractNumId w:val="14"/>
  </w:num>
  <w:num w:numId="24" w16cid:durableId="90778755">
    <w:abstractNumId w:val="23"/>
  </w:num>
  <w:num w:numId="25" w16cid:durableId="288442451">
    <w:abstractNumId w:val="24"/>
  </w:num>
  <w:num w:numId="26" w16cid:durableId="745685290">
    <w:abstractNumId w:val="9"/>
  </w:num>
  <w:num w:numId="27" w16cid:durableId="656956886">
    <w:abstractNumId w:val="60"/>
  </w:num>
  <w:num w:numId="28" w16cid:durableId="615991935">
    <w:abstractNumId w:val="15"/>
  </w:num>
  <w:num w:numId="29" w16cid:durableId="1977637587">
    <w:abstractNumId w:val="55"/>
  </w:num>
  <w:num w:numId="30" w16cid:durableId="1062214059">
    <w:abstractNumId w:val="8"/>
  </w:num>
  <w:num w:numId="31" w16cid:durableId="800808291">
    <w:abstractNumId w:val="42"/>
  </w:num>
  <w:num w:numId="32" w16cid:durableId="567152069">
    <w:abstractNumId w:val="17"/>
  </w:num>
  <w:num w:numId="33" w16cid:durableId="520894417">
    <w:abstractNumId w:val="27"/>
  </w:num>
  <w:num w:numId="34" w16cid:durableId="1306081998">
    <w:abstractNumId w:val="2"/>
  </w:num>
  <w:num w:numId="35" w16cid:durableId="1655377014">
    <w:abstractNumId w:val="48"/>
  </w:num>
  <w:num w:numId="36" w16cid:durableId="1537545712">
    <w:abstractNumId w:val="46"/>
  </w:num>
  <w:num w:numId="37" w16cid:durableId="956520482">
    <w:abstractNumId w:val="25"/>
  </w:num>
  <w:num w:numId="38" w16cid:durableId="2003004633">
    <w:abstractNumId w:val="47"/>
  </w:num>
  <w:num w:numId="39" w16cid:durableId="473176688">
    <w:abstractNumId w:val="38"/>
  </w:num>
  <w:num w:numId="40" w16cid:durableId="89349810">
    <w:abstractNumId w:val="35"/>
  </w:num>
  <w:num w:numId="41" w16cid:durableId="1907563854">
    <w:abstractNumId w:val="45"/>
  </w:num>
  <w:num w:numId="42" w16cid:durableId="1252618595">
    <w:abstractNumId w:val="20"/>
  </w:num>
  <w:num w:numId="43" w16cid:durableId="1866865337">
    <w:abstractNumId w:val="63"/>
  </w:num>
  <w:num w:numId="44" w16cid:durableId="1446460985">
    <w:abstractNumId w:val="64"/>
  </w:num>
  <w:num w:numId="45" w16cid:durableId="1016611986">
    <w:abstractNumId w:val="11"/>
  </w:num>
  <w:num w:numId="46" w16cid:durableId="268246266">
    <w:abstractNumId w:val="49"/>
  </w:num>
  <w:num w:numId="47" w16cid:durableId="1556313788">
    <w:abstractNumId w:val="33"/>
  </w:num>
  <w:num w:numId="48" w16cid:durableId="815335960">
    <w:abstractNumId w:val="32"/>
  </w:num>
  <w:num w:numId="49" w16cid:durableId="1698653771">
    <w:abstractNumId w:val="43"/>
  </w:num>
  <w:num w:numId="50" w16cid:durableId="1108547814">
    <w:abstractNumId w:val="40"/>
  </w:num>
  <w:num w:numId="51" w16cid:durableId="1165627653">
    <w:abstractNumId w:val="5"/>
  </w:num>
  <w:num w:numId="52" w16cid:durableId="1368139115">
    <w:abstractNumId w:val="18"/>
  </w:num>
  <w:num w:numId="53" w16cid:durableId="222527341">
    <w:abstractNumId w:val="54"/>
  </w:num>
  <w:num w:numId="54" w16cid:durableId="315187868">
    <w:abstractNumId w:val="36"/>
  </w:num>
  <w:num w:numId="55" w16cid:durableId="2054692145">
    <w:abstractNumId w:val="7"/>
  </w:num>
  <w:num w:numId="56" w16cid:durableId="561595592">
    <w:abstractNumId w:val="4"/>
  </w:num>
  <w:num w:numId="57" w16cid:durableId="292098778">
    <w:abstractNumId w:val="13"/>
  </w:num>
  <w:num w:numId="58" w16cid:durableId="1067874718">
    <w:abstractNumId w:val="29"/>
  </w:num>
  <w:num w:numId="59" w16cid:durableId="823620693">
    <w:abstractNumId w:val="62"/>
  </w:num>
  <w:num w:numId="60" w16cid:durableId="640381489">
    <w:abstractNumId w:val="22"/>
  </w:num>
  <w:num w:numId="61" w16cid:durableId="329985228">
    <w:abstractNumId w:val="0"/>
  </w:num>
  <w:num w:numId="62" w16cid:durableId="1835873501">
    <w:abstractNumId w:val="34"/>
  </w:num>
  <w:num w:numId="63" w16cid:durableId="1829831996">
    <w:abstractNumId w:val="21"/>
  </w:num>
  <w:num w:numId="64" w16cid:durableId="755520373">
    <w:abstractNumId w:val="41"/>
  </w:num>
  <w:num w:numId="65" w16cid:durableId="182062376">
    <w:abstractNumId w:val="5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man Mohamed Atef Helal">
    <w15:presenceInfo w15:providerId="AD" w15:userId="S::i.helal@cu.edu.eg::a52c0b99-3dd7-407d-a6c6-d55fddf172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47A"/>
    <w:rsid w:val="002336C2"/>
    <w:rsid w:val="002E7E49"/>
    <w:rsid w:val="00427ADC"/>
    <w:rsid w:val="0044452B"/>
    <w:rsid w:val="00477924"/>
    <w:rsid w:val="004F1883"/>
    <w:rsid w:val="00522D2D"/>
    <w:rsid w:val="006E00BA"/>
    <w:rsid w:val="007D71C1"/>
    <w:rsid w:val="008A2197"/>
    <w:rsid w:val="00A6184B"/>
    <w:rsid w:val="00CB34ED"/>
    <w:rsid w:val="00D5376A"/>
    <w:rsid w:val="00DC747A"/>
    <w:rsid w:val="00E177AB"/>
    <w:rsid w:val="00EA0401"/>
    <w:rsid w:val="00EB293E"/>
    <w:rsid w:val="00F6036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8BB9"/>
  <w15:docId w15:val="{F5A729CF-533C-429F-9A11-DBF9252A9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ko-KR" w:bidi="ar-SA"/>
      </w:rPr>
    </w:rPrDefault>
    <w:pPrDefault>
      <w:pPr>
        <w:spacing w:before="120" w:after="120" w:line="276" w:lineRule="auto"/>
        <w:ind w:left="-360" w:right="30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40" w:lineRule="auto"/>
      <w:jc w:val="center"/>
      <w:outlineLvl w:val="0"/>
    </w:pPr>
    <w:rPr>
      <w:rFonts w:ascii="Roboto" w:eastAsia="Roboto" w:hAnsi="Roboto" w:cs="Roboto"/>
      <w:b/>
      <w:sz w:val="32"/>
      <w:szCs w:val="32"/>
    </w:rPr>
  </w:style>
  <w:style w:type="paragraph" w:styleId="Heading2">
    <w:name w:val="heading 2"/>
    <w:basedOn w:val="Normal"/>
    <w:next w:val="Normal"/>
    <w:uiPriority w:val="9"/>
    <w:unhideWhenUsed/>
    <w:qFormat/>
    <w:pPr>
      <w:keepNext/>
      <w:keepLines/>
      <w:spacing w:before="360" w:after="240" w:line="240" w:lineRule="auto"/>
      <w:outlineLvl w:val="1"/>
    </w:pPr>
    <w:rPr>
      <w:rFonts w:ascii="Roboto" w:eastAsia="Roboto" w:hAnsi="Roboto" w:cs="Roboto"/>
      <w:b/>
      <w:sz w:val="28"/>
      <w:szCs w:val="28"/>
    </w:rPr>
  </w:style>
  <w:style w:type="paragraph" w:styleId="Heading3">
    <w:name w:val="heading 3"/>
    <w:basedOn w:val="Normal"/>
    <w:next w:val="Normal"/>
    <w:uiPriority w:val="9"/>
    <w:unhideWhenUsed/>
    <w:qFormat/>
    <w:pPr>
      <w:keepNext/>
      <w:keepLines/>
      <w:spacing w:before="240" w:after="240" w:line="240" w:lineRule="auto"/>
      <w:ind w:left="90" w:hanging="270"/>
      <w:outlineLvl w:val="2"/>
    </w:pPr>
    <w:rPr>
      <w:rFonts w:ascii="Poppins" w:eastAsia="Poppins" w:hAnsi="Poppins" w:cs="Poppins"/>
      <w:b/>
      <w:color w:val="434343"/>
    </w:rPr>
  </w:style>
  <w:style w:type="paragraph" w:styleId="Heading4">
    <w:name w:val="heading 4"/>
    <w:basedOn w:val="Normal"/>
    <w:next w:val="Normal"/>
    <w:uiPriority w:val="9"/>
    <w:semiHidden/>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477924"/>
    <w:pPr>
      <w:spacing w:before="0" w:after="0" w:line="240" w:lineRule="auto"/>
      <w:ind w:left="0" w:right="0"/>
      <w:jc w:val="left"/>
    </w:pPr>
  </w:style>
  <w:style w:type="paragraph" w:styleId="ListParagraph">
    <w:name w:val="List Paragraph"/>
    <w:basedOn w:val="Normal"/>
    <w:uiPriority w:val="34"/>
    <w:qFormat/>
    <w:rsid w:val="0044452B"/>
    <w:pPr>
      <w:ind w:left="720"/>
      <w:contextualSpacing/>
    </w:pPr>
  </w:style>
  <w:style w:type="paragraph" w:styleId="Caption">
    <w:name w:val="caption"/>
    <w:basedOn w:val="Normal"/>
    <w:next w:val="Normal"/>
    <w:uiPriority w:val="35"/>
    <w:unhideWhenUsed/>
    <w:qFormat/>
    <w:rsid w:val="0044452B"/>
    <w:pPr>
      <w:spacing w:before="0"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D5376A"/>
    <w:rPr>
      <w:sz w:val="16"/>
      <w:szCs w:val="16"/>
    </w:rPr>
  </w:style>
  <w:style w:type="paragraph" w:styleId="CommentText">
    <w:name w:val="annotation text"/>
    <w:basedOn w:val="Normal"/>
    <w:link w:val="CommentTextChar"/>
    <w:uiPriority w:val="99"/>
    <w:unhideWhenUsed/>
    <w:rsid w:val="00D5376A"/>
    <w:pPr>
      <w:spacing w:line="240" w:lineRule="auto"/>
    </w:pPr>
    <w:rPr>
      <w:sz w:val="20"/>
      <w:szCs w:val="20"/>
    </w:rPr>
  </w:style>
  <w:style w:type="character" w:customStyle="1" w:styleId="CommentTextChar">
    <w:name w:val="Comment Text Char"/>
    <w:basedOn w:val="DefaultParagraphFont"/>
    <w:link w:val="CommentText"/>
    <w:uiPriority w:val="99"/>
    <w:rsid w:val="00D5376A"/>
    <w:rPr>
      <w:sz w:val="20"/>
      <w:szCs w:val="20"/>
    </w:rPr>
  </w:style>
  <w:style w:type="paragraph" w:styleId="CommentSubject">
    <w:name w:val="annotation subject"/>
    <w:basedOn w:val="CommentText"/>
    <w:next w:val="CommentText"/>
    <w:link w:val="CommentSubjectChar"/>
    <w:uiPriority w:val="99"/>
    <w:semiHidden/>
    <w:unhideWhenUsed/>
    <w:rsid w:val="00D5376A"/>
    <w:rPr>
      <w:b/>
      <w:bCs/>
    </w:rPr>
  </w:style>
  <w:style w:type="character" w:customStyle="1" w:styleId="CommentSubjectChar">
    <w:name w:val="Comment Subject Char"/>
    <w:basedOn w:val="CommentTextChar"/>
    <w:link w:val="CommentSubject"/>
    <w:uiPriority w:val="99"/>
    <w:semiHidden/>
    <w:rsid w:val="00D5376A"/>
    <w:rPr>
      <w:b/>
      <w:bCs/>
      <w:sz w:val="20"/>
      <w:szCs w:val="20"/>
    </w:rPr>
  </w:style>
  <w:style w:type="paragraph" w:styleId="Header">
    <w:name w:val="header"/>
    <w:basedOn w:val="Normal"/>
    <w:link w:val="HeaderChar"/>
    <w:uiPriority w:val="99"/>
    <w:unhideWhenUsed/>
    <w:rsid w:val="00A6184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6184B"/>
  </w:style>
  <w:style w:type="paragraph" w:styleId="Footer">
    <w:name w:val="footer"/>
    <w:basedOn w:val="Normal"/>
    <w:link w:val="FooterChar"/>
    <w:uiPriority w:val="99"/>
    <w:unhideWhenUsed/>
    <w:rsid w:val="00A6184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618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17.jp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77</Pages>
  <Words>14167</Words>
  <Characters>80754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Mohamed Atef Helal</cp:lastModifiedBy>
  <cp:revision>6</cp:revision>
  <dcterms:created xsi:type="dcterms:W3CDTF">2023-10-31T15:46:00Z</dcterms:created>
  <dcterms:modified xsi:type="dcterms:W3CDTF">2023-10-31T16:43:00Z</dcterms:modified>
</cp:coreProperties>
</file>