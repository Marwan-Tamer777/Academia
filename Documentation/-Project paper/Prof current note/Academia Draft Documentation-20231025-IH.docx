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6.xml"/>
  <Override ContentType="application/vnd.ms-office.chartcolorstyle+xml" PartName="/word/charts/colors5.xml"/>
  <Override ContentType="application/vnd.ms-office.chartcolorstyle+xml" PartName="/word/charts/colors3.xml"/>
  <Override ContentType="application/vnd.ms-office.chartcolorstyle+xml" PartName="/word/charts/colors4.xml"/>
  <Override ContentType="application/vnd.ms-office.chartcolorstyle+xml" PartName="/word/charts/colors2.xml"/>
  <Override ContentType="application/vnd.ms-office.chartcolorstyle+xml" PartName="/word/charts/colors1.xml"/>
  <Override ContentType="application/vnd.openxmlformats-officedocument.drawingml.chart+xml" PartName="/word/charts/chart6.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4.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6.xml"/>
  <Override ContentType="application/vnd.ms-office.chartstyle+xml" PartName="/word/charts/style5.xml"/>
  <Override ContentType="application/vnd.ms-office.chartstyle+xml" PartName="/word/charts/style3.xml"/>
  <Override ContentType="application/vnd.ms-office.chartstyle+xml" PartName="/word/charts/style4.xml"/>
  <Override ContentType="application/vnd.ms-office.chartstyle+xml" PartName="/word/charts/style2.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sdt>
      <w:sdtPr>
        <w:tag w:val="goog_rdk_2"/>
      </w:sdtPr>
      <w:sdtContent>
        <w:p w:rsidR="00000000" w:rsidDel="00000000" w:rsidP="00000000" w:rsidRDefault="00000000" w:rsidRPr="00000000" w14:paraId="00000001">
          <w:pPr>
            <w:ind w:hanging="360"/>
            <w:rPr>
              <w:ins w:author="Iman Mohamed Atef Helal" w:id="2" w:date="2023-10-25T19:48:00Z"/>
            </w:rPr>
          </w:pPr>
          <w:sdt>
            <w:sdtPr>
              <w:tag w:val="goog_rdk_1"/>
            </w:sdtPr>
            <w:sdtContent>
              <w:ins w:author="Iman Mohamed Atef Helal" w:id="2" w:date="2023-10-25T19:48:00Z">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928460</wp:posOffset>
                      </wp:positionH>
                      <wp:positionV relativeFrom="paragraph">
                        <wp:posOffset>47988</wp:posOffset>
                      </wp:positionV>
                      <wp:extent cx="2725420" cy="1006475"/>
                      <wp:effectExtent b="0" l="0" r="0" t="0"/>
                      <wp:wrapSquare wrapText="bothSides" distB="0" distT="0" distL="114300" distR="114300"/>
                      <wp:docPr id="206889003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25420" cy="1006475"/>
                              </a:xfrm>
                              <a:prstGeom prst="rect"/>
                              <a:ln/>
                            </pic:spPr>
                          </pic:pic>
                        </a:graphicData>
                      </a:graphic>
                    </wp:anchor>
                  </w:drawing>
                </w:r>
              </w:ins>
            </w:sdtContent>
          </w:sdt>
        </w:p>
      </w:sdtContent>
    </w:sdt>
    <w:sdt>
      <w:sdtPr>
        <w:tag w:val="goog_rdk_4"/>
      </w:sdtPr>
      <w:sdtContent>
        <w:p w:rsidR="00000000" w:rsidDel="00000000" w:rsidP="00000000" w:rsidRDefault="00000000" w:rsidRPr="00000000" w14:paraId="00000002">
          <w:pPr>
            <w:ind w:hanging="360"/>
            <w:rPr>
              <w:ins w:author="Iman Mohamed Atef Helal" w:id="2" w:date="2023-10-25T19:48:00Z"/>
            </w:rPr>
          </w:pPr>
          <w:sdt>
            <w:sdtPr>
              <w:tag w:val="goog_rdk_3"/>
            </w:sdtPr>
            <w:sdtContent>
              <w:ins w:author="Iman Mohamed Atef Helal" w:id="2" w:date="2023-10-25T19:48:00Z">
                <w:r w:rsidDel="00000000" w:rsidR="00000000" w:rsidRPr="00000000">
                  <w:rPr>
                    <w:rtl w:val="0"/>
                  </w:rPr>
                </w:r>
              </w:ins>
            </w:sdtContent>
          </w:sdt>
        </w:p>
      </w:sdtContent>
    </w:sdt>
    <w:sdt>
      <w:sdtPr>
        <w:tag w:val="goog_rdk_6"/>
      </w:sdtPr>
      <w:sdtContent>
        <w:p w:rsidR="00000000" w:rsidDel="00000000" w:rsidP="00000000" w:rsidRDefault="00000000" w:rsidRPr="00000000" w14:paraId="00000003">
          <w:pPr>
            <w:ind w:hanging="360"/>
            <w:rPr>
              <w:ins w:author="Iman Mohamed Atef Helal" w:id="2" w:date="2023-10-25T19:48:00Z"/>
            </w:rPr>
          </w:pPr>
          <w:sdt>
            <w:sdtPr>
              <w:tag w:val="goog_rdk_5"/>
            </w:sdtPr>
            <w:sdtContent>
              <w:ins w:author="Iman Mohamed Atef Helal" w:id="2" w:date="2023-10-25T19:48:00Z">
                <w:r w:rsidDel="00000000" w:rsidR="00000000" w:rsidRPr="00000000">
                  <w:rPr>
                    <w:rtl w:val="0"/>
                  </w:rPr>
                </w:r>
              </w:ins>
            </w:sdtContent>
          </w:sdt>
        </w:p>
      </w:sdtContent>
    </w:sdt>
    <w:sdt>
      <w:sdtPr>
        <w:tag w:val="goog_rdk_7"/>
      </w:sdtPr>
      <w:sdtContent>
        <w:p w:rsidR="00000000" w:rsidDel="00000000" w:rsidP="00000000" w:rsidRDefault="00000000" w:rsidRPr="00000000" w14:paraId="00000004">
          <w:pPr>
            <w:ind w:hanging="360"/>
            <w:rPr/>
            <w:pPrChange w:author="Iman Mohamed Atef Helal" w:id="0" w:date="2023-10-25T19:48:00Z">
              <w:pPr>
                <w:pStyle w:val="Heading1"/>
                <w:widowControl w:val="0"/>
                <w:spacing w:after="360" w:before="1440" w:lineRule="auto"/>
                <w:ind w:right="0" w:hanging="360"/>
              </w:pPr>
            </w:pPrChange>
          </w:pPr>
          <w:r w:rsidDel="00000000" w:rsidR="00000000" w:rsidRPr="00000000">
            <w:rPr>
              <w:rtl w:val="0"/>
            </w:rPr>
          </w:r>
        </w:p>
      </w:sdtContent>
    </w:sdt>
    <w:p w:rsidR="00000000" w:rsidDel="00000000" w:rsidP="00000000" w:rsidRDefault="00000000" w:rsidRPr="00000000" w14:paraId="00000005">
      <w:pPr>
        <w:pStyle w:val="Heading1"/>
        <w:widowControl w:val="0"/>
        <w:spacing w:after="360" w:before="480" w:lineRule="auto"/>
        <w:ind w:right="0" w:hanging="360"/>
        <w:rPr>
          <w:rFonts w:ascii="Times New Roman" w:cs="Times New Roman" w:eastAsia="Times New Roman" w:hAnsi="Times New Roman"/>
          <w:color w:val="000000"/>
        </w:r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IMPROVED LEARNING MANAGEMENT SYSTEM</w:t>
      </w:r>
    </w:p>
    <w:p w:rsidR="00000000" w:rsidDel="00000000" w:rsidP="00000000" w:rsidRDefault="00000000" w:rsidRPr="00000000" w14:paraId="00000006">
      <w:pPr>
        <w:widowControl w:val="0"/>
        <w:spacing w:after="0" w:line="240" w:lineRule="auto"/>
        <w:ind w:right="0" w:hanging="360"/>
        <w:jc w:val="center"/>
        <w:rPr>
          <w:sz w:val="34"/>
          <w:szCs w:val="34"/>
        </w:rPr>
      </w:pPr>
      <w:r w:rsidDel="00000000" w:rsidR="00000000" w:rsidRPr="00000000">
        <w:rPr>
          <w:sz w:val="34"/>
          <w:szCs w:val="34"/>
          <w:rtl w:val="0"/>
        </w:rPr>
        <w:t xml:space="preserve">Graduation Project</w:t>
      </w:r>
    </w:p>
    <w:p w:rsidR="00000000" w:rsidDel="00000000" w:rsidP="00000000" w:rsidRDefault="00000000" w:rsidRPr="00000000" w14:paraId="00000007">
      <w:pPr>
        <w:widowControl w:val="0"/>
        <w:spacing w:after="0" w:line="240" w:lineRule="auto"/>
        <w:ind w:right="0" w:hanging="360"/>
        <w:jc w:val="left"/>
        <w:rPr>
          <w:sz w:val="34"/>
          <w:szCs w:val="34"/>
        </w:rPr>
      </w:pPr>
      <w:r w:rsidDel="00000000" w:rsidR="00000000" w:rsidRPr="00000000">
        <w:rPr>
          <w:rtl w:val="0"/>
        </w:rPr>
      </w:r>
    </w:p>
    <w:p w:rsidR="00000000" w:rsidDel="00000000" w:rsidP="00000000" w:rsidRDefault="00000000" w:rsidRPr="00000000" w14:paraId="00000008">
      <w:pPr>
        <w:widowControl w:val="0"/>
        <w:spacing w:after="0" w:line="240" w:lineRule="auto"/>
        <w:ind w:right="0" w:hanging="360"/>
        <w:jc w:val="left"/>
        <w:rPr>
          <w:sz w:val="34"/>
          <w:szCs w:val="34"/>
        </w:rPr>
      </w:pPr>
      <w:r w:rsidDel="00000000" w:rsidR="00000000" w:rsidRPr="00000000">
        <w:rPr>
          <w:rtl w:val="0"/>
        </w:rPr>
      </w:r>
    </w:p>
    <w:p w:rsidR="00000000" w:rsidDel="00000000" w:rsidP="00000000" w:rsidRDefault="00000000" w:rsidRPr="00000000" w14:paraId="00000009">
      <w:pPr>
        <w:widowControl w:val="0"/>
        <w:spacing w:after="0" w:line="240" w:lineRule="auto"/>
        <w:ind w:hanging="360"/>
        <w:jc w:val="center"/>
        <w:rPr>
          <w:i w:val="1"/>
          <w:sz w:val="28"/>
          <w:szCs w:val="28"/>
        </w:rPr>
      </w:pPr>
      <w:r w:rsidDel="00000000" w:rsidR="00000000" w:rsidRPr="00000000">
        <w:rPr>
          <w:i w:val="1"/>
          <w:sz w:val="28"/>
          <w:szCs w:val="28"/>
          <w:rtl w:val="0"/>
        </w:rPr>
        <w:t xml:space="preserve">Presented by: </w:t>
      </w:r>
    </w:p>
    <w:p w:rsidR="00000000" w:rsidDel="00000000" w:rsidP="00000000" w:rsidRDefault="00000000" w:rsidRPr="00000000" w14:paraId="0000000A">
      <w:pPr>
        <w:widowControl w:val="0"/>
        <w:tabs>
          <w:tab w:val="left" w:leader="none" w:pos="1194"/>
          <w:tab w:val="right" w:leader="none" w:pos="10017"/>
        </w:tabs>
        <w:spacing w:after="0" w:line="240" w:lineRule="auto"/>
        <w:ind w:right="0" w:hanging="360"/>
        <w:jc w:val="left"/>
        <w:rPr>
          <w:i w:val="1"/>
          <w:sz w:val="28"/>
          <w:szCs w:val="28"/>
        </w:rPr>
      </w:pPr>
      <w:r w:rsidDel="00000000" w:rsidR="00000000" w:rsidRPr="00000000">
        <w:rPr>
          <w:rtl w:val="0"/>
        </w:rPr>
      </w:r>
    </w:p>
    <w:sdt>
      <w:sdtPr>
        <w:tag w:val="goog_rdk_23"/>
      </w:sdtPr>
      <w:sdtContent>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Change w:id="4" w:author="Iman Mohamed Atef Helal" w:date="2023-10-25T19:44:00Z">
              <w:tblPr>
                <w:tblStyle w:val="Table1"/>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PrChange>
          </w:tblPr>
          <w:tblGrid>
            <w:gridCol w:w="4153"/>
            <w:gridCol w:w="4153"/>
            <w:tblGridChange w:id="0">
              <w:tblGrid>
                <w:gridCol w:w="4153"/>
                <w:gridCol w:w="4153"/>
              </w:tblGrid>
            </w:tblGridChange>
          </w:tblGrid>
          <w:sdt>
            <w:sdtPr>
              <w:tag w:val="goog_rdk_8"/>
            </w:sdtPr>
            <w:sdtContent>
              <w:tr>
                <w:trPr>
                  <w:trPrChange w:author="Iman Mohamed Atef Helal" w:id="4" w:date="2023-10-25T19:44:00Z">
                    <w:trPr>
                      <w:cantSplit w:val="0"/>
                      <w:tblHeader w:val="0"/>
                    </w:trPr>
                  </w:trPrChange>
                </w:trPr>
                <w:sdt>
                  <w:sdtPr>
                    <w:tag w:val="goog_rdk_9"/>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00B">
                        <w:pPr>
                          <w:widowControl w:val="0"/>
                          <w:tabs>
                            <w:tab w:val="left" w:leader="none" w:pos="1515"/>
                            <w:tab w:val="right" w:leader="none" w:pos="10017"/>
                          </w:tabs>
                          <w:spacing w:after="0" w:line="240" w:lineRule="auto"/>
                          <w:ind w:left="165" w:right="0" w:firstLine="0"/>
                          <w:jc w:val="left"/>
                          <w:rPr>
                            <w:i w:val="1"/>
                            <w:sz w:val="28"/>
                            <w:szCs w:val="28"/>
                          </w:rPr>
                        </w:pPr>
                        <w:r w:rsidDel="00000000" w:rsidR="00000000" w:rsidRPr="00000000">
                          <w:rPr>
                            <w:i w:val="1"/>
                            <w:sz w:val="28"/>
                            <w:szCs w:val="28"/>
                            <w:rtl w:val="0"/>
                          </w:rPr>
                          <w:t xml:space="preserve">Marwan Tamer Galal   </w:t>
                        </w:r>
                      </w:p>
                    </w:tc>
                  </w:sdtContent>
                </w:sdt>
                <w:sdt>
                  <w:sdtPr>
                    <w:tag w:val="goog_rdk_10"/>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00C">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 20200508</w:t>
                        </w:r>
                      </w:p>
                    </w:tc>
                  </w:sdtContent>
                </w:sdt>
              </w:tr>
            </w:sdtContent>
          </w:sdt>
          <w:sdt>
            <w:sdtPr>
              <w:tag w:val="goog_rdk_11"/>
            </w:sdtPr>
            <w:sdtContent>
              <w:tr>
                <w:trPr>
                  <w:trPrChange w:author="Iman Mohamed Atef Helal" w:id="4" w:date="2023-10-25T19:44:00Z">
                    <w:trPr>
                      <w:cantSplit w:val="0"/>
                      <w:tblHeader w:val="0"/>
                    </w:trPr>
                  </w:trPrChange>
                </w:trPr>
                <w:sdt>
                  <w:sdtPr>
                    <w:tag w:val="goog_rdk_12"/>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00D">
                        <w:pPr>
                          <w:widowControl w:val="0"/>
                          <w:tabs>
                            <w:tab w:val="left" w:leader="none" w:pos="1194"/>
                            <w:tab w:val="right" w:leader="none" w:pos="10017"/>
                          </w:tabs>
                          <w:spacing w:after="0" w:line="240" w:lineRule="auto"/>
                          <w:ind w:left="165" w:right="0" w:firstLine="0"/>
                          <w:jc w:val="left"/>
                          <w:rPr>
                            <w:i w:val="1"/>
                            <w:sz w:val="28"/>
                            <w:szCs w:val="28"/>
                          </w:rPr>
                        </w:pPr>
                        <w:r w:rsidDel="00000000" w:rsidR="00000000" w:rsidRPr="00000000">
                          <w:rPr>
                            <w:i w:val="1"/>
                            <w:sz w:val="28"/>
                            <w:szCs w:val="28"/>
                            <w:rtl w:val="0"/>
                          </w:rPr>
                          <w:t xml:space="preserve">Abdelrahman Mohamed Ahmed   </w:t>
                        </w:r>
                      </w:p>
                    </w:tc>
                  </w:sdtContent>
                </w:sdt>
                <w:sdt>
                  <w:sdtPr>
                    <w:tag w:val="goog_rdk_13"/>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00E">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20200318</w:t>
                        </w:r>
                      </w:p>
                    </w:tc>
                  </w:sdtContent>
                </w:sdt>
              </w:tr>
            </w:sdtContent>
          </w:sdt>
          <w:sdt>
            <w:sdtPr>
              <w:tag w:val="goog_rdk_14"/>
            </w:sdtPr>
            <w:sdtContent>
              <w:tr>
                <w:trPr>
                  <w:trPrChange w:author="Iman Mohamed Atef Helal" w:id="4" w:date="2023-10-25T19:44:00Z">
                    <w:trPr>
                      <w:cantSplit w:val="0"/>
                      <w:tblHeader w:val="0"/>
                    </w:trPr>
                  </w:trPrChange>
                </w:trPr>
                <w:sdt>
                  <w:sdtPr>
                    <w:tag w:val="goog_rdk_15"/>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00F">
                        <w:pPr>
                          <w:widowControl w:val="0"/>
                          <w:tabs>
                            <w:tab w:val="left" w:leader="none" w:pos="1194"/>
                            <w:tab w:val="right" w:leader="none" w:pos="10017"/>
                          </w:tabs>
                          <w:spacing w:after="0" w:line="240" w:lineRule="auto"/>
                          <w:ind w:left="165" w:right="0" w:firstLine="0"/>
                          <w:jc w:val="left"/>
                          <w:rPr>
                            <w:i w:val="1"/>
                            <w:sz w:val="28"/>
                            <w:szCs w:val="28"/>
                          </w:rPr>
                        </w:pPr>
                        <w:r w:rsidDel="00000000" w:rsidR="00000000" w:rsidRPr="00000000">
                          <w:rPr>
                            <w:i w:val="1"/>
                            <w:sz w:val="28"/>
                            <w:szCs w:val="28"/>
                            <w:rtl w:val="0"/>
                          </w:rPr>
                          <w:t xml:space="preserve">Ahmed Mohammed Fayek </w:t>
                        </w:r>
                      </w:p>
                    </w:tc>
                  </w:sdtContent>
                </w:sdt>
                <w:sdt>
                  <w:sdtPr>
                    <w:tag w:val="goog_rdk_16"/>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010">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20200043</w:t>
                        </w:r>
                      </w:p>
                    </w:tc>
                  </w:sdtContent>
                </w:sdt>
              </w:tr>
            </w:sdtContent>
          </w:sdt>
          <w:sdt>
            <w:sdtPr>
              <w:tag w:val="goog_rdk_17"/>
            </w:sdtPr>
            <w:sdtContent>
              <w:tr>
                <w:trPr>
                  <w:trPrChange w:author="Iman Mohamed Atef Helal" w:id="4" w:date="2023-10-25T19:44:00Z">
                    <w:trPr>
                      <w:cantSplit w:val="0"/>
                      <w:tblHeader w:val="0"/>
                    </w:trPr>
                  </w:trPrChange>
                </w:trPr>
                <w:sdt>
                  <w:sdtPr>
                    <w:tag w:val="goog_rdk_18"/>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011">
                        <w:pPr>
                          <w:widowControl w:val="0"/>
                          <w:tabs>
                            <w:tab w:val="left" w:leader="none" w:pos="1194"/>
                            <w:tab w:val="right" w:leader="none" w:pos="10017"/>
                          </w:tabs>
                          <w:spacing w:after="0" w:line="240" w:lineRule="auto"/>
                          <w:ind w:left="165" w:right="0" w:firstLine="0"/>
                          <w:jc w:val="left"/>
                          <w:rPr>
                            <w:i w:val="1"/>
                            <w:sz w:val="28"/>
                            <w:szCs w:val="28"/>
                          </w:rPr>
                        </w:pPr>
                        <w:r w:rsidDel="00000000" w:rsidR="00000000" w:rsidRPr="00000000">
                          <w:rPr>
                            <w:i w:val="1"/>
                            <w:sz w:val="28"/>
                            <w:szCs w:val="28"/>
                            <w:rtl w:val="0"/>
                          </w:rPr>
                          <w:t xml:space="preserve">David Nael Nady  </w:t>
                        </w:r>
                      </w:p>
                    </w:tc>
                  </w:sdtContent>
                </w:sdt>
                <w:sdt>
                  <w:sdtPr>
                    <w:tag w:val="goog_rdk_19"/>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012">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20200172</w:t>
                        </w:r>
                      </w:p>
                    </w:tc>
                  </w:sdtContent>
                </w:sdt>
              </w:tr>
            </w:sdtContent>
          </w:sdt>
          <w:sdt>
            <w:sdtPr>
              <w:tag w:val="goog_rdk_20"/>
            </w:sdtPr>
            <w:sdtContent>
              <w:tr>
                <w:trPr>
                  <w:trPrChange w:author="Iman Mohamed Atef Helal" w:id="4" w:date="2023-10-25T19:44:00Z">
                    <w:trPr>
                      <w:cantSplit w:val="0"/>
                      <w:tblHeader w:val="0"/>
                    </w:trPr>
                  </w:trPrChange>
                </w:trPr>
                <w:sdt>
                  <w:sdtPr>
                    <w:tag w:val="goog_rdk_21"/>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013">
                        <w:pPr>
                          <w:widowControl w:val="0"/>
                          <w:tabs>
                            <w:tab w:val="left" w:leader="none" w:pos="1194"/>
                            <w:tab w:val="right" w:leader="none" w:pos="10017"/>
                          </w:tabs>
                          <w:spacing w:after="0" w:line="240" w:lineRule="auto"/>
                          <w:ind w:left="165" w:right="0" w:firstLine="0"/>
                          <w:jc w:val="left"/>
                          <w:rPr>
                            <w:i w:val="1"/>
                            <w:sz w:val="28"/>
                            <w:szCs w:val="28"/>
                          </w:rPr>
                        </w:pPr>
                        <w:r w:rsidDel="00000000" w:rsidR="00000000" w:rsidRPr="00000000">
                          <w:rPr>
                            <w:i w:val="1"/>
                            <w:sz w:val="28"/>
                            <w:szCs w:val="28"/>
                            <w:rtl w:val="0"/>
                          </w:rPr>
                          <w:t xml:space="preserve">Mohamed Mahmoud Mohamed </w:t>
                        </w:r>
                      </w:p>
                    </w:tc>
                  </w:sdtContent>
                </w:sdt>
                <w:sdt>
                  <w:sdtPr>
                    <w:tag w:val="goog_rdk_22"/>
                  </w:sdtPr>
                  <w:sdtContent>
                    <w:tc>
                      <w:tcPr>
                        <w:tcPrChange w:author="Iman Mohamed Atef Helal" w:id="4" w:date="2023-10-25T19:44:00Z">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014">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20200474</w:t>
                        </w:r>
                      </w:p>
                    </w:tc>
                  </w:sdtContent>
                </w:sdt>
              </w:tr>
            </w:sdtContent>
          </w:sdt>
        </w:tbl>
      </w:sdtContent>
    </w:sdt>
    <w:p w:rsidR="00000000" w:rsidDel="00000000" w:rsidP="00000000" w:rsidRDefault="00000000" w:rsidRPr="00000000" w14:paraId="00000015">
      <w:pPr>
        <w:widowControl w:val="0"/>
        <w:spacing w:after="0" w:line="240" w:lineRule="auto"/>
        <w:ind w:hanging="360"/>
        <w:jc w:val="center"/>
        <w:rPr>
          <w:sz w:val="28"/>
          <w:szCs w:val="28"/>
        </w:rPr>
      </w:pPr>
      <w:r w:rsidDel="00000000" w:rsidR="00000000" w:rsidRPr="00000000">
        <w:rPr>
          <w:rtl w:val="0"/>
        </w:rPr>
      </w:r>
    </w:p>
    <w:p w:rsidR="00000000" w:rsidDel="00000000" w:rsidP="00000000" w:rsidRDefault="00000000" w:rsidRPr="00000000" w14:paraId="00000016">
      <w:pPr>
        <w:widowControl w:val="0"/>
        <w:spacing w:after="200" w:before="480" w:line="240" w:lineRule="auto"/>
        <w:ind w:hanging="360"/>
        <w:jc w:val="center"/>
        <w:rPr>
          <w:i w:val="1"/>
          <w:sz w:val="28"/>
          <w:szCs w:val="28"/>
        </w:rPr>
      </w:pPr>
      <w:r w:rsidDel="00000000" w:rsidR="00000000" w:rsidRPr="00000000">
        <w:rPr>
          <w:i w:val="1"/>
          <w:sz w:val="28"/>
          <w:szCs w:val="28"/>
          <w:rtl w:val="0"/>
        </w:rPr>
        <w:t xml:space="preserve">Under the supervision of</w:t>
      </w:r>
    </w:p>
    <w:p w:rsidR="00000000" w:rsidDel="00000000" w:rsidP="00000000" w:rsidRDefault="00000000" w:rsidRPr="00000000" w14:paraId="00000017">
      <w:pPr>
        <w:widowControl w:val="0"/>
        <w:spacing w:line="240" w:lineRule="auto"/>
        <w:ind w:hanging="360"/>
        <w:jc w:val="center"/>
        <w:rPr>
          <w:i w:val="1"/>
          <w:sz w:val="28"/>
          <w:szCs w:val="28"/>
        </w:rPr>
      </w:pPr>
      <w:r w:rsidDel="00000000" w:rsidR="00000000" w:rsidRPr="00000000">
        <w:rPr>
          <w:i w:val="1"/>
          <w:sz w:val="28"/>
          <w:szCs w:val="28"/>
          <w:rtl w:val="0"/>
        </w:rPr>
        <w:t xml:space="preserve">Assoc. Prof. Iman Helal</w:t>
      </w:r>
    </w:p>
    <w:p w:rsidR="00000000" w:rsidDel="00000000" w:rsidP="00000000" w:rsidRDefault="00000000" w:rsidRPr="00000000" w14:paraId="00000018">
      <w:pPr>
        <w:pStyle w:val="Heading1"/>
        <w:ind w:hanging="360"/>
        <w:jc w:val="left"/>
        <w:rPr>
          <w:rFonts w:ascii="Times New Roman" w:cs="Times New Roman" w:eastAsia="Times New Roman" w:hAnsi="Times New Roman"/>
        </w:rPr>
      </w:pPr>
      <w:bookmarkStart w:colFirst="0" w:colLast="0" w:name="_heading=h.1fob9te" w:id="2"/>
      <w:bookmarkEnd w:id="2"/>
      <w:r w:rsidDel="00000000" w:rsidR="00000000" w:rsidRPr="00000000">
        <w:br w:type="page"/>
      </w:r>
      <w:r w:rsidDel="00000000" w:rsidR="00000000" w:rsidRPr="00000000">
        <w:rPr>
          <w:rtl w:val="0"/>
        </w:rPr>
      </w:r>
    </w:p>
    <w:sdt>
      <w:sdtPr>
        <w:tag w:val="goog_rdk_24"/>
      </w:sdtPr>
      <w:sdtContent>
        <w:p w:rsidR="00000000" w:rsidDel="00000000" w:rsidP="00000000" w:rsidRDefault="00000000" w:rsidRPr="00000000" w14:paraId="00000019">
          <w:pPr>
            <w:pStyle w:val="Heading1"/>
            <w:ind w:left="0" w:firstLine="0"/>
            <w:rPr>
              <w:shd w:fill="auto" w:val="clear"/>
              <w:rPrChange w:author="Iman Mohamed Atef Helal" w:id="5" w:date="2023-10-25T19:47:00Z">
                <w:rPr>
                  <w:rFonts w:ascii="Times New Roman" w:cs="Times New Roman" w:eastAsia="Times New Roman" w:hAnsi="Times New Roman"/>
                </w:rPr>
              </w:rPrChange>
            </w:rPr>
            <w:pPrChange w:author="Iman Mohamed Atef Helal" w:id="0" w:date="2023-10-25T19:47:00Z">
              <w:pPr>
                <w:pStyle w:val="Heading1"/>
                <w:ind w:hanging="360"/>
              </w:pPr>
            </w:pPrChange>
          </w:pPr>
          <w:bookmarkStart w:colFirst="0" w:colLast="0" w:name="_heading=h.3znysh7" w:id="3"/>
          <w:bookmarkEnd w:id="3"/>
          <w:r w:rsidDel="00000000" w:rsidR="00000000" w:rsidRPr="00000000">
            <w:rPr>
              <w:rFonts w:ascii="Times New Roman" w:cs="Times New Roman" w:eastAsia="Times New Roman" w:hAnsi="Times New Roman"/>
              <w:rtl w:val="0"/>
            </w:rPr>
            <w:t xml:space="preserve">Abstract </w:t>
          </w:r>
        </w:p>
      </w:sdtContent>
    </w:sdt>
    <w:sdt>
      <w:sdtPr>
        <w:tag w:val="goog_rdk_25"/>
      </w:sdtPr>
      <w:sdtContent>
        <w:p w:rsidR="00000000" w:rsidDel="00000000" w:rsidP="00000000" w:rsidRDefault="00000000" w:rsidRPr="00000000" w14:paraId="0000001A">
          <w:pPr>
            <w:ind w:hanging="360"/>
            <w:rPr/>
            <w:pPrChange w:author="Iman Mohamed Atef Helal" w:id="0" w:date="2023-10-25T19:49:00Z">
              <w:pPr>
                <w:pStyle w:val="Heading1"/>
                <w:ind w:hanging="360"/>
              </w:pPr>
            </w:pPrChange>
          </w:pPr>
          <w:bookmarkStart w:colFirst="0" w:colLast="0" w:name="_heading=h.2et92p0" w:id="4"/>
          <w:bookmarkEnd w:id="4"/>
          <w:r w:rsidDel="00000000" w:rsidR="00000000" w:rsidRPr="00000000">
            <w:rPr>
              <w:rtl w:val="0"/>
            </w:rPr>
          </w:r>
        </w:p>
      </w:sdtContent>
    </w:sdt>
    <w:sdt>
      <w:sdtPr>
        <w:tag w:val="goog_rdk_27"/>
      </w:sdtPr>
      <w:sdtContent>
        <w:p w:rsidR="00000000" w:rsidDel="00000000" w:rsidP="00000000" w:rsidRDefault="00000000" w:rsidRPr="00000000" w14:paraId="0000001B">
          <w:pPr>
            <w:ind w:left="0" w:right="302" w:firstLine="288"/>
            <w:rPr>
              <w:ins w:author="Iman Mohamed Atef Helal" w:id="7" w:date="2023-10-31T19:14:00Z"/>
            </w:rPr>
          </w:pPr>
          <w:r w:rsidDel="00000000" w:rsidR="00000000" w:rsidRPr="00000000">
            <w:rPr>
              <w:rtl w:val="0"/>
            </w:rPr>
            <w:t xml:space="preserve"> </w:t>
          </w:r>
          <w:sdt>
            <w:sdtPr>
              <w:tag w:val="goog_rdk_26"/>
            </w:sdtPr>
            <w:sdtContent>
              <w:ins w:author="Iman Mohamed Atef Helal" w:id="7" w:date="2023-10-31T19:14:00Z">
                <w:r w:rsidDel="00000000" w:rsidR="00000000" w:rsidRPr="00000000">
                  <w:rPr>
                    <w:rtl w:val="0"/>
                  </w:rPr>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are able to gain analytical insights for informed decision-making.</w:t>
                </w:r>
              </w:ins>
            </w:sdtContent>
          </w:sdt>
        </w:p>
      </w:sdtContent>
    </w:sdt>
    <w:sdt>
      <w:sdtPr>
        <w:tag w:val="goog_rdk_29"/>
      </w:sdtPr>
      <w:sdtContent>
        <w:p w:rsidR="00000000" w:rsidDel="00000000" w:rsidP="00000000" w:rsidRDefault="00000000" w:rsidRPr="00000000" w14:paraId="0000001C">
          <w:pPr>
            <w:ind w:left="0" w:right="302" w:firstLine="288"/>
            <w:rPr>
              <w:ins w:author="Iman Mohamed Atef Helal" w:id="7" w:date="2023-10-31T19:14:00Z"/>
            </w:rPr>
          </w:pPr>
          <w:sdt>
            <w:sdtPr>
              <w:tag w:val="goog_rdk_28"/>
            </w:sdtPr>
            <w:sdtContent>
              <w:ins w:author="Iman Mohamed Atef Helal" w:id="7" w:date="2023-10-31T19:14:00Z">
                <w:r w:rsidDel="00000000" w:rsidR="00000000" w:rsidRPr="00000000">
                  <w:rPr>
                    <w:rtl w:val="0"/>
                  </w:rPr>
                  <w:t xml:space="preserve">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ins>
            </w:sdtContent>
          </w:sdt>
        </w:p>
      </w:sdtContent>
    </w:sdt>
    <w:sdt>
      <w:sdtPr>
        <w:tag w:val="goog_rdk_32"/>
      </w:sdtPr>
      <w:sdtContent>
        <w:p w:rsidR="00000000" w:rsidDel="00000000" w:rsidP="00000000" w:rsidRDefault="00000000" w:rsidRPr="00000000" w14:paraId="0000001D">
          <w:pPr>
            <w:ind w:left="0" w:right="302" w:firstLine="288"/>
            <w:rPr>
              <w:ins w:author="Iman Mohamed Atef Helal" w:id="7" w:date="2023-10-31T19:14:00Z"/>
            </w:rPr>
          </w:pPr>
          <w:sdt>
            <w:sdtPr>
              <w:tag w:val="goog_rdk_30"/>
            </w:sdtPr>
            <w:sdtContent>
              <w:ins w:author="Iman Mohamed Atef Helal" w:id="7" w:date="2023-10-31T19:14:00Z"/>
              <w:sdt>
                <w:sdtPr>
                  <w:tag w:val="goog_rdk_31"/>
                </w:sdtPr>
                <w:sdtContent>
                  <w:commentRangeStart w:id="0"/>
                </w:sdtContent>
              </w:sdt>
              <w:ins w:author="Iman Mohamed Atef Helal" w:id="7" w:date="2023-10-31T19:14:00Z">
                <w:r w:rsidDel="00000000" w:rsidR="00000000" w:rsidRPr="00000000">
                  <w:rPr>
                    <w:rtl w:val="0"/>
                  </w:rPr>
                  <w:t xml:space="preserve">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commentRangeEnd w:id="0"/>
                <w:r w:rsidDel="00000000" w:rsidR="00000000" w:rsidRPr="00000000">
                  <w:commentReference w:id="0"/>
                </w:r>
                <w:r w:rsidDel="00000000" w:rsidR="00000000" w:rsidRPr="00000000">
                  <w:rPr>
                    <w:rtl w:val="0"/>
                  </w:rPr>
                </w:r>
              </w:ins>
            </w:sdtContent>
          </w:sdt>
        </w:p>
      </w:sdtContent>
    </w:sdt>
    <w:sdt>
      <w:sdtPr>
        <w:tag w:val="goog_rdk_35"/>
      </w:sdtPr>
      <w:sdtContent>
        <w:p w:rsidR="00000000" w:rsidDel="00000000" w:rsidP="00000000" w:rsidRDefault="00000000" w:rsidRPr="00000000" w14:paraId="0000001E">
          <w:pPr>
            <w:ind w:left="0" w:firstLine="0"/>
            <w:rPr>
              <w:del w:author="Iman Mohamed Atef Helal" w:id="7" w:date="2023-10-31T19:14:00Z"/>
            </w:rPr>
            <w:pPrChange w:author="Iman Mohamed Atef Helal" w:id="0" w:date="2023-10-25T19:47:00Z">
              <w:pPr>
                <w:ind w:hanging="360"/>
              </w:pPr>
            </w:pPrChange>
          </w:pPr>
          <w:sdt>
            <w:sdtPr>
              <w:tag w:val="goog_rdk_34"/>
            </w:sdtPr>
            <w:sdtContent>
              <w:del w:author="Iman Mohamed Atef Helal" w:id="7" w:date="2023-10-31T19:14:00Z">
                <w:r w:rsidDel="00000000" w:rsidR="00000000" w:rsidRPr="00000000">
                  <w:rPr>
                    <w:rtl w:val="0"/>
                  </w:rPr>
                  <w:delText xml:space="preserve">In response to the growing need for better Learning Management System (LMS) platforms, we're embarking on a project with a simple mission: to create a user-friendly, highly customizable e-learning platform that benefits students, educators, and administrators alike. </w:delText>
                </w:r>
              </w:del>
            </w:sdtContent>
          </w:sdt>
        </w:p>
      </w:sdtContent>
    </w:sdt>
    <w:sdt>
      <w:sdtPr>
        <w:tag w:val="goog_rdk_37"/>
      </w:sdtPr>
      <w:sdtContent>
        <w:p w:rsidR="00000000" w:rsidDel="00000000" w:rsidP="00000000" w:rsidRDefault="00000000" w:rsidRPr="00000000" w14:paraId="0000001F">
          <w:pPr>
            <w:ind w:left="0" w:firstLine="0"/>
            <w:rPr>
              <w:del w:author="Iman Mohamed Atef Helal" w:id="7" w:date="2023-10-31T19:14:00Z"/>
            </w:rPr>
            <w:pPrChange w:author="Iman Mohamed Atef Helal" w:id="0" w:date="2023-10-25T19:47:00Z">
              <w:pPr>
                <w:ind w:hanging="360"/>
              </w:pPr>
            </w:pPrChange>
          </w:pPr>
          <w:sdt>
            <w:sdtPr>
              <w:tag w:val="goog_rdk_36"/>
            </w:sdtPr>
            <w:sdtContent>
              <w:del w:author="Iman Mohamed Atef Helal" w:id="7" w:date="2023-10-31T19:14:00Z">
                <w:r w:rsidDel="00000000" w:rsidR="00000000" w:rsidRPr="00000000">
                  <w:rPr>
                    <w:rtl w:val="0"/>
                  </w:rPr>
                  <w:delText xml:space="preserve">For students, it will serve as a one-stop repository for all their study materials and tools, designed to make their learning journey as smooth as possible. For educators, it will provide a seamless teaching environment, fostering communication and personalisation. Administrators will gain analytical insights for informed decision-making.</w:delText>
                </w:r>
              </w:del>
            </w:sdtContent>
          </w:sdt>
        </w:p>
      </w:sdtContent>
    </w:sdt>
    <w:sdt>
      <w:sdtPr>
        <w:tag w:val="goog_rdk_39"/>
      </w:sdtPr>
      <w:sdtContent>
        <w:p w:rsidR="00000000" w:rsidDel="00000000" w:rsidP="00000000" w:rsidRDefault="00000000" w:rsidRPr="00000000" w14:paraId="00000020">
          <w:pPr>
            <w:ind w:left="0" w:firstLine="0"/>
            <w:rPr>
              <w:del w:author="Iman Mohamed Atef Helal" w:id="7" w:date="2023-10-31T19:14:00Z"/>
            </w:rPr>
            <w:pPrChange w:author="Iman Mohamed Atef Helal" w:id="0" w:date="2023-10-25T19:47:00Z">
              <w:pPr>
                <w:ind w:hanging="360"/>
              </w:pPr>
            </w:pPrChange>
          </w:pPr>
          <w:sdt>
            <w:sdtPr>
              <w:tag w:val="goog_rdk_38"/>
            </w:sdtPr>
            <w:sdtContent>
              <w:del w:author="Iman Mohamed Atef Helal" w:id="7" w:date="2023-10-31T19:14:00Z">
                <w:r w:rsidDel="00000000" w:rsidR="00000000" w:rsidRPr="00000000">
                  <w:rPr>
                    <w:rtl w:val="0"/>
                  </w:rPr>
                  <w:delText xml:space="preserve">Our project's scope covers core areas, ensuring accessibility and usability for students, efficient course management for teachers, and streamlined data retrieval for administrators. We won't be venturing into more complex features like AI assistance or video conferencing due to resource constraints.</w:delText>
                </w:r>
              </w:del>
            </w:sdtContent>
          </w:sdt>
        </w:p>
      </w:sdtContent>
    </w:sdt>
    <w:sdt>
      <w:sdtPr>
        <w:tag w:val="goog_rdk_41"/>
      </w:sdtPr>
      <w:sdtContent>
        <w:p w:rsidR="00000000" w:rsidDel="00000000" w:rsidP="00000000" w:rsidRDefault="00000000" w:rsidRPr="00000000" w14:paraId="00000021">
          <w:pPr>
            <w:ind w:left="0" w:firstLine="0"/>
            <w:rPr>
              <w:del w:author="Iman Mohamed Atef Helal" w:id="7" w:date="2023-10-31T19:14:00Z"/>
            </w:rPr>
            <w:pPrChange w:author="Iman Mohamed Atef Helal" w:id="0" w:date="2023-10-25T19:47:00Z">
              <w:pPr>
                <w:ind w:hanging="360"/>
              </w:pPr>
            </w:pPrChange>
          </w:pPr>
          <w:sdt>
            <w:sdtPr>
              <w:tag w:val="goog_rdk_40"/>
            </w:sdtPr>
            <w:sdtContent>
              <w:del w:author="Iman Mohamed Atef Helal" w:id="7" w:date="2023-10-31T19:14:00Z">
                <w:r w:rsidDel="00000000" w:rsidR="00000000" w:rsidRPr="00000000">
                  <w:rPr>
                    <w:rtl w:val="0"/>
                  </w:rPr>
                  <w:delText xml:space="preserve">We're adopting an agile approach, allowing us to adapt. We value collaboration and continuous improvement, bringing us closer to our goal.</w:delText>
                </w:r>
              </w:del>
            </w:sdtContent>
          </w:sdt>
        </w:p>
      </w:sdtContent>
    </w:sdt>
    <w:sdt>
      <w:sdtPr>
        <w:tag w:val="goog_rdk_43"/>
      </w:sdtPr>
      <w:sdtContent>
        <w:p w:rsidR="00000000" w:rsidDel="00000000" w:rsidP="00000000" w:rsidRDefault="00000000" w:rsidRPr="00000000" w14:paraId="00000022">
          <w:pPr>
            <w:ind w:left="0" w:firstLine="0"/>
            <w:rPr>
              <w:del w:author="Iman Mohamed Atef Helal" w:id="7" w:date="2023-10-31T19:14:00Z"/>
            </w:rPr>
            <w:pPrChange w:author="Iman Mohamed Atef Helal" w:id="0" w:date="2023-10-25T19:47:00Z">
              <w:pPr>
                <w:ind w:hanging="360"/>
              </w:pPr>
            </w:pPrChange>
          </w:pPr>
          <w:sdt>
            <w:sdtPr>
              <w:tag w:val="goog_rdk_42"/>
            </w:sdtPr>
            <w:sdtContent>
              <w:del w:author="Iman Mohamed Atef Helal" w:id="7" w:date="2023-10-31T19:14:00Z">
                <w:r w:rsidDel="00000000" w:rsidR="00000000" w:rsidRPr="00000000">
                  <w:rPr>
                    <w:rtl w:val="0"/>
                  </w:rPr>
                  <w:delText xml:space="preserve">This report includes chapters on market analysis, project details, system design, testing, results, and future possibilities. You can also find additional reports in the appendices for a deeper dive into our project journey.</w:delText>
                </w:r>
              </w:del>
            </w:sdtContent>
          </w:sdt>
        </w:p>
      </w:sdtContent>
    </w:sdt>
    <w:sdt>
      <w:sdtPr>
        <w:tag w:val="goog_rdk_44"/>
      </w:sdtPr>
      <w:sdtContent>
        <w:p w:rsidR="00000000" w:rsidDel="00000000" w:rsidP="00000000" w:rsidRDefault="00000000" w:rsidRPr="00000000" w14:paraId="00000023">
          <w:pPr>
            <w:ind w:left="0" w:firstLine="0"/>
            <w:rPr/>
            <w:pPrChange w:author="Iman Mohamed Atef Helal" w:id="0" w:date="2023-10-31T19:14:00Z">
              <w:pPr>
                <w:ind w:hanging="360"/>
              </w:pPr>
            </w:pPrChange>
          </w:pPr>
          <w:r w:rsidDel="00000000" w:rsidR="00000000" w:rsidRPr="00000000">
            <w:rPr>
              <w:rtl w:val="0"/>
            </w:rPr>
          </w:r>
        </w:p>
      </w:sdtContent>
    </w:sdt>
    <w:sdt>
      <w:sdtPr>
        <w:tag w:val="goog_rdk_46"/>
      </w:sdtPr>
      <w:sdtContent>
        <w:p w:rsidR="00000000" w:rsidDel="00000000" w:rsidP="00000000" w:rsidRDefault="00000000" w:rsidRPr="00000000" w14:paraId="00000024">
          <w:pPr>
            <w:ind w:left="0" w:firstLine="0"/>
            <w:rPr/>
            <w:pPrChange w:author="Iman Mohamed Atef Helal" w:id="0" w:date="2023-10-25T19:47:00Z">
              <w:pPr>
                <w:ind w:hanging="360"/>
              </w:pPr>
            </w:pPrChange>
          </w:pPr>
          <w:sdt>
            <w:sdtPr>
              <w:tag w:val="goog_rdk_45"/>
            </w:sdtPr>
            <w:sdtContent>
              <w:r w:rsidDel="00000000" w:rsidR="00000000" w:rsidRPr="00000000">
                <w:rPr>
                  <w:b w:val="1"/>
                  <w:rtl w:val="0"/>
                  <w:rPrChange w:author="Iman Mohamed Atef Helal" w:id="14" w:date="2023-10-31T19:14:00Z">
                    <w:rPr/>
                  </w:rPrChange>
                </w:rPr>
                <w:t xml:space="preserve">Keywords</w:t>
              </w:r>
            </w:sdtContent>
          </w:sdt>
          <w:r w:rsidDel="00000000" w:rsidR="00000000" w:rsidRPr="00000000">
            <w:rPr>
              <w:rtl w:val="0"/>
            </w:rPr>
            <w:t xml:space="preserve">: Learning Management System, LMS, Course Management, XAPI.</w:t>
          </w:r>
        </w:p>
      </w:sdtContent>
    </w:sdt>
    <w:sdt>
      <w:sdtPr>
        <w:tag w:val="goog_rdk_47"/>
      </w:sdtPr>
      <w:sdtContent>
        <w:p w:rsidR="00000000" w:rsidDel="00000000" w:rsidP="00000000" w:rsidRDefault="00000000" w:rsidRPr="00000000" w14:paraId="00000025">
          <w:pPr>
            <w:ind w:hanging="360"/>
            <w:rPr/>
            <w:pPrChange w:author="Iman Mohamed Atef Helal" w:id="0" w:date="2023-10-25T19:49:00Z">
              <w:pPr>
                <w:pStyle w:val="Heading1"/>
                <w:ind w:hanging="360"/>
                <w:jc w:val="left"/>
              </w:pPr>
            </w:pPrChange>
          </w:pPr>
          <w:bookmarkStart w:colFirst="0" w:colLast="0" w:name="_heading=h.tyjcwt" w:id="5"/>
          <w:bookmarkEnd w:id="5"/>
          <w:r w:rsidDel="00000000" w:rsidR="00000000" w:rsidRPr="00000000">
            <w:rPr>
              <w:rtl w:val="0"/>
            </w:rPr>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dt>
      <w:sdtPr>
        <w:tag w:val="goog_rdk_50"/>
      </w:sdtPr>
      <w:sdtContent>
        <w:p w:rsidR="00000000" w:rsidDel="00000000" w:rsidP="00000000" w:rsidRDefault="00000000" w:rsidRPr="00000000" w14:paraId="00000032">
          <w:pPr>
            <w:ind w:hanging="360"/>
            <w:rPr>
              <w:del w:author="Iman Mohamed Atef Helal" w:id="17" w:date="2023-10-25T19:48:00Z"/>
            </w:rPr>
          </w:pPr>
          <w:sdt>
            <w:sdtPr>
              <w:tag w:val="goog_rdk_49"/>
            </w:sdtPr>
            <w:sdtContent>
              <w:del w:author="Iman Mohamed Atef Helal" w:id="17" w:date="2023-10-25T19:48:00Z">
                <w:r w:rsidDel="00000000" w:rsidR="00000000" w:rsidRPr="00000000">
                  <w:rPr>
                    <w:rtl w:val="0"/>
                  </w:rPr>
                </w:r>
              </w:del>
            </w:sdtContent>
          </w:sdt>
        </w:p>
      </w:sdtContent>
    </w:sdt>
    <w:sdt>
      <w:sdtPr>
        <w:tag w:val="goog_rdk_52"/>
      </w:sdtPr>
      <w:sdtContent>
        <w:p w:rsidR="00000000" w:rsidDel="00000000" w:rsidP="00000000" w:rsidRDefault="00000000" w:rsidRPr="00000000" w14:paraId="00000033">
          <w:pPr>
            <w:ind w:hanging="360"/>
            <w:rPr>
              <w:del w:author="Iman Mohamed Atef Helal" w:id="17" w:date="2023-10-25T19:48:00Z"/>
            </w:rPr>
          </w:pPr>
          <w:sdt>
            <w:sdtPr>
              <w:tag w:val="goog_rdk_51"/>
            </w:sdtPr>
            <w:sdtContent>
              <w:del w:author="Iman Mohamed Atef Helal" w:id="17" w:date="2023-10-25T19:48:00Z">
                <w:r w:rsidDel="00000000" w:rsidR="00000000" w:rsidRPr="00000000">
                  <w:rPr>
                    <w:rtl w:val="0"/>
                  </w:rPr>
                </w:r>
              </w:del>
            </w:sdtContent>
          </w:sdt>
        </w:p>
      </w:sdtContent>
    </w:sdt>
    <w:p w:rsidR="00000000" w:rsidDel="00000000" w:rsidP="00000000" w:rsidRDefault="00000000" w:rsidRPr="00000000" w14:paraId="00000034">
      <w:pPr>
        <w:pStyle w:val="Heading1"/>
        <w:ind w:hanging="36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Table Of Contents</w:t>
      </w:r>
    </w:p>
    <w:sdt>
      <w:sdtPr>
        <w:tag w:val="goog_rdk_55"/>
      </w:sdtPr>
      <w:sdtContent>
        <w:p w:rsidR="00000000" w:rsidDel="00000000" w:rsidP="00000000" w:rsidRDefault="00000000" w:rsidRPr="00000000" w14:paraId="00000035">
          <w:pPr>
            <w:keepNext w:val="0"/>
            <w:keepLines w:val="0"/>
            <w:pageBreakBefore w:val="0"/>
            <w:widowControl w:val="1"/>
            <w:spacing w:after="100" w:before="120" w:line="276" w:lineRule="auto"/>
            <w:ind w:left="0" w:right="301" w:firstLine="0"/>
            <w:jc w:val="both"/>
            <w:rPr>
              <w:del w:author="Iman Mohamed Atef Helal" w:id="18" w:date="2023-10-25T19:48:00Z"/>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19" w:date="2023-10-25T19:51:00Z">
                <w:rPr/>
              </w:rPrChange>
            </w:rPr>
            <w:pPrChange w:author="Iman Mohamed Atef Helal" w:id="0" w:date="2023-10-25T19:51:00Z">
              <w:pPr>
                <w:pStyle w:val="Heading1"/>
                <w:ind w:hanging="360"/>
              </w:pPr>
            </w:pPrChange>
          </w:pPr>
          <w:sdt>
            <w:sdtPr>
              <w:tag w:val="goog_rdk_54"/>
            </w:sdtPr>
            <w:sdtContent>
              <w:del w:author="Iman Mohamed Atef Helal" w:id="18" w:date="2023-10-25T19:48:00Z">
                <w:bookmarkStart w:colFirst="0" w:colLast="0" w:name="_heading=h.1t3h5sf" w:id="7"/>
                <w:bookmarkEnd w:id="7"/>
                <w:r w:rsidDel="00000000" w:rsidR="00000000" w:rsidRPr="00000000">
                  <w:rPr>
                    <w:rtl w:val="0"/>
                  </w:rPr>
                </w:r>
              </w:del>
            </w:sdtContent>
          </w:sdt>
        </w:p>
      </w:sdtContent>
    </w:sdt>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sdt>
        <w:sdtPr>
          <w:tag w:val="goog_rdk_57"/>
        </w:sdtPr>
        <w:sdtContent>
          <w:ins w:author="Iman Mohamed Atef Helal" w:id="18" w:date="2023-10-25T19:48:00Z">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ins>
        </w:sdtContent>
      </w:sdt>
      <w:r w:rsidDel="00000000" w:rsidR="00000000" w:rsidRPr="00000000">
        <w:rPr>
          <w:rtl w:val="0"/>
        </w:rPr>
      </w:r>
    </w:p>
    <w:sdt>
      <w:sdtPr>
        <w:docPartObj>
          <w:docPartGallery w:val="Table of Contents"/>
          <w:docPartUnique w:val="1"/>
        </w:docPartObj>
      </w:sdtPr>
      <w:sdtContent>
        <w:sdt>
          <w:sdtPr>
            <w:tag w:val="goog_rdk_59"/>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sdt>
                <w:sdtPr>
                  <w:tag w:val="goog_rdk_58"/>
                </w:sdtPr>
                <w:sdtContent>
                  <w:ins w:author="Iman Mohamed Atef Helal" w:id="20" w:date="2023-10-25T19:53:00Z">
                    <w:r w:rsidDel="00000000" w:rsidR="00000000" w:rsidRPr="00000000">
                      <w:fldChar w:fldCharType="begin"/>
                    </w:r>
                    <w:r w:rsidDel="00000000" w:rsidR="00000000" w:rsidRPr="00000000">
                      <w:instrText xml:space="preserve">HYPERLINK \l "_heading=h.30j0zll"</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LEARNING MANAGEMENT SYSTEM</w:t>
                      <w:tab/>
                      <w:t xml:space="preserve">1</w:t>
                    </w:r>
                    <w:r w:rsidDel="00000000" w:rsidR="00000000" w:rsidRPr="00000000">
                      <w:fldChar w:fldCharType="end"/>
                    </w:r>
                    <w:r w:rsidDel="00000000" w:rsidR="00000000" w:rsidRPr="00000000">
                      <w:rPr>
                        <w:rtl w:val="0"/>
                      </w:rPr>
                    </w:r>
                  </w:ins>
                </w:sdtContent>
              </w:sdt>
            </w:p>
          </w:sdtContent>
        </w:sdt>
        <w:sdt>
          <w:sdtPr>
            <w:tag w:val="goog_rdk_61"/>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60"/>
                </w:sdtPr>
                <w:sdtContent>
                  <w:ins w:author="Iman Mohamed Atef Helal" w:id="20" w:date="2023-10-25T19:53:00Z">
                    <w:r w:rsidDel="00000000" w:rsidR="00000000" w:rsidRPr="00000000">
                      <w:fldChar w:fldCharType="begin"/>
                    </w:r>
                    <w:r w:rsidDel="00000000" w:rsidR="00000000" w:rsidRPr="00000000">
                      <w:instrText xml:space="preserve">HYPERLINK \l "_heading=h.3znysh7"</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2</w:t>
                    </w:r>
                    <w:r w:rsidDel="00000000" w:rsidR="00000000" w:rsidRPr="00000000">
                      <w:fldChar w:fldCharType="end"/>
                    </w:r>
                    <w:r w:rsidDel="00000000" w:rsidR="00000000" w:rsidRPr="00000000">
                      <w:rPr>
                        <w:rtl w:val="0"/>
                      </w:rPr>
                    </w:r>
                  </w:ins>
                </w:sdtContent>
              </w:sdt>
            </w:p>
          </w:sdtContent>
        </w:sdt>
        <w:sdt>
          <w:sdtPr>
            <w:tag w:val="goog_rdk_63"/>
          </w:sdtPr>
          <w:sdtConten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62"/>
                </w:sdtPr>
                <w:sdtContent>
                  <w:ins w:author="Iman Mohamed Atef Helal" w:id="20" w:date="2023-10-25T19:53:00Z">
                    <w:r w:rsidDel="00000000" w:rsidR="00000000" w:rsidRPr="00000000">
                      <w:fldChar w:fldCharType="begin"/>
                    </w:r>
                    <w:r w:rsidDel="00000000" w:rsidR="00000000" w:rsidRPr="00000000">
                      <w:instrText xml:space="preserve">HYPERLINK \l "_heading=h.3dy6vkm"</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3</w:t>
                    </w:r>
                    <w:r w:rsidDel="00000000" w:rsidR="00000000" w:rsidRPr="00000000">
                      <w:fldChar w:fldCharType="end"/>
                    </w:r>
                    <w:r w:rsidDel="00000000" w:rsidR="00000000" w:rsidRPr="00000000">
                      <w:rPr>
                        <w:rtl w:val="0"/>
                      </w:rPr>
                    </w:r>
                  </w:ins>
                </w:sdtContent>
              </w:sdt>
            </w:p>
          </w:sdtContent>
        </w:sdt>
        <w:sdt>
          <w:sdtPr>
            <w:tag w:val="goog_rdk_65"/>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64"/>
                </w:sdtPr>
                <w:sdtContent>
                  <w:ins w:author="Iman Mohamed Atef Helal" w:id="20" w:date="2023-10-25T19:53:00Z">
                    <w:r w:rsidDel="00000000" w:rsidR="00000000" w:rsidRPr="00000000">
                      <w:fldChar w:fldCharType="begin"/>
                    </w:r>
                    <w:r w:rsidDel="00000000" w:rsidR="00000000" w:rsidRPr="00000000">
                      <w:instrText xml:space="preserve">HYPERLINK \l "_heading=h.4d34og8"</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5</w:t>
                    </w:r>
                    <w:r w:rsidDel="00000000" w:rsidR="00000000" w:rsidRPr="00000000">
                      <w:fldChar w:fldCharType="end"/>
                    </w:r>
                    <w:r w:rsidDel="00000000" w:rsidR="00000000" w:rsidRPr="00000000">
                      <w:rPr>
                        <w:rtl w:val="0"/>
                      </w:rPr>
                    </w:r>
                  </w:ins>
                </w:sdtContent>
              </w:sdt>
            </w:p>
          </w:sdtContent>
        </w:sdt>
        <w:sdt>
          <w:sdtPr>
            <w:tag w:val="goog_rdk_67"/>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66"/>
                </w:sdtPr>
                <w:sdtContent>
                  <w:ins w:author="Iman Mohamed Atef Helal" w:id="20" w:date="2023-10-25T19:53:00Z">
                    <w:r w:rsidDel="00000000" w:rsidR="00000000" w:rsidRPr="00000000">
                      <w:fldChar w:fldCharType="begin"/>
                    </w:r>
                    <w:r w:rsidDel="00000000" w:rsidR="00000000" w:rsidRPr="00000000">
                      <w:instrText xml:space="preserve">HYPERLINK \l "_heading=h.3rdcrjn"</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6</w:t>
                    </w:r>
                    <w:r w:rsidDel="00000000" w:rsidR="00000000" w:rsidRPr="00000000">
                      <w:fldChar w:fldCharType="end"/>
                    </w:r>
                    <w:r w:rsidDel="00000000" w:rsidR="00000000" w:rsidRPr="00000000">
                      <w:rPr>
                        <w:rtl w:val="0"/>
                      </w:rPr>
                    </w:r>
                  </w:ins>
                </w:sdtContent>
              </w:sdt>
            </w:p>
          </w:sdtContent>
        </w:sdt>
        <w:sdt>
          <w:sdtPr>
            <w:tag w:val="goog_rdk_69"/>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68"/>
                </w:sdtPr>
                <w:sdtContent>
                  <w:ins w:author="Iman Mohamed Atef Helal" w:id="20" w:date="2023-10-25T19:53:00Z">
                    <w:r w:rsidDel="00000000" w:rsidR="00000000" w:rsidRPr="00000000">
                      <w:fldChar w:fldCharType="begin"/>
                    </w:r>
                    <w:r w:rsidDel="00000000" w:rsidR="00000000" w:rsidRPr="00000000">
                      <w:instrText xml:space="preserve">HYPERLINK \l "_heading=h.35nkun2"</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Acronyms</w:t>
                      <w:tab/>
                      <w:t xml:space="preserve">7</w:t>
                    </w:r>
                    <w:r w:rsidDel="00000000" w:rsidR="00000000" w:rsidRPr="00000000">
                      <w:fldChar w:fldCharType="end"/>
                    </w:r>
                    <w:r w:rsidDel="00000000" w:rsidR="00000000" w:rsidRPr="00000000">
                      <w:rPr>
                        <w:rtl w:val="0"/>
                      </w:rPr>
                    </w:r>
                  </w:ins>
                </w:sdtContent>
              </w:sdt>
            </w:p>
          </w:sdtContent>
        </w:sdt>
        <w:sdt>
          <w:sdtPr>
            <w:tag w:val="goog_rdk_71"/>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70"/>
                </w:sdtPr>
                <w:sdtContent>
                  <w:ins w:author="Iman Mohamed Atef Helal" w:id="20" w:date="2023-10-25T19:53:00Z">
                    <w:r w:rsidDel="00000000" w:rsidR="00000000" w:rsidRPr="00000000">
                      <w:fldChar w:fldCharType="begin"/>
                    </w:r>
                    <w:r w:rsidDel="00000000" w:rsidR="00000000" w:rsidRPr="00000000">
                      <w:instrText xml:space="preserve">HYPERLINK \l "_heading=h.44sinio"</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 of the Project and its Vision.</w:t>
                      <w:tab/>
                      <w:t xml:space="preserve">8</w:t>
                    </w:r>
                    <w:r w:rsidDel="00000000" w:rsidR="00000000" w:rsidRPr="00000000">
                      <w:fldChar w:fldCharType="end"/>
                    </w:r>
                    <w:r w:rsidDel="00000000" w:rsidR="00000000" w:rsidRPr="00000000">
                      <w:rPr>
                        <w:rtl w:val="0"/>
                      </w:rPr>
                    </w:r>
                  </w:ins>
                </w:sdtContent>
              </w:sdt>
            </w:p>
          </w:sdtContent>
        </w:sdt>
        <w:sdt>
          <w:sdtPr>
            <w:tag w:val="goog_rdk_73"/>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72"/>
                </w:sdtPr>
                <w:sdtContent>
                  <w:ins w:author="Iman Mohamed Atef Helal" w:id="20" w:date="2023-10-25T19:53:00Z">
                    <w:r w:rsidDel="00000000" w:rsidR="00000000" w:rsidRPr="00000000">
                      <w:fldChar w:fldCharType="begin"/>
                    </w:r>
                    <w:r w:rsidDel="00000000" w:rsidR="00000000" w:rsidRPr="00000000">
                      <w:instrText xml:space="preserve">HYPERLINK \l "_heading=h.2jxsxqh"</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and Motivation</w:t>
                      <w:tab/>
                      <w:t xml:space="preserve">8</w:t>
                    </w:r>
                    <w:r w:rsidDel="00000000" w:rsidR="00000000" w:rsidRPr="00000000">
                      <w:fldChar w:fldCharType="end"/>
                    </w:r>
                    <w:r w:rsidDel="00000000" w:rsidR="00000000" w:rsidRPr="00000000">
                      <w:rPr>
                        <w:rtl w:val="0"/>
                      </w:rPr>
                    </w:r>
                  </w:ins>
                </w:sdtContent>
              </w:sdt>
            </w:p>
          </w:sdtContent>
        </w:sdt>
        <w:sdt>
          <w:sdtPr>
            <w:tag w:val="goog_rdk_75"/>
          </w:sdtPr>
          <w:sdtContent>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74"/>
                </w:sdtPr>
                <w:sdtContent>
                  <w:ins w:author="Iman Mohamed Atef Helal" w:id="20" w:date="2023-10-25T19:53:00Z">
                    <w:r w:rsidDel="00000000" w:rsidR="00000000" w:rsidRPr="00000000">
                      <w:fldChar w:fldCharType="begin"/>
                    </w:r>
                    <w:r w:rsidDel="00000000" w:rsidR="00000000" w:rsidRPr="00000000">
                      <w:instrText xml:space="preserve">HYPERLINK \l "_heading=h.z337ya"</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w:t>
                      <w:tab/>
                      <w:t xml:space="preserve">8</w:t>
                    </w:r>
                    <w:r w:rsidDel="00000000" w:rsidR="00000000" w:rsidRPr="00000000">
                      <w:fldChar w:fldCharType="end"/>
                    </w:r>
                    <w:r w:rsidDel="00000000" w:rsidR="00000000" w:rsidRPr="00000000">
                      <w:rPr>
                        <w:rtl w:val="0"/>
                      </w:rPr>
                    </w:r>
                  </w:ins>
                </w:sdtContent>
              </w:sdt>
            </w:p>
          </w:sdtContent>
        </w:sdt>
        <w:sdt>
          <w:sdtPr>
            <w:tag w:val="goog_rdk_77"/>
          </w:sdtPr>
          <w:sdtContent>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76"/>
                </w:sdtPr>
                <w:sdtContent>
                  <w:ins w:author="Iman Mohamed Atef Helal" w:id="20" w:date="2023-10-25T19:53:00Z">
                    <w:r w:rsidDel="00000000" w:rsidR="00000000" w:rsidRPr="00000000">
                      <w:fldChar w:fldCharType="begin"/>
                    </w:r>
                    <w:r w:rsidDel="00000000" w:rsidR="00000000" w:rsidRPr="00000000">
                      <w:instrText xml:space="preserve">HYPERLINK \l "_heading=h.3j2qqm3"</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Objectives</w:t>
                      <w:tab/>
                      <w:t xml:space="preserve">8</w:t>
                    </w:r>
                    <w:r w:rsidDel="00000000" w:rsidR="00000000" w:rsidRPr="00000000">
                      <w:fldChar w:fldCharType="end"/>
                    </w:r>
                    <w:r w:rsidDel="00000000" w:rsidR="00000000" w:rsidRPr="00000000">
                      <w:rPr>
                        <w:rtl w:val="0"/>
                      </w:rPr>
                    </w:r>
                  </w:ins>
                </w:sdtContent>
              </w:sdt>
            </w:p>
          </w:sdtContent>
        </w:sdt>
        <w:sdt>
          <w:sdtPr>
            <w:tag w:val="goog_rdk_79"/>
          </w:sdtPr>
          <w:sdtContent>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78"/>
                </w:sdtPr>
                <w:sdtContent>
                  <w:ins w:author="Iman Mohamed Atef Helal" w:id="20" w:date="2023-10-25T19:53:00Z">
                    <w:r w:rsidDel="00000000" w:rsidR="00000000" w:rsidRPr="00000000">
                      <w:fldChar w:fldCharType="begin"/>
                    </w:r>
                    <w:r w:rsidDel="00000000" w:rsidR="00000000" w:rsidRPr="00000000">
                      <w:instrText xml:space="preserve">HYPERLINK \l "_heading=h.1y810tw"</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Project Scope and Limitations</w:t>
                      <w:tab/>
                      <w:t xml:space="preserve">9</w:t>
                    </w:r>
                    <w:r w:rsidDel="00000000" w:rsidR="00000000" w:rsidRPr="00000000">
                      <w:fldChar w:fldCharType="end"/>
                    </w:r>
                    <w:r w:rsidDel="00000000" w:rsidR="00000000" w:rsidRPr="00000000">
                      <w:rPr>
                        <w:rtl w:val="0"/>
                      </w:rPr>
                    </w:r>
                  </w:ins>
                </w:sdtContent>
              </w:sdt>
            </w:p>
          </w:sdtContent>
        </w:sdt>
        <w:sdt>
          <w:sdtPr>
            <w:tag w:val="goog_rdk_81"/>
          </w:sdtPr>
          <w:sdtContent>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80"/>
                </w:sdtPr>
                <w:sdtContent>
                  <w:ins w:author="Iman Mohamed Atef Helal" w:id="20" w:date="2023-10-25T19:53:00Z">
                    <w:r w:rsidDel="00000000" w:rsidR="00000000" w:rsidRPr="00000000">
                      <w:fldChar w:fldCharType="begin"/>
                    </w:r>
                    <w:r w:rsidDel="00000000" w:rsidR="00000000" w:rsidRPr="00000000">
                      <w:instrText xml:space="preserve">HYPERLINK \l "_heading=h.4i7ojhp"</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Project Initial Timeline and Workload</w:t>
                      <w:tab/>
                      <w:t xml:space="preserve">9</w:t>
                    </w:r>
                    <w:r w:rsidDel="00000000" w:rsidR="00000000" w:rsidRPr="00000000">
                      <w:fldChar w:fldCharType="end"/>
                    </w:r>
                    <w:r w:rsidDel="00000000" w:rsidR="00000000" w:rsidRPr="00000000">
                      <w:rPr>
                        <w:rtl w:val="0"/>
                      </w:rPr>
                    </w:r>
                  </w:ins>
                </w:sdtContent>
              </w:sdt>
            </w:p>
          </w:sdtContent>
        </w:sdt>
        <w:sdt>
          <w:sdtPr>
            <w:tag w:val="goog_rdk_83"/>
          </w:sdtPr>
          <w:sdtContent>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82"/>
                </w:sdtPr>
                <w:sdtContent>
                  <w:ins w:author="Iman Mohamed Atef Helal" w:id="20" w:date="2023-10-25T19:53:00Z">
                    <w:r w:rsidDel="00000000" w:rsidR="00000000" w:rsidRPr="00000000">
                      <w:fldChar w:fldCharType="begin"/>
                    </w:r>
                    <w:r w:rsidDel="00000000" w:rsidR="00000000" w:rsidRPr="00000000">
                      <w:instrText xml:space="preserve">HYPERLINK \l "_heading=h.2xcytpi"</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Project Methodology</w:t>
                      <w:tab/>
                      <w:t xml:space="preserve">9</w:t>
                    </w:r>
                    <w:r w:rsidDel="00000000" w:rsidR="00000000" w:rsidRPr="00000000">
                      <w:fldChar w:fldCharType="end"/>
                    </w:r>
                    <w:r w:rsidDel="00000000" w:rsidR="00000000" w:rsidRPr="00000000">
                      <w:rPr>
                        <w:rtl w:val="0"/>
                      </w:rPr>
                    </w:r>
                  </w:ins>
                </w:sdtContent>
              </w:sdt>
            </w:p>
          </w:sdtContent>
        </w:sdt>
        <w:sdt>
          <w:sdtPr>
            <w:tag w:val="goog_rdk_85"/>
          </w:sdtPr>
          <w:sdtContent>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84"/>
                </w:sdtPr>
                <w:sdtContent>
                  <w:ins w:author="Iman Mohamed Atef Helal" w:id="20" w:date="2023-10-25T19:53:00Z">
                    <w:r w:rsidDel="00000000" w:rsidR="00000000" w:rsidRPr="00000000">
                      <w:fldChar w:fldCharType="begin"/>
                    </w:r>
                    <w:r w:rsidDel="00000000" w:rsidR="00000000" w:rsidRPr="00000000">
                      <w:instrText xml:space="preserve">HYPERLINK \l "_heading=h.1ci93xb"</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Project Report Outline</w:t>
                      <w:tab/>
                      <w:t xml:space="preserve">9</w:t>
                    </w:r>
                    <w:r w:rsidDel="00000000" w:rsidR="00000000" w:rsidRPr="00000000">
                      <w:fldChar w:fldCharType="end"/>
                    </w:r>
                    <w:r w:rsidDel="00000000" w:rsidR="00000000" w:rsidRPr="00000000">
                      <w:rPr>
                        <w:rtl w:val="0"/>
                      </w:rPr>
                    </w:r>
                  </w:ins>
                </w:sdtContent>
              </w:sdt>
            </w:p>
          </w:sdtContent>
        </w:sdt>
        <w:sdt>
          <w:sdtPr>
            <w:tag w:val="goog_rdk_87"/>
          </w:sdtPr>
          <w:sdtContent>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86"/>
                </w:sdtPr>
                <w:sdtContent>
                  <w:ins w:author="Iman Mohamed Atef Helal" w:id="20" w:date="2023-10-25T19:53:00Z">
                    <w:r w:rsidDel="00000000" w:rsidR="00000000" w:rsidRPr="00000000">
                      <w:fldChar w:fldCharType="begin"/>
                    </w:r>
                    <w:r w:rsidDel="00000000" w:rsidR="00000000" w:rsidRPr="00000000">
                      <w:instrText xml:space="preserve">HYPERLINK \l "_heading=h.3whwml4"</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Project Timeline</w:t>
                      <w:tab/>
                      <w:t xml:space="preserve">10</w:t>
                    </w:r>
                    <w:r w:rsidDel="00000000" w:rsidR="00000000" w:rsidRPr="00000000">
                      <w:fldChar w:fldCharType="end"/>
                    </w:r>
                    <w:r w:rsidDel="00000000" w:rsidR="00000000" w:rsidRPr="00000000">
                      <w:rPr>
                        <w:rtl w:val="0"/>
                      </w:rPr>
                    </w:r>
                  </w:ins>
                </w:sdtContent>
              </w:sdt>
            </w:p>
          </w:sdtContent>
        </w:sdt>
        <w:sdt>
          <w:sdtPr>
            <w:tag w:val="goog_rdk_89"/>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88"/>
                </w:sdtPr>
                <w:sdtContent>
                  <w:ins w:author="Iman Mohamed Atef Helal" w:id="20" w:date="2023-10-25T19:53:00Z">
                    <w:r w:rsidDel="00000000" w:rsidR="00000000" w:rsidRPr="00000000">
                      <w:fldChar w:fldCharType="begin"/>
                    </w:r>
                    <w:r w:rsidDel="00000000" w:rsidR="00000000" w:rsidRPr="00000000">
                      <w:instrText xml:space="preserve">HYPERLINK \l "_heading=h.qsh70q"</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Work Distribution</w:t>
                      <w:tab/>
                      <w:t xml:space="preserve">11</w:t>
                    </w:r>
                    <w:r w:rsidDel="00000000" w:rsidR="00000000" w:rsidRPr="00000000">
                      <w:fldChar w:fldCharType="end"/>
                    </w:r>
                    <w:r w:rsidDel="00000000" w:rsidR="00000000" w:rsidRPr="00000000">
                      <w:rPr>
                        <w:rtl w:val="0"/>
                      </w:rPr>
                    </w:r>
                  </w:ins>
                </w:sdtContent>
              </w:sdt>
            </w:p>
          </w:sdtContent>
        </w:sdt>
        <w:sdt>
          <w:sdtPr>
            <w:tag w:val="goog_rdk_91"/>
          </w:sdtPr>
          <w:sdtContent>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90"/>
                </w:sdtPr>
                <w:sdtContent>
                  <w:ins w:author="Iman Mohamed Atef Helal" w:id="20" w:date="2023-10-25T19:53:00Z">
                    <w:r w:rsidDel="00000000" w:rsidR="00000000" w:rsidRPr="00000000">
                      <w:fldChar w:fldCharType="begin"/>
                    </w:r>
                    <w:r w:rsidDel="00000000" w:rsidR="00000000" w:rsidRPr="00000000">
                      <w:instrText xml:space="preserve">HYPERLINK \l "_heading=h.1pxezwc"</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Market and Literature Survey</w:t>
                      <w:tab/>
                      <w:t xml:space="preserve">12</w:t>
                    </w:r>
                    <w:r w:rsidDel="00000000" w:rsidR="00000000" w:rsidRPr="00000000">
                      <w:fldChar w:fldCharType="end"/>
                    </w:r>
                    <w:r w:rsidDel="00000000" w:rsidR="00000000" w:rsidRPr="00000000">
                      <w:rPr>
                        <w:rtl w:val="0"/>
                      </w:rPr>
                    </w:r>
                  </w:ins>
                </w:sdtContent>
              </w:sdt>
            </w:p>
          </w:sdtContent>
        </w:sdt>
        <w:sdt>
          <w:sdtPr>
            <w:tag w:val="goog_rdk_93"/>
          </w:sdtPr>
          <w:sdtConten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92"/>
                </w:sdtPr>
                <w:sdtContent>
                  <w:ins w:author="Iman Mohamed Atef Helal" w:id="20" w:date="2023-10-25T19:53:00Z">
                    <w:r w:rsidDel="00000000" w:rsidR="00000000" w:rsidRPr="00000000">
                      <w:fldChar w:fldCharType="begin"/>
                    </w:r>
                    <w:r w:rsidDel="00000000" w:rsidR="00000000" w:rsidRPr="00000000">
                      <w:instrText xml:space="preserve">HYPERLINK \l "_heading=h.49x2ik5"</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Competitors</w:t>
                      <w:tab/>
                      <w:t xml:space="preserve">12</w:t>
                    </w:r>
                    <w:r w:rsidDel="00000000" w:rsidR="00000000" w:rsidRPr="00000000">
                      <w:fldChar w:fldCharType="end"/>
                    </w:r>
                    <w:r w:rsidDel="00000000" w:rsidR="00000000" w:rsidRPr="00000000">
                      <w:rPr>
                        <w:rtl w:val="0"/>
                      </w:rPr>
                    </w:r>
                  </w:ins>
                </w:sdtContent>
              </w:sdt>
            </w:p>
          </w:sdtContent>
        </w:sdt>
        <w:sdt>
          <w:sdtPr>
            <w:tag w:val="goog_rdk_95"/>
          </w:sdtPr>
          <w:sdtContent>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94"/>
                </w:sdtPr>
                <w:sdtContent>
                  <w:ins w:author="Iman Mohamed Atef Helal" w:id="20" w:date="2023-10-25T19:53:00Z">
                    <w:r w:rsidDel="00000000" w:rsidR="00000000" w:rsidRPr="00000000">
                      <w:fldChar w:fldCharType="begin"/>
                    </w:r>
                    <w:r w:rsidDel="00000000" w:rsidR="00000000" w:rsidRPr="00000000">
                      <w:instrText xml:space="preserve">HYPERLINK \l "_heading=h.2p2csry"</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"_heading=h.2p2csry"</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Blackboard</w:t>
                      <w:tab/>
                      <w:t xml:space="preserve">12</w:t>
                    </w:r>
                    <w:r w:rsidDel="00000000" w:rsidR="00000000" w:rsidRPr="00000000">
                      <w:fldChar w:fldCharType="end"/>
                    </w:r>
                    <w:r w:rsidDel="00000000" w:rsidR="00000000" w:rsidRPr="00000000">
                      <w:rPr>
                        <w:rtl w:val="0"/>
                      </w:rPr>
                    </w:r>
                  </w:ins>
                </w:sdtContent>
              </w:sdt>
            </w:p>
          </w:sdtContent>
        </w:sdt>
        <w:sdt>
          <w:sdtPr>
            <w:tag w:val="goog_rdk_97"/>
          </w:sdtPr>
          <w:sdtConten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96"/>
                </w:sdtPr>
                <w:sdtContent>
                  <w:ins w:author="Iman Mohamed Atef Helal" w:id="20" w:date="2023-10-25T19:53:00Z">
                    <w:r w:rsidDel="00000000" w:rsidR="00000000" w:rsidRPr="00000000">
                      <w:fldChar w:fldCharType="begin"/>
                    </w:r>
                    <w:r w:rsidDel="00000000" w:rsidR="00000000" w:rsidRPr="00000000">
                      <w:instrText xml:space="preserve">HYPERLINK \l "_heading=h.147n2zr"</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"_heading=h.147n2zr"</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Acadox</w:t>
                      <w:tab/>
                      <w:t xml:space="preserve">12</w:t>
                    </w:r>
                    <w:r w:rsidDel="00000000" w:rsidR="00000000" w:rsidRPr="00000000">
                      <w:fldChar w:fldCharType="end"/>
                    </w:r>
                    <w:r w:rsidDel="00000000" w:rsidR="00000000" w:rsidRPr="00000000">
                      <w:rPr>
                        <w:rtl w:val="0"/>
                      </w:rPr>
                    </w:r>
                  </w:ins>
                </w:sdtContent>
              </w:sdt>
            </w:p>
          </w:sdtContent>
        </w:sdt>
        <w:sdt>
          <w:sdtPr>
            <w:tag w:val="goog_rdk_99"/>
          </w:sdtPr>
          <w:sdtConten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98"/>
                </w:sdtPr>
                <w:sdtContent>
                  <w:ins w:author="Iman Mohamed Atef Helal" w:id="20" w:date="2023-10-25T19:53:00Z">
                    <w:r w:rsidDel="00000000" w:rsidR="00000000" w:rsidRPr="00000000">
                      <w:fldChar w:fldCharType="begin"/>
                    </w:r>
                    <w:r w:rsidDel="00000000" w:rsidR="00000000" w:rsidRPr="00000000">
                      <w:instrText xml:space="preserve">HYPERLINK \l "_heading=h.3o7alnk"</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"_heading=h.3o7alnk"</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Thinqi</w:t>
                      <w:tab/>
                      <w:t xml:space="preserve">12</w:t>
                    </w:r>
                    <w:r w:rsidDel="00000000" w:rsidR="00000000" w:rsidRPr="00000000">
                      <w:fldChar w:fldCharType="end"/>
                    </w:r>
                    <w:r w:rsidDel="00000000" w:rsidR="00000000" w:rsidRPr="00000000">
                      <w:rPr>
                        <w:rtl w:val="0"/>
                      </w:rPr>
                    </w:r>
                  </w:ins>
                </w:sdtContent>
              </w:sdt>
            </w:p>
          </w:sdtContent>
        </w:sdt>
        <w:sdt>
          <w:sdtPr>
            <w:tag w:val="goog_rdk_101"/>
          </w:sdtPr>
          <w:sdtContent>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00"/>
                </w:sdtPr>
                <w:sdtContent>
                  <w:ins w:author="Iman Mohamed Atef Helal" w:id="20" w:date="2023-10-25T19:53:00Z">
                    <w:r w:rsidDel="00000000" w:rsidR="00000000" w:rsidRPr="00000000">
                      <w:fldChar w:fldCharType="begin"/>
                    </w:r>
                    <w:r w:rsidDel="00000000" w:rsidR="00000000" w:rsidRPr="00000000">
                      <w:instrText xml:space="preserve">HYPERLINK \l "_heading=h.23ckvvd"</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"_heading=h.23ckvvd"</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Classroom</w:t>
                      <w:tab/>
                      <w:t xml:space="preserve">12</w:t>
                    </w:r>
                    <w:r w:rsidDel="00000000" w:rsidR="00000000" w:rsidRPr="00000000">
                      <w:fldChar w:fldCharType="end"/>
                    </w:r>
                    <w:r w:rsidDel="00000000" w:rsidR="00000000" w:rsidRPr="00000000">
                      <w:rPr>
                        <w:rtl w:val="0"/>
                      </w:rPr>
                    </w:r>
                  </w:ins>
                </w:sdtContent>
              </w:sdt>
            </w:p>
          </w:sdtContent>
        </w:sdt>
        <w:sdt>
          <w:sdtPr>
            <w:tag w:val="goog_rdk_103"/>
          </w:sdtPr>
          <w:sdtConten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02"/>
                </w:sdtPr>
                <w:sdtContent>
                  <w:ins w:author="Iman Mohamed Atef Helal" w:id="20" w:date="2023-10-25T19:53:00Z">
                    <w:r w:rsidDel="00000000" w:rsidR="00000000" w:rsidRPr="00000000">
                      <w:fldChar w:fldCharType="begin"/>
                    </w:r>
                    <w:r w:rsidDel="00000000" w:rsidR="00000000" w:rsidRPr="00000000">
                      <w:instrText xml:space="preserve">HYPERLINK \l "_heading=h.ihv636"</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"_heading=h.ihv636"</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 Shams</w:t>
                      <w:tab/>
                      <w:t xml:space="preserve">13</w:t>
                    </w:r>
                    <w:r w:rsidDel="00000000" w:rsidR="00000000" w:rsidRPr="00000000">
                      <w:fldChar w:fldCharType="end"/>
                    </w:r>
                    <w:r w:rsidDel="00000000" w:rsidR="00000000" w:rsidRPr="00000000">
                      <w:rPr>
                        <w:rtl w:val="0"/>
                      </w:rPr>
                    </w:r>
                  </w:ins>
                </w:sdtContent>
              </w:sdt>
            </w:p>
          </w:sdtContent>
        </w:sdt>
        <w:sdt>
          <w:sdtPr>
            <w:tag w:val="goog_rdk_105"/>
          </w:sdtPr>
          <w:sdtContent>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04"/>
                </w:sdtPr>
                <w:sdtContent>
                  <w:ins w:author="Iman Mohamed Atef Helal" w:id="20" w:date="2023-10-25T19:53:00Z">
                    <w:r w:rsidDel="00000000" w:rsidR="00000000" w:rsidRPr="00000000">
                      <w:fldChar w:fldCharType="begin"/>
                    </w:r>
                    <w:r w:rsidDel="00000000" w:rsidR="00000000" w:rsidRPr="00000000">
                      <w:instrText xml:space="preserve">HYPERLINK \l "_heading=h.32hioqz"</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Competitor Analysis</w:t>
                      <w:tab/>
                      <w:t xml:space="preserve">14</w:t>
                    </w:r>
                    <w:r w:rsidDel="00000000" w:rsidR="00000000" w:rsidRPr="00000000">
                      <w:fldChar w:fldCharType="end"/>
                    </w:r>
                    <w:r w:rsidDel="00000000" w:rsidR="00000000" w:rsidRPr="00000000">
                      <w:rPr>
                        <w:rtl w:val="0"/>
                      </w:rPr>
                    </w:r>
                  </w:ins>
                </w:sdtContent>
              </w:sdt>
            </w:p>
          </w:sdtContent>
        </w:sdt>
        <w:sdt>
          <w:sdtPr>
            <w:tag w:val="goog_rdk_107"/>
          </w:sdtPr>
          <w:sdtContent>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06"/>
                </w:sdtPr>
                <w:sdtContent>
                  <w:ins w:author="Iman Mohamed Atef Helal" w:id="20" w:date="2023-10-25T19:53:00Z">
                    <w:r w:rsidDel="00000000" w:rsidR="00000000" w:rsidRPr="00000000">
                      <w:fldChar w:fldCharType="begin"/>
                    </w:r>
                    <w:r w:rsidDel="00000000" w:rsidR="00000000" w:rsidRPr="00000000">
                      <w:instrText xml:space="preserve">HYPERLINK \l "_heading=h.1hmsyys"</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SWOT Analysis</w:t>
                      <w:tab/>
                      <w:t xml:space="preserve">16</w:t>
                    </w:r>
                    <w:r w:rsidDel="00000000" w:rsidR="00000000" w:rsidRPr="00000000">
                      <w:fldChar w:fldCharType="end"/>
                    </w:r>
                    <w:r w:rsidDel="00000000" w:rsidR="00000000" w:rsidRPr="00000000">
                      <w:rPr>
                        <w:rtl w:val="0"/>
                      </w:rPr>
                    </w:r>
                  </w:ins>
                </w:sdtContent>
              </w:sdt>
            </w:p>
          </w:sdtContent>
        </w:sdt>
        <w:sdt>
          <w:sdtPr>
            <w:tag w:val="goog_rdk_109"/>
          </w:sdtPr>
          <w:sdtContent>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08"/>
                </w:sdtPr>
                <w:sdtContent>
                  <w:ins w:author="Iman Mohamed Atef Helal" w:id="20" w:date="2023-10-25T19:53:00Z">
                    <w:r w:rsidDel="00000000" w:rsidR="00000000" w:rsidRPr="00000000">
                      <w:fldChar w:fldCharType="begin"/>
                    </w:r>
                    <w:r w:rsidDel="00000000" w:rsidR="00000000" w:rsidRPr="00000000">
                      <w:instrText xml:space="preserve">HYPERLINK \l "_heading=h.4f1mdlm"</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Features</w:t>
                      <w:tab/>
                      <w:t xml:space="preserve">17</w:t>
                    </w:r>
                    <w:r w:rsidDel="00000000" w:rsidR="00000000" w:rsidRPr="00000000">
                      <w:fldChar w:fldCharType="end"/>
                    </w:r>
                    <w:r w:rsidDel="00000000" w:rsidR="00000000" w:rsidRPr="00000000">
                      <w:rPr>
                        <w:rtl w:val="0"/>
                      </w:rPr>
                    </w:r>
                  </w:ins>
                </w:sdtContent>
              </w:sdt>
            </w:p>
          </w:sdtContent>
        </w:sdt>
        <w:sdt>
          <w:sdtPr>
            <w:tag w:val="goog_rdk_111"/>
          </w:sdtPr>
          <w:sdtConten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10"/>
                </w:sdtPr>
                <w:sdtContent>
                  <w:ins w:author="Iman Mohamed Atef Helal" w:id="20" w:date="2023-10-25T19:53:00Z">
                    <w:r w:rsidDel="00000000" w:rsidR="00000000" w:rsidRPr="00000000">
                      <w:fldChar w:fldCharType="begin"/>
                    </w:r>
                    <w:r w:rsidDel="00000000" w:rsidR="00000000" w:rsidRPr="00000000">
                      <w:instrText xml:space="preserve">HYPERLINK \l "_heading=h.2u6wntf"</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"_heading=h.2u6wntf"</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features</w:t>
                      <w:tab/>
                      <w:t xml:space="preserve">17</w:t>
                    </w:r>
                    <w:r w:rsidDel="00000000" w:rsidR="00000000" w:rsidRPr="00000000">
                      <w:fldChar w:fldCharType="end"/>
                    </w:r>
                    <w:r w:rsidDel="00000000" w:rsidR="00000000" w:rsidRPr="00000000">
                      <w:rPr>
                        <w:rtl w:val="0"/>
                      </w:rPr>
                    </w:r>
                  </w:ins>
                </w:sdtContent>
              </w:sdt>
            </w:p>
          </w:sdtContent>
        </w:sdt>
        <w:sdt>
          <w:sdtPr>
            <w:tag w:val="goog_rdk_113"/>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12"/>
                </w:sdtPr>
                <w:sdtContent>
                  <w:ins w:author="Iman Mohamed Atef Helal" w:id="20" w:date="2023-10-25T19:53:00Z">
                    <w:r w:rsidDel="00000000" w:rsidR="00000000" w:rsidRPr="00000000">
                      <w:fldChar w:fldCharType="begin"/>
                    </w:r>
                    <w:r w:rsidDel="00000000" w:rsidR="00000000" w:rsidRPr="00000000">
                      <w:instrText xml:space="preserve">HYPERLINK \l "_heading=h.19c6y18"</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"_heading=h.19c6y18"</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Leading principals</w:t>
                      <w:tab/>
                      <w:t xml:space="preserve">17</w:t>
                    </w:r>
                    <w:r w:rsidDel="00000000" w:rsidR="00000000" w:rsidRPr="00000000">
                      <w:fldChar w:fldCharType="end"/>
                    </w:r>
                    <w:r w:rsidDel="00000000" w:rsidR="00000000" w:rsidRPr="00000000">
                      <w:rPr>
                        <w:rtl w:val="0"/>
                      </w:rPr>
                    </w:r>
                  </w:ins>
                </w:sdtContent>
              </w:sdt>
            </w:p>
          </w:sdtContent>
        </w:sdt>
        <w:sdt>
          <w:sdtPr>
            <w:tag w:val="goog_rdk_115"/>
          </w:sdtPr>
          <w:sdtConten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14"/>
                </w:sdtPr>
                <w:sdtContent>
                  <w:ins w:author="Iman Mohamed Atef Helal" w:id="20" w:date="2023-10-25T19:53:00Z">
                    <w:r w:rsidDel="00000000" w:rsidR="00000000" w:rsidRPr="00000000">
                      <w:fldChar w:fldCharType="begin"/>
                    </w:r>
                    <w:r w:rsidDel="00000000" w:rsidR="00000000" w:rsidRPr="00000000">
                      <w:instrText xml:space="preserve">HYPERLINK \l "_heading=h.nmf14n"</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Analysis</w:t>
                      <w:tab/>
                      <w:t xml:space="preserve">18</w:t>
                    </w:r>
                    <w:r w:rsidDel="00000000" w:rsidR="00000000" w:rsidRPr="00000000">
                      <w:fldChar w:fldCharType="end"/>
                    </w:r>
                    <w:r w:rsidDel="00000000" w:rsidR="00000000" w:rsidRPr="00000000">
                      <w:rPr>
                        <w:rtl w:val="0"/>
                      </w:rPr>
                    </w:r>
                  </w:ins>
                </w:sdtContent>
              </w:sdt>
            </w:p>
          </w:sdtContent>
        </w:sdt>
        <w:sdt>
          <w:sdtPr>
            <w:tag w:val="goog_rdk_117"/>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16"/>
                </w:sdtPr>
                <w:sdtContent>
                  <w:ins w:author="Iman Mohamed Atef Helal" w:id="20" w:date="2023-10-25T19:53:00Z">
                    <w:r w:rsidDel="00000000" w:rsidR="00000000" w:rsidRPr="00000000">
                      <w:fldChar w:fldCharType="begin"/>
                    </w:r>
                    <w:r w:rsidDel="00000000" w:rsidR="00000000" w:rsidRPr="00000000">
                      <w:instrText xml:space="preserve">HYPERLINK \l "_heading=h.37m2jsg"</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Gathering</w:t>
                      <w:tab/>
                      <w:t xml:space="preserve">18</w:t>
                    </w:r>
                    <w:r w:rsidDel="00000000" w:rsidR="00000000" w:rsidRPr="00000000">
                      <w:fldChar w:fldCharType="end"/>
                    </w:r>
                    <w:r w:rsidDel="00000000" w:rsidR="00000000" w:rsidRPr="00000000">
                      <w:rPr>
                        <w:rtl w:val="0"/>
                      </w:rPr>
                    </w:r>
                  </w:ins>
                </w:sdtContent>
              </w:sdt>
            </w:p>
          </w:sdtContent>
        </w:sdt>
        <w:sdt>
          <w:sdtPr>
            <w:tag w:val="goog_rdk_119"/>
          </w:sdtPr>
          <w:sdtConten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18"/>
                </w:sdtPr>
                <w:sdtContent>
                  <w:ins w:author="Iman Mohamed Atef Helal" w:id="20" w:date="2023-10-25T19:53:00Z">
                    <w:r w:rsidDel="00000000" w:rsidR="00000000" w:rsidRPr="00000000">
                      <w:fldChar w:fldCharType="begin"/>
                    </w:r>
                    <w:r w:rsidDel="00000000" w:rsidR="00000000" w:rsidRPr="00000000">
                      <w:instrText xml:space="preserve">HYPERLINK \l "_heading=h.1mrcu09"</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Survey Structure</w:t>
                      <w:tab/>
                      <w:t xml:space="preserve">18</w:t>
                    </w:r>
                    <w:r w:rsidDel="00000000" w:rsidR="00000000" w:rsidRPr="00000000">
                      <w:fldChar w:fldCharType="end"/>
                    </w:r>
                    <w:r w:rsidDel="00000000" w:rsidR="00000000" w:rsidRPr="00000000">
                      <w:rPr>
                        <w:rtl w:val="0"/>
                      </w:rPr>
                    </w:r>
                  </w:ins>
                </w:sdtContent>
              </w:sdt>
            </w:p>
          </w:sdtContent>
        </w:sdt>
        <w:sdt>
          <w:sdtPr>
            <w:tag w:val="goog_rdk_121"/>
          </w:sdtPr>
          <w:sdtConten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20"/>
                </w:sdtPr>
                <w:sdtContent>
                  <w:ins w:author="Iman Mohamed Atef Helal" w:id="20" w:date="2023-10-25T19:53:00Z">
                    <w:r w:rsidDel="00000000" w:rsidR="00000000" w:rsidRPr="00000000">
                      <w:fldChar w:fldCharType="begin"/>
                    </w:r>
                    <w:r w:rsidDel="00000000" w:rsidR="00000000" w:rsidRPr="00000000">
                      <w:instrText xml:space="preserve">HYPERLINK \l "_heading=h.46r0co2"</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Analysis Steps</w:t>
                      <w:tab/>
                      <w:t xml:space="preserve">19</w:t>
                    </w:r>
                    <w:r w:rsidDel="00000000" w:rsidR="00000000" w:rsidRPr="00000000">
                      <w:fldChar w:fldCharType="end"/>
                    </w:r>
                    <w:r w:rsidDel="00000000" w:rsidR="00000000" w:rsidRPr="00000000">
                      <w:rPr>
                        <w:rtl w:val="0"/>
                      </w:rPr>
                    </w:r>
                  </w:ins>
                </w:sdtContent>
              </w:sdt>
            </w:p>
          </w:sdtContent>
        </w:sdt>
        <w:sdt>
          <w:sdtPr>
            <w:tag w:val="goog_rdk_123"/>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22"/>
                </w:sdtPr>
                <w:sdtContent>
                  <w:ins w:author="Iman Mohamed Atef Helal" w:id="20" w:date="2023-10-25T19:53:00Z">
                    <w:r w:rsidDel="00000000" w:rsidR="00000000" w:rsidRPr="00000000">
                      <w:fldChar w:fldCharType="begin"/>
                    </w:r>
                    <w:r w:rsidDel="00000000" w:rsidR="00000000" w:rsidRPr="00000000">
                      <w:instrText xml:space="preserve">HYPERLINK \l "_heading=h.111kx3o"</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Survey Results</w:t>
                      <w:tab/>
                      <w:t xml:space="preserve">21</w:t>
                    </w:r>
                    <w:r w:rsidDel="00000000" w:rsidR="00000000" w:rsidRPr="00000000">
                      <w:fldChar w:fldCharType="end"/>
                    </w:r>
                    <w:r w:rsidDel="00000000" w:rsidR="00000000" w:rsidRPr="00000000">
                      <w:rPr>
                        <w:rtl w:val="0"/>
                      </w:rPr>
                    </w:r>
                  </w:ins>
                </w:sdtContent>
              </w:sdt>
            </w:p>
          </w:sdtContent>
        </w:sdt>
        <w:sdt>
          <w:sdtPr>
            <w:tag w:val="goog_rdk_125"/>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24"/>
                </w:sdtPr>
                <w:sdtContent>
                  <w:ins w:author="Iman Mohamed Atef Helal" w:id="20" w:date="2023-10-25T19:53:00Z">
                    <w:r w:rsidDel="00000000" w:rsidR="00000000" w:rsidRPr="00000000">
                      <w:fldChar w:fldCharType="begin"/>
                    </w:r>
                    <w:r w:rsidDel="00000000" w:rsidR="00000000" w:rsidRPr="00000000">
                      <w:instrText xml:space="preserve">HYPERLINK \l "_heading=h.3l18frh"</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Project Preliminary Requirements</w:t>
                      <w:tab/>
                      <w:t xml:space="preserve">22</w:t>
                    </w:r>
                    <w:r w:rsidDel="00000000" w:rsidR="00000000" w:rsidRPr="00000000">
                      <w:fldChar w:fldCharType="end"/>
                    </w:r>
                    <w:r w:rsidDel="00000000" w:rsidR="00000000" w:rsidRPr="00000000">
                      <w:rPr>
                        <w:rtl w:val="0"/>
                      </w:rPr>
                    </w:r>
                  </w:ins>
                </w:sdtContent>
              </w:sdt>
            </w:p>
          </w:sdtContent>
        </w:sdt>
        <w:sdt>
          <w:sdtPr>
            <w:tag w:val="goog_rdk_127"/>
          </w:sdtPr>
          <w:sdtConten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26"/>
                </w:sdtPr>
                <w:sdtContent>
                  <w:ins w:author="Iman Mohamed Atef Helal" w:id="20" w:date="2023-10-25T19:53:00Z">
                    <w:r w:rsidDel="00000000" w:rsidR="00000000" w:rsidRPr="00000000">
                      <w:fldChar w:fldCharType="begin"/>
                    </w:r>
                    <w:r w:rsidDel="00000000" w:rsidR="00000000" w:rsidRPr="00000000">
                      <w:instrText xml:space="preserve">HYPERLINK \l "_heading=h.206ipza"</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"_heading=h.206ipza"</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Must Have Features:</w:t>
                      <w:tab/>
                      <w:t xml:space="preserve">23</w:t>
                    </w:r>
                    <w:r w:rsidDel="00000000" w:rsidR="00000000" w:rsidRPr="00000000">
                      <w:fldChar w:fldCharType="end"/>
                    </w:r>
                    <w:r w:rsidDel="00000000" w:rsidR="00000000" w:rsidRPr="00000000">
                      <w:rPr>
                        <w:rtl w:val="0"/>
                      </w:rPr>
                    </w:r>
                  </w:ins>
                </w:sdtContent>
              </w:sdt>
            </w:p>
          </w:sdtContent>
        </w:sdt>
        <w:sdt>
          <w:sdtPr>
            <w:tag w:val="goog_rdk_129"/>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28"/>
                </w:sdtPr>
                <w:sdtContent>
                  <w:ins w:author="Iman Mohamed Atef Helal" w:id="20" w:date="2023-10-25T19:53:00Z">
                    <w:r w:rsidDel="00000000" w:rsidR="00000000" w:rsidRPr="00000000">
                      <w:fldChar w:fldCharType="begin"/>
                    </w:r>
                    <w:r w:rsidDel="00000000" w:rsidR="00000000" w:rsidRPr="00000000">
                      <w:instrText xml:space="preserve">HYPERLINK \l "_heading=h.4k668n3"</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"_heading=h.4k668n3"</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Have Features:</w:t>
                      <w:tab/>
                      <w:t xml:space="preserve">23</w:t>
                    </w:r>
                    <w:r w:rsidDel="00000000" w:rsidR="00000000" w:rsidRPr="00000000">
                      <w:fldChar w:fldCharType="end"/>
                    </w:r>
                    <w:r w:rsidDel="00000000" w:rsidR="00000000" w:rsidRPr="00000000">
                      <w:rPr>
                        <w:rtl w:val="0"/>
                      </w:rPr>
                    </w:r>
                  </w:ins>
                </w:sdtContent>
              </w:sdt>
            </w:p>
          </w:sdtContent>
        </w:sdt>
        <w:sdt>
          <w:sdtPr>
            <w:tag w:val="goog_rdk_131"/>
          </w:sdtPr>
          <w:sdtConten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30"/>
                </w:sdtPr>
                <w:sdtContent>
                  <w:ins w:author="Iman Mohamed Atef Helal" w:id="20" w:date="2023-10-25T19:53:00Z">
                    <w:r w:rsidDel="00000000" w:rsidR="00000000" w:rsidRPr="00000000">
                      <w:fldChar w:fldCharType="begin"/>
                    </w:r>
                    <w:r w:rsidDel="00000000" w:rsidR="00000000" w:rsidRPr="00000000">
                      <w:instrText xml:space="preserve">HYPERLINK \l "_heading=h.2zbgiuw"</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"_heading=h.2zbgiuw"</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Nice to Have Features:</w:t>
                      <w:tab/>
                      <w:t xml:space="preserve">24</w:t>
                    </w:r>
                    <w:r w:rsidDel="00000000" w:rsidR="00000000" w:rsidRPr="00000000">
                      <w:fldChar w:fldCharType="end"/>
                    </w:r>
                    <w:r w:rsidDel="00000000" w:rsidR="00000000" w:rsidRPr="00000000">
                      <w:rPr>
                        <w:rtl w:val="0"/>
                      </w:rPr>
                    </w:r>
                  </w:ins>
                </w:sdtContent>
              </w:sdt>
            </w:p>
          </w:sdtContent>
        </w:sdt>
        <w:sdt>
          <w:sdtPr>
            <w:tag w:val="goog_rdk_133"/>
          </w:sdtPr>
          <w:sdtContent>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32"/>
                </w:sdtPr>
                <w:sdtContent>
                  <w:ins w:author="Iman Mohamed Atef Helal" w:id="20" w:date="2023-10-25T19:53:00Z">
                    <w:r w:rsidDel="00000000" w:rsidR="00000000" w:rsidRPr="00000000">
                      <w:fldChar w:fldCharType="begin"/>
                    </w:r>
                    <w:r w:rsidDel="00000000" w:rsidR="00000000" w:rsidRPr="00000000">
                      <w:instrText xml:space="preserve">HYPERLINK \l "_heading=h.1egqt2p"</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"_heading=h.1egqt2p"</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24</w:t>
                    </w:r>
                    <w:r w:rsidDel="00000000" w:rsidR="00000000" w:rsidRPr="00000000">
                      <w:fldChar w:fldCharType="end"/>
                    </w:r>
                    <w:r w:rsidDel="00000000" w:rsidR="00000000" w:rsidRPr="00000000">
                      <w:rPr>
                        <w:rtl w:val="0"/>
                      </w:rPr>
                    </w:r>
                  </w:ins>
                </w:sdtContent>
              </w:sdt>
            </w:p>
          </w:sdtContent>
        </w:sdt>
        <w:sdt>
          <w:sdtPr>
            <w:tag w:val="goog_rdk_135"/>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34"/>
                </w:sdtPr>
                <w:sdtContent>
                  <w:ins w:author="Iman Mohamed Atef Helal" w:id="20" w:date="2023-10-25T19:53:00Z">
                    <w:r w:rsidDel="00000000" w:rsidR="00000000" w:rsidRPr="00000000">
                      <w:fldChar w:fldCharType="begin"/>
                    </w:r>
                    <w:r w:rsidDel="00000000" w:rsidR="00000000" w:rsidRPr="00000000">
                      <w:instrText xml:space="preserve">HYPERLINK \l "_heading=h.3ygebqi"</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fldChar w:fldCharType="end"/>
                    </w:r>
                    <w:r w:rsidDel="00000000" w:rsidR="00000000" w:rsidRPr="00000000">
                      <w:fldChar w:fldCharType="begin"/>
                    </w:r>
                    <w:r w:rsidDel="00000000" w:rsidR="00000000" w:rsidRPr="00000000">
                      <w:instrText xml:space="preserve">HYPERLINK \l "_heading=h.3ygebqi"</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w:t>
                      <w:tab/>
                      <w:t xml:space="preserve">25</w:t>
                    </w:r>
                    <w:r w:rsidDel="00000000" w:rsidR="00000000" w:rsidRPr="00000000">
                      <w:fldChar w:fldCharType="end"/>
                    </w:r>
                    <w:r w:rsidDel="00000000" w:rsidR="00000000" w:rsidRPr="00000000">
                      <w:rPr>
                        <w:rtl w:val="0"/>
                      </w:rPr>
                    </w:r>
                  </w:ins>
                </w:sdtContent>
              </w:sdt>
            </w:p>
          </w:sdtContent>
        </w:sdt>
        <w:sdt>
          <w:sdtPr>
            <w:tag w:val="goog_rdk_137"/>
          </w:sdtPr>
          <w:sdtConten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36"/>
                </w:sdtPr>
                <w:sdtContent>
                  <w:ins w:author="Iman Mohamed Atef Helal" w:id="20" w:date="2023-10-25T19:53:00Z">
                    <w:r w:rsidDel="00000000" w:rsidR="00000000" w:rsidRPr="00000000">
                      <w:fldChar w:fldCharType="begin"/>
                    </w:r>
                    <w:r w:rsidDel="00000000" w:rsidR="00000000" w:rsidRPr="00000000">
                      <w:instrText xml:space="preserve">HYPERLINK \l "_heading=h.2dlolyb"</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User Persona</w:t>
                      <w:tab/>
                      <w:t xml:space="preserve">25</w:t>
                    </w:r>
                    <w:r w:rsidDel="00000000" w:rsidR="00000000" w:rsidRPr="00000000">
                      <w:fldChar w:fldCharType="end"/>
                    </w:r>
                    <w:r w:rsidDel="00000000" w:rsidR="00000000" w:rsidRPr="00000000">
                      <w:rPr>
                        <w:rtl w:val="0"/>
                      </w:rPr>
                    </w:r>
                  </w:ins>
                </w:sdtContent>
              </w:sdt>
            </w:p>
          </w:sdtContent>
        </w:sdt>
        <w:sdt>
          <w:sdtPr>
            <w:tag w:val="goog_rdk_139"/>
          </w:sdtPr>
          <w:sdtConten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38"/>
                </w:sdtPr>
                <w:sdtContent>
                  <w:ins w:author="Iman Mohamed Atef Helal" w:id="20" w:date="2023-10-25T19:53:00Z">
                    <w:r w:rsidDel="00000000" w:rsidR="00000000" w:rsidRPr="00000000">
                      <w:fldChar w:fldCharType="begin"/>
                    </w:r>
                    <w:r w:rsidDel="00000000" w:rsidR="00000000" w:rsidRPr="00000000">
                      <w:instrText xml:space="preserve">HYPERLINK \l "_heading=h.sqyw64"</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Use Case Diagram</w:t>
                      <w:tab/>
                      <w:t xml:space="preserve">30</w:t>
                    </w:r>
                    <w:r w:rsidDel="00000000" w:rsidR="00000000" w:rsidRPr="00000000">
                      <w:fldChar w:fldCharType="end"/>
                    </w:r>
                    <w:r w:rsidDel="00000000" w:rsidR="00000000" w:rsidRPr="00000000">
                      <w:rPr>
                        <w:rtl w:val="0"/>
                      </w:rPr>
                    </w:r>
                  </w:ins>
                </w:sdtContent>
              </w:sdt>
            </w:p>
          </w:sdtContent>
        </w:sdt>
        <w:sdt>
          <w:sdtPr>
            <w:tag w:val="goog_rdk_141"/>
          </w:sdtPr>
          <w:sdtConten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40"/>
                </w:sdtPr>
                <w:sdtContent>
                  <w:ins w:author="Iman Mohamed Atef Helal" w:id="20" w:date="2023-10-25T19:53:00Z">
                    <w:r w:rsidDel="00000000" w:rsidR="00000000" w:rsidRPr="00000000">
                      <w:fldChar w:fldCharType="begin"/>
                    </w:r>
                    <w:r w:rsidDel="00000000" w:rsidR="00000000" w:rsidRPr="00000000">
                      <w:instrText xml:space="preserve">HYPERLINK \l "_heading=h.1rvwp1q"</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Use Case Descriptions</w:t>
                      <w:tab/>
                      <w:t xml:space="preserve">32</w:t>
                    </w:r>
                    <w:r w:rsidDel="00000000" w:rsidR="00000000" w:rsidRPr="00000000">
                      <w:fldChar w:fldCharType="end"/>
                    </w:r>
                    <w:r w:rsidDel="00000000" w:rsidR="00000000" w:rsidRPr="00000000">
                      <w:rPr>
                        <w:rtl w:val="0"/>
                      </w:rPr>
                    </w:r>
                  </w:ins>
                </w:sdtContent>
              </w:sdt>
            </w:p>
          </w:sdtContent>
        </w:sdt>
        <w:sdt>
          <w:sdtPr>
            <w:tag w:val="goog_rdk_143"/>
          </w:sdtPr>
          <w:sdtConten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42"/>
                </w:sdtPr>
                <w:sdtContent>
                  <w:ins w:author="Iman Mohamed Atef Helal" w:id="20" w:date="2023-10-25T19:53:00Z">
                    <w:r w:rsidDel="00000000" w:rsidR="00000000" w:rsidRPr="00000000">
                      <w:fldChar w:fldCharType="begin"/>
                    </w:r>
                    <w:r w:rsidDel="00000000" w:rsidR="00000000" w:rsidRPr="00000000">
                      <w:instrText xml:space="preserve">HYPERLINK \l "_heading=h.2r0uhxc"</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Design</w:t>
                      <w:tab/>
                      <w:t xml:space="preserve">58</w:t>
                    </w:r>
                    <w:r w:rsidDel="00000000" w:rsidR="00000000" w:rsidRPr="00000000">
                      <w:fldChar w:fldCharType="end"/>
                    </w:r>
                    <w:r w:rsidDel="00000000" w:rsidR="00000000" w:rsidRPr="00000000">
                      <w:rPr>
                        <w:rtl w:val="0"/>
                      </w:rPr>
                    </w:r>
                  </w:ins>
                </w:sdtContent>
              </w:sdt>
            </w:p>
          </w:sdtContent>
        </w:sdt>
        <w:sdt>
          <w:sdtPr>
            <w:tag w:val="goog_rdk_145"/>
          </w:sdtPr>
          <w:sdtContent>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44"/>
                </w:sdtPr>
                <w:sdtContent>
                  <w:ins w:author="Iman Mohamed Atef Helal" w:id="20" w:date="2023-10-25T19:53:00Z">
                    <w:r w:rsidDel="00000000" w:rsidR="00000000" w:rsidRPr="00000000">
                      <w:fldChar w:fldCharType="begin"/>
                    </w:r>
                    <w:r w:rsidDel="00000000" w:rsidR="00000000" w:rsidRPr="00000000">
                      <w:instrText xml:space="preserve">HYPERLINK \l "_heading=h.1664s55"</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Architecture</w:t>
                      <w:tab/>
                      <w:t xml:space="preserve">58</w:t>
                    </w:r>
                    <w:r w:rsidDel="00000000" w:rsidR="00000000" w:rsidRPr="00000000">
                      <w:fldChar w:fldCharType="end"/>
                    </w:r>
                    <w:r w:rsidDel="00000000" w:rsidR="00000000" w:rsidRPr="00000000">
                      <w:rPr>
                        <w:rtl w:val="0"/>
                      </w:rPr>
                    </w:r>
                  </w:ins>
                </w:sdtContent>
              </w:sdt>
            </w:p>
          </w:sdtContent>
        </w:sdt>
        <w:sdt>
          <w:sdtPr>
            <w:tag w:val="goog_rdk_147"/>
          </w:sdtPr>
          <w:sdtContent>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46"/>
                </w:sdtPr>
                <w:sdtContent>
                  <w:ins w:author="Iman Mohamed Atef Helal" w:id="20" w:date="2023-10-25T19:53:00Z">
                    <w:r w:rsidDel="00000000" w:rsidR="00000000" w:rsidRPr="00000000">
                      <w:fldChar w:fldCharType="begin"/>
                    </w:r>
                    <w:r w:rsidDel="00000000" w:rsidR="00000000" w:rsidRPr="00000000">
                      <w:instrText xml:space="preserve">HYPERLINK \l "_heading=h.25b2l0r"</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BPMN Diagrams</w:t>
                      <w:tab/>
                      <w:t xml:space="preserve">59</w:t>
                    </w:r>
                    <w:r w:rsidDel="00000000" w:rsidR="00000000" w:rsidRPr="00000000">
                      <w:fldChar w:fldCharType="end"/>
                    </w:r>
                    <w:r w:rsidDel="00000000" w:rsidR="00000000" w:rsidRPr="00000000">
                      <w:rPr>
                        <w:rtl w:val="0"/>
                      </w:rPr>
                    </w:r>
                  </w:ins>
                </w:sdtContent>
              </w:sdt>
            </w:p>
          </w:sdtContent>
        </w:sdt>
        <w:sdt>
          <w:sdtPr>
            <w:tag w:val="goog_rdk_149"/>
          </w:sdtPr>
          <w:sdtContent>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48"/>
                </w:sdtPr>
                <w:sdtContent>
                  <w:ins w:author="Iman Mohamed Atef Helal" w:id="20" w:date="2023-10-25T19:53:00Z">
                    <w:r w:rsidDel="00000000" w:rsidR="00000000" w:rsidRPr="00000000">
                      <w:fldChar w:fldCharType="begin"/>
                    </w:r>
                    <w:r w:rsidDel="00000000" w:rsidR="00000000" w:rsidRPr="00000000">
                      <w:instrText xml:space="preserve">HYPERLINK \l "_heading=h.43ky6rz"</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w:t>
                      <w:tab/>
                      <w:t xml:space="preserve">61</w:t>
                    </w:r>
                    <w:r w:rsidDel="00000000" w:rsidR="00000000" w:rsidRPr="00000000">
                      <w:fldChar w:fldCharType="end"/>
                    </w:r>
                    <w:r w:rsidDel="00000000" w:rsidR="00000000" w:rsidRPr="00000000">
                      <w:rPr>
                        <w:rtl w:val="0"/>
                      </w:rPr>
                    </w:r>
                  </w:ins>
                </w:sdtContent>
              </w:sdt>
            </w:p>
          </w:sdtContent>
        </w:sdt>
        <w:sdt>
          <w:sdtPr>
            <w:tag w:val="goog_rdk_151"/>
          </w:sdtPr>
          <w:sdtContent>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50"/>
                </w:sdtPr>
                <w:sdtContent>
                  <w:ins w:author="Iman Mohamed Atef Helal" w:id="20" w:date="2023-10-25T19:53:00Z">
                    <w:r w:rsidDel="00000000" w:rsidR="00000000" w:rsidRPr="00000000">
                      <w:fldChar w:fldCharType="begin"/>
                    </w:r>
                    <w:r w:rsidDel="00000000" w:rsidR="00000000" w:rsidRPr="00000000">
                      <w:instrText xml:space="preserve">HYPERLINK \l "_heading=h.2iq8gzs"</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Competitor Analysis</w:t>
                      <w:tab/>
                      <w:t xml:space="preserve">61</w:t>
                    </w:r>
                    <w:r w:rsidDel="00000000" w:rsidR="00000000" w:rsidRPr="00000000">
                      <w:fldChar w:fldCharType="end"/>
                    </w:r>
                    <w:r w:rsidDel="00000000" w:rsidR="00000000" w:rsidRPr="00000000">
                      <w:rPr>
                        <w:rtl w:val="0"/>
                      </w:rPr>
                    </w:r>
                  </w:ins>
                </w:sdtContent>
              </w:sdt>
            </w:p>
          </w:sdtContent>
        </w:sdt>
        <w:sdt>
          <w:sdtPr>
            <w:tag w:val="goog_rdk_153"/>
          </w:sdtPr>
          <w:sdtContent>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52"/>
                </w:sdtPr>
                <w:sdtContent>
                  <w:ins w:author="Iman Mohamed Atef Helal" w:id="20" w:date="2023-10-25T19:53:00Z">
                    <w:r w:rsidDel="00000000" w:rsidR="00000000" w:rsidRPr="00000000">
                      <w:fldChar w:fldCharType="begin"/>
                    </w:r>
                    <w:r w:rsidDel="00000000" w:rsidR="00000000" w:rsidRPr="00000000">
                      <w:instrText xml:space="preserve">HYPERLINK \l "_heading=h.xvir7l"</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Student Survey</w:t>
                      <w:tab/>
                      <w:t xml:space="preserve">61</w:t>
                    </w:r>
                    <w:r w:rsidDel="00000000" w:rsidR="00000000" w:rsidRPr="00000000">
                      <w:fldChar w:fldCharType="end"/>
                    </w:r>
                    <w:r w:rsidDel="00000000" w:rsidR="00000000" w:rsidRPr="00000000">
                      <w:rPr>
                        <w:rtl w:val="0"/>
                      </w:rPr>
                    </w:r>
                  </w:ins>
                </w:sdtContent>
              </w:sdt>
            </w:p>
          </w:sdtContent>
        </w:sdt>
        <w:sdt>
          <w:sdtPr>
            <w:tag w:val="goog_rdk_155"/>
          </w:sdtPr>
          <w:sdtContent>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54"/>
                </w:sdtPr>
                <w:sdtContent>
                  <w:ins w:author="Iman Mohamed Atef Helal" w:id="20" w:date="2023-10-25T19:53:00Z">
                    <w:r w:rsidDel="00000000" w:rsidR="00000000" w:rsidRPr="00000000">
                      <w:fldChar w:fldCharType="begin"/>
                    </w:r>
                    <w:r w:rsidDel="00000000" w:rsidR="00000000" w:rsidRPr="00000000">
                      <w:instrText xml:space="preserve">HYPERLINK \l "_heading=h.3hv69ve"</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Teacher Survey</w:t>
                      <w:tab/>
                      <w:t xml:space="preserve">61</w:t>
                    </w:r>
                    <w:r w:rsidDel="00000000" w:rsidR="00000000" w:rsidRPr="00000000">
                      <w:fldChar w:fldCharType="end"/>
                    </w:r>
                    <w:r w:rsidDel="00000000" w:rsidR="00000000" w:rsidRPr="00000000">
                      <w:rPr>
                        <w:rtl w:val="0"/>
                      </w:rPr>
                    </w:r>
                  </w:ins>
                </w:sdtContent>
              </w:sdt>
            </w:p>
          </w:sdtContent>
        </w:sdt>
        <w:sdt>
          <w:sdtPr>
            <w:tag w:val="goog_rdk_157"/>
          </w:sdtPr>
          <w:sdtContent>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56"/>
                </w:sdtPr>
                <w:sdtContent>
                  <w:ins w:author="Iman Mohamed Atef Helal" w:id="20" w:date="2023-10-25T19:53:00Z">
                    <w:r w:rsidDel="00000000" w:rsidR="00000000" w:rsidRPr="00000000">
                      <w:fldChar w:fldCharType="begin"/>
                    </w:r>
                    <w:r w:rsidDel="00000000" w:rsidR="00000000" w:rsidRPr="00000000">
                      <w:instrText xml:space="preserve">HYPERLINK \l "_heading=h.1x0gk37"</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Responses and data analysis</w:t>
                      <w:tab/>
                      <w:t xml:space="preserve">61</w:t>
                    </w:r>
                    <w:r w:rsidDel="00000000" w:rsidR="00000000" w:rsidRPr="00000000">
                      <w:fldChar w:fldCharType="end"/>
                    </w:r>
                    <w:r w:rsidDel="00000000" w:rsidR="00000000" w:rsidRPr="00000000">
                      <w:rPr>
                        <w:rtl w:val="0"/>
                      </w:rPr>
                    </w:r>
                  </w:ins>
                </w:sdtContent>
              </w:sdt>
            </w:p>
          </w:sdtContent>
        </w:sdt>
        <w:sdt>
          <w:sdtPr>
            <w:tag w:val="goog_rdk_159"/>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58"/>
                </w:sdtPr>
                <w:sdtContent>
                  <w:ins w:author="Iman Mohamed Atef Helal" w:id="20" w:date="2023-10-25T19:53:00Z">
                    <w:r w:rsidDel="00000000" w:rsidR="00000000" w:rsidRPr="00000000">
                      <w:fldChar w:fldCharType="begin"/>
                    </w:r>
                    <w:r w:rsidDel="00000000" w:rsidR="00000000" w:rsidRPr="00000000">
                      <w:instrText xml:space="preserve">HYPERLINK \l "_heading=h.4h042r0"</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Students Survey Statistics Results:</w:t>
                      <w:tab/>
                      <w:t xml:space="preserve">61</w:t>
                    </w:r>
                    <w:r w:rsidDel="00000000" w:rsidR="00000000" w:rsidRPr="00000000">
                      <w:fldChar w:fldCharType="end"/>
                    </w:r>
                    <w:r w:rsidDel="00000000" w:rsidR="00000000" w:rsidRPr="00000000">
                      <w:rPr>
                        <w:rtl w:val="0"/>
                      </w:rPr>
                    </w:r>
                  </w:ins>
                </w:sdtContent>
              </w:sdt>
            </w:p>
          </w:sdtContent>
        </w:sdt>
        <w:sdt>
          <w:sdtPr>
            <w:tag w:val="goog_rdk_161"/>
          </w:sdtPr>
          <w:sdtContent>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60"/>
                </w:sdtPr>
                <w:sdtContent>
                  <w:ins w:author="Iman Mohamed Atef Helal" w:id="20" w:date="2023-10-25T19:53:00Z">
                    <w:r w:rsidDel="00000000" w:rsidR="00000000" w:rsidRPr="00000000">
                      <w:fldChar w:fldCharType="begin"/>
                    </w:r>
                    <w:r w:rsidDel="00000000" w:rsidR="00000000" w:rsidRPr="00000000">
                      <w:instrText xml:space="preserve">HYPERLINK \l "_heading=h.2w5ecyt"</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fldChar w:fldCharType="end"/>
                    </w:r>
                    <w:r w:rsidDel="00000000" w:rsidR="00000000" w:rsidRPr="00000000">
                      <w:fldChar w:fldCharType="begin"/>
                    </w:r>
                    <w:r w:rsidDel="00000000" w:rsidR="00000000" w:rsidRPr="00000000">
                      <w:instrText xml:space="preserve">HYPERLINK \l "_heading=h.2w5ecyt"</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Blackboard Learn</w:t>
                      <w:tab/>
                      <w:t xml:space="preserve">65</w:t>
                    </w:r>
                    <w:r w:rsidDel="00000000" w:rsidR="00000000" w:rsidRPr="00000000">
                      <w:fldChar w:fldCharType="end"/>
                    </w:r>
                    <w:r w:rsidDel="00000000" w:rsidR="00000000" w:rsidRPr="00000000">
                      <w:rPr>
                        <w:rtl w:val="0"/>
                      </w:rPr>
                    </w:r>
                  </w:ins>
                </w:sdtContent>
              </w:sdt>
            </w:p>
          </w:sdtContent>
        </w:sdt>
        <w:sdt>
          <w:sdtPr>
            <w:tag w:val="goog_rdk_163"/>
          </w:sdtPr>
          <w:sdtContent>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62"/>
                </w:sdtPr>
                <w:sdtContent>
                  <w:ins w:author="Iman Mohamed Atef Helal" w:id="20" w:date="2023-10-25T19:53:00Z">
                    <w:r w:rsidDel="00000000" w:rsidR="00000000" w:rsidRPr="00000000">
                      <w:fldChar w:fldCharType="begin"/>
                    </w:r>
                    <w:r w:rsidDel="00000000" w:rsidR="00000000" w:rsidRPr="00000000">
                      <w:instrText xml:space="preserve">HYPERLINK \l "_heading=h.1baon6m"</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Google Classroom Users</w:t>
                      <w:tab/>
                      <w:t xml:space="preserve">68</w:t>
                    </w:r>
                    <w:r w:rsidDel="00000000" w:rsidR="00000000" w:rsidRPr="00000000">
                      <w:fldChar w:fldCharType="end"/>
                    </w:r>
                    <w:r w:rsidDel="00000000" w:rsidR="00000000" w:rsidRPr="00000000">
                      <w:rPr>
                        <w:rtl w:val="0"/>
                      </w:rPr>
                    </w:r>
                  </w:ins>
                </w:sdtContent>
              </w:sdt>
            </w:p>
          </w:sdtContent>
        </w:sdt>
        <w:sdt>
          <w:sdtPr>
            <w:tag w:val="goog_rdk_165"/>
          </w:sdtPr>
          <w:sdtContent>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48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64"/>
                </w:sdtPr>
                <w:sdtContent>
                  <w:ins w:author="Iman Mohamed Atef Helal" w:id="20" w:date="2023-10-25T19:53:00Z">
                    <w:r w:rsidDel="00000000" w:rsidR="00000000" w:rsidRPr="00000000">
                      <w:fldChar w:fldCharType="begin"/>
                    </w:r>
                    <w:r w:rsidDel="00000000" w:rsidR="00000000" w:rsidRPr="00000000">
                      <w:instrText xml:space="preserve">HYPERLINK \l "_heading=h.3vac5uf"</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Microsoft Teams Users</w:t>
                      <w:tab/>
                      <w:t xml:space="preserve">71</w:t>
                    </w:r>
                    <w:r w:rsidDel="00000000" w:rsidR="00000000" w:rsidRPr="00000000">
                      <w:fldChar w:fldCharType="end"/>
                    </w:r>
                    <w:r w:rsidDel="00000000" w:rsidR="00000000" w:rsidRPr="00000000">
                      <w:rPr>
                        <w:rtl w:val="0"/>
                      </w:rPr>
                    </w:r>
                  </w:ins>
                </w:sdtContent>
              </w:sdt>
            </w:p>
          </w:sdtContent>
        </w:sdt>
        <w:sdt>
          <w:sdtPr>
            <w:tag w:val="goog_rdk_167"/>
          </w:sdtPr>
          <w:sdtContent>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66"/>
                </w:sdtPr>
                <w:sdtContent>
                  <w:ins w:author="Iman Mohamed Atef Helal" w:id="20" w:date="2023-10-25T19:53:00Z">
                    <w:r w:rsidDel="00000000" w:rsidR="00000000" w:rsidRPr="00000000">
                      <w:fldChar w:fldCharType="begin"/>
                    </w:r>
                    <w:r w:rsidDel="00000000" w:rsidR="00000000" w:rsidRPr="00000000">
                      <w:instrText xml:space="preserve">HYPERLINK \l "_heading=h.2afmg28"</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Initial Requirements:</w:t>
                      <w:tab/>
                      <w:t xml:space="preserve">77</w:t>
                    </w:r>
                    <w:r w:rsidDel="00000000" w:rsidR="00000000" w:rsidRPr="00000000">
                      <w:fldChar w:fldCharType="end"/>
                    </w:r>
                    <w:r w:rsidDel="00000000" w:rsidR="00000000" w:rsidRPr="00000000">
                      <w:rPr>
                        <w:rtl w:val="0"/>
                      </w:rPr>
                    </w:r>
                  </w:ins>
                </w:sdtContent>
              </w:sdt>
            </w:p>
          </w:sdtContent>
        </w:sdt>
        <w:sdt>
          <w:sdtPr>
            <w:tag w:val="goog_rdk_169"/>
          </w:sdtPr>
          <w:sdtConten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ins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68"/>
                </w:sdtPr>
                <w:sdtContent>
                  <w:ins w:author="Iman Mohamed Atef Helal" w:id="20" w:date="2023-10-25T19:53:00Z">
                    <w:r w:rsidDel="00000000" w:rsidR="00000000" w:rsidRPr="00000000">
                      <w:fldChar w:fldCharType="begin"/>
                    </w:r>
                    <w:r w:rsidDel="00000000" w:rsidR="00000000" w:rsidRPr="00000000">
                      <w:instrText xml:space="preserve">HYPERLINK \l "_heading=h.4anzqyu"</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Use Cases Brief</w:t>
                      <w:tab/>
                      <w:t xml:space="preserve">83</w:t>
                    </w:r>
                    <w:r w:rsidDel="00000000" w:rsidR="00000000" w:rsidRPr="00000000">
                      <w:fldChar w:fldCharType="end"/>
                    </w:r>
                    <w:r w:rsidDel="00000000" w:rsidR="00000000" w:rsidRPr="00000000">
                      <w:rPr>
                        <w:rtl w:val="0"/>
                      </w:rPr>
                    </w:r>
                  </w:ins>
                </w:sdtContent>
              </w:sdt>
            </w:p>
          </w:sdtContent>
        </w:sdt>
        <w:sdt>
          <w:sdtPr>
            <w:tag w:val="goog_rdk_173"/>
          </w:sdtPr>
          <w:sdtContent>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71"/>
                </w:sdtPr>
                <w:sdtContent>
                  <w:del w:author="Iman Mohamed Atef Helal" w:id="20" w:date="2023-10-25T19:53:00Z"/>
                  <w:sdt>
                    <w:sdtPr>
                      <w:tag w:val="goog_rdk_172"/>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1"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IMPROVED LEARNING MANAGEMENT SYSTEM</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w:delText>
                    </w:r>
                    <w:r w:rsidDel="00000000" w:rsidR="00000000" w:rsidRPr="00000000">
                      <w:rPr>
                        <w:rtl w:val="0"/>
                      </w:rPr>
                    </w:r>
                  </w:del>
                </w:sdtContent>
              </w:sdt>
            </w:p>
          </w:sdtContent>
        </w:sdt>
        <w:sdt>
          <w:sdtPr>
            <w:tag w:val="goog_rdk_176"/>
          </w:sdtPr>
          <w:sdtContent>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74"/>
                </w:sdtPr>
                <w:sdtContent>
                  <w:del w:author="Iman Mohamed Atef Helal" w:id="20" w:date="2023-10-25T19:53:00Z"/>
                  <w:sdt>
                    <w:sdtPr>
                      <w:tag w:val="goog_rdk_175"/>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2"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Abstract</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w:delText>
                    </w:r>
                    <w:r w:rsidDel="00000000" w:rsidR="00000000" w:rsidRPr="00000000">
                      <w:rPr>
                        <w:rtl w:val="0"/>
                      </w:rPr>
                    </w:r>
                  </w:del>
                </w:sdtContent>
              </w:sdt>
            </w:p>
          </w:sdtContent>
        </w:sdt>
        <w:sdt>
          <w:sdtPr>
            <w:tag w:val="goog_rdk_179"/>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77"/>
                </w:sdtPr>
                <w:sdtContent>
                  <w:del w:author="Iman Mohamed Atef Helal" w:id="20" w:date="2023-10-25T19:53:00Z"/>
                  <w:sdt>
                    <w:sdtPr>
                      <w:tag w:val="goog_rdk_178"/>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3"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Table Of Contents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3</w:delText>
                    </w:r>
                    <w:r w:rsidDel="00000000" w:rsidR="00000000" w:rsidRPr="00000000">
                      <w:rPr>
                        <w:rtl w:val="0"/>
                      </w:rPr>
                    </w:r>
                  </w:del>
                </w:sdtContent>
              </w:sdt>
            </w:p>
          </w:sdtContent>
        </w:sdt>
        <w:sdt>
          <w:sdtPr>
            <w:tag w:val="goog_rdk_182"/>
          </w:sdtPr>
          <w:sdtContent>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80"/>
                </w:sdtPr>
                <w:sdtContent>
                  <w:del w:author="Iman Mohamed Atef Helal" w:id="20" w:date="2023-10-25T19:53:00Z"/>
                  <w:sdt>
                    <w:sdtPr>
                      <w:tag w:val="goog_rdk_181"/>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4"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List of Tables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w:delText>
                    </w:r>
                    <w:r w:rsidDel="00000000" w:rsidR="00000000" w:rsidRPr="00000000">
                      <w:rPr>
                        <w:rtl w:val="0"/>
                      </w:rPr>
                    </w:r>
                  </w:del>
                </w:sdtContent>
              </w:sdt>
            </w:p>
          </w:sdtContent>
        </w:sdt>
        <w:sdt>
          <w:sdtPr>
            <w:tag w:val="goog_rdk_185"/>
          </w:sdtPr>
          <w:sdtContent>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83"/>
                </w:sdtPr>
                <w:sdtContent>
                  <w:del w:author="Iman Mohamed Atef Helal" w:id="20" w:date="2023-10-25T19:53:00Z"/>
                  <w:sdt>
                    <w:sdtPr>
                      <w:tag w:val="goog_rdk_184"/>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5"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List of Figures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7</w:delText>
                    </w:r>
                    <w:r w:rsidDel="00000000" w:rsidR="00000000" w:rsidRPr="00000000">
                      <w:rPr>
                        <w:rtl w:val="0"/>
                      </w:rPr>
                    </w:r>
                  </w:del>
                </w:sdtContent>
              </w:sdt>
            </w:p>
          </w:sdtContent>
        </w:sdt>
        <w:sdt>
          <w:sdtPr>
            <w:tag w:val="goog_rdk_188"/>
          </w:sdtPr>
          <w:sdtContent>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86"/>
                </w:sdtPr>
                <w:sdtContent>
                  <w:del w:author="Iman Mohamed Atef Helal" w:id="20" w:date="2023-10-25T19:53:00Z"/>
                  <w:sdt>
                    <w:sdtPr>
                      <w:tag w:val="goog_rdk_187"/>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6"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List of Acronyms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8</w:delText>
                    </w:r>
                    <w:r w:rsidDel="00000000" w:rsidR="00000000" w:rsidRPr="00000000">
                      <w:rPr>
                        <w:rtl w:val="0"/>
                      </w:rPr>
                    </w:r>
                  </w:del>
                </w:sdtContent>
              </w:sdt>
            </w:p>
          </w:sdtContent>
        </w:sdt>
        <w:sdt>
          <w:sdtPr>
            <w:tag w:val="goog_rdk_191"/>
          </w:sdtPr>
          <w:sdtConten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89"/>
                </w:sdtPr>
                <w:sdtContent>
                  <w:del w:author="Iman Mohamed Atef Helal" w:id="20" w:date="2023-10-25T19:53:00Z"/>
                  <w:sdt>
                    <w:sdtPr>
                      <w:tag w:val="goog_rdk_190"/>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7"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Chapter 1: Introduction of the Project and its Vision.</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9</w:delText>
                    </w:r>
                    <w:r w:rsidDel="00000000" w:rsidR="00000000" w:rsidRPr="00000000">
                      <w:rPr>
                        <w:rtl w:val="0"/>
                      </w:rPr>
                    </w:r>
                  </w:del>
                </w:sdtContent>
              </w:sdt>
            </w:p>
          </w:sdtContent>
        </w:sdt>
        <w:sdt>
          <w:sdtPr>
            <w:tag w:val="goog_rdk_194"/>
          </w:sdtPr>
          <w:sdtContent>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92"/>
                </w:sdtPr>
                <w:sdtContent>
                  <w:del w:author="Iman Mohamed Atef Helal" w:id="20" w:date="2023-10-25T19:53:00Z"/>
                  <w:sdt>
                    <w:sdtPr>
                      <w:tag w:val="goog_rdk_193"/>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8"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1.1 Background and Motivation</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9</w:delText>
                    </w:r>
                    <w:r w:rsidDel="00000000" w:rsidR="00000000" w:rsidRPr="00000000">
                      <w:rPr>
                        <w:rtl w:val="0"/>
                      </w:rPr>
                    </w:r>
                  </w:del>
                </w:sdtContent>
              </w:sdt>
            </w:p>
          </w:sdtContent>
        </w:sdt>
        <w:sdt>
          <w:sdtPr>
            <w:tag w:val="goog_rdk_197"/>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95"/>
                </w:sdtPr>
                <w:sdtContent>
                  <w:del w:author="Iman Mohamed Atef Helal" w:id="20" w:date="2023-10-25T19:53:00Z"/>
                  <w:sdt>
                    <w:sdtPr>
                      <w:tag w:val="goog_rdk_196"/>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29"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1.2 Problem Statement</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9</w:delText>
                    </w:r>
                    <w:r w:rsidDel="00000000" w:rsidR="00000000" w:rsidRPr="00000000">
                      <w:rPr>
                        <w:rtl w:val="0"/>
                      </w:rPr>
                    </w:r>
                  </w:del>
                </w:sdtContent>
              </w:sdt>
            </w:p>
          </w:sdtContent>
        </w:sdt>
        <w:sdt>
          <w:sdtPr>
            <w:tag w:val="goog_rdk_200"/>
          </w:sdtPr>
          <w:sdtConten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198"/>
                </w:sdtPr>
                <w:sdtContent>
                  <w:del w:author="Iman Mohamed Atef Helal" w:id="20" w:date="2023-10-25T19:53:00Z"/>
                  <w:sdt>
                    <w:sdtPr>
                      <w:tag w:val="goog_rdk_199"/>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0"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1.3 Objectives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9</w:delText>
                    </w:r>
                    <w:r w:rsidDel="00000000" w:rsidR="00000000" w:rsidRPr="00000000">
                      <w:rPr>
                        <w:rtl w:val="0"/>
                      </w:rPr>
                    </w:r>
                  </w:del>
                </w:sdtContent>
              </w:sdt>
            </w:p>
          </w:sdtContent>
        </w:sdt>
        <w:sdt>
          <w:sdtPr>
            <w:tag w:val="goog_rdk_203"/>
          </w:sdtPr>
          <w:sdtConten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01"/>
                </w:sdtPr>
                <w:sdtContent>
                  <w:del w:author="Iman Mohamed Atef Helal" w:id="20" w:date="2023-10-25T19:53:00Z"/>
                  <w:sdt>
                    <w:sdtPr>
                      <w:tag w:val="goog_rdk_202"/>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1"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1.4 Project Scope and Limitations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10</w:delText>
                    </w:r>
                    <w:r w:rsidDel="00000000" w:rsidR="00000000" w:rsidRPr="00000000">
                      <w:rPr>
                        <w:rtl w:val="0"/>
                      </w:rPr>
                    </w:r>
                  </w:del>
                </w:sdtContent>
              </w:sdt>
            </w:p>
          </w:sdtContent>
        </w:sdt>
        <w:sdt>
          <w:sdtPr>
            <w:tag w:val="goog_rdk_206"/>
          </w:sdtPr>
          <w:sdtContent>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04"/>
                </w:sdtPr>
                <w:sdtContent>
                  <w:del w:author="Iman Mohamed Atef Helal" w:id="20" w:date="2023-10-25T19:53:00Z"/>
                  <w:sdt>
                    <w:sdtPr>
                      <w:tag w:val="goog_rdk_205"/>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2"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1.5 Project Initial Timeline and Workload</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10</w:delText>
                    </w:r>
                    <w:r w:rsidDel="00000000" w:rsidR="00000000" w:rsidRPr="00000000">
                      <w:rPr>
                        <w:rtl w:val="0"/>
                      </w:rPr>
                    </w:r>
                  </w:del>
                </w:sdtContent>
              </w:sdt>
            </w:p>
          </w:sdtContent>
        </w:sdt>
        <w:sdt>
          <w:sdtPr>
            <w:tag w:val="goog_rdk_209"/>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07"/>
                </w:sdtPr>
                <w:sdtContent>
                  <w:del w:author="Iman Mohamed Atef Helal" w:id="20" w:date="2023-10-25T19:53:00Z"/>
                  <w:sdt>
                    <w:sdtPr>
                      <w:tag w:val="goog_rdk_208"/>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3"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1.6 Project Methodology</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10</w:delText>
                    </w:r>
                    <w:r w:rsidDel="00000000" w:rsidR="00000000" w:rsidRPr="00000000">
                      <w:rPr>
                        <w:rtl w:val="0"/>
                      </w:rPr>
                    </w:r>
                  </w:del>
                </w:sdtContent>
              </w:sdt>
            </w:p>
          </w:sdtContent>
        </w:sdt>
        <w:sdt>
          <w:sdtPr>
            <w:tag w:val="goog_rdk_212"/>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10"/>
                </w:sdtPr>
                <w:sdtContent>
                  <w:del w:author="Iman Mohamed Atef Helal" w:id="20" w:date="2023-10-25T19:53:00Z"/>
                  <w:sdt>
                    <w:sdtPr>
                      <w:tag w:val="goog_rdk_211"/>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4"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1.7 Project Report Outline</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10</w:delText>
                    </w:r>
                    <w:r w:rsidDel="00000000" w:rsidR="00000000" w:rsidRPr="00000000">
                      <w:rPr>
                        <w:rtl w:val="0"/>
                      </w:rPr>
                    </w:r>
                  </w:del>
                </w:sdtContent>
              </w:sdt>
            </w:p>
          </w:sdtContent>
        </w:sdt>
        <w:sdt>
          <w:sdtPr>
            <w:tag w:val="goog_rdk_215"/>
          </w:sdtPr>
          <w:sdtContent>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13"/>
                </w:sdtPr>
                <w:sdtContent>
                  <w:del w:author="Iman Mohamed Atef Helal" w:id="20" w:date="2023-10-25T19:53:00Z"/>
                  <w:sdt>
                    <w:sdtPr>
                      <w:tag w:val="goog_rdk_214"/>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5"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1.8 Project Timeline</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11</w:delText>
                    </w:r>
                    <w:r w:rsidDel="00000000" w:rsidR="00000000" w:rsidRPr="00000000">
                      <w:rPr>
                        <w:rtl w:val="0"/>
                      </w:rPr>
                    </w:r>
                  </w:del>
                </w:sdtContent>
              </w:sdt>
            </w:p>
          </w:sdtContent>
        </w:sdt>
        <w:sdt>
          <w:sdtPr>
            <w:tag w:val="goog_rdk_218"/>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16"/>
                </w:sdtPr>
                <w:sdtContent>
                  <w:del w:author="Iman Mohamed Atef Helal" w:id="20" w:date="2023-10-25T19:53:00Z"/>
                  <w:sdt>
                    <w:sdtPr>
                      <w:tag w:val="goog_rdk_217"/>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6"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1.9 Work Distribution</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12</w:delText>
                    </w:r>
                    <w:r w:rsidDel="00000000" w:rsidR="00000000" w:rsidRPr="00000000">
                      <w:rPr>
                        <w:rtl w:val="0"/>
                      </w:rPr>
                    </w:r>
                  </w:del>
                </w:sdtContent>
              </w:sdt>
            </w:p>
          </w:sdtContent>
        </w:sdt>
        <w:sdt>
          <w:sdtPr>
            <w:tag w:val="goog_rdk_221"/>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19"/>
                </w:sdtPr>
                <w:sdtContent>
                  <w:del w:author="Iman Mohamed Atef Helal" w:id="20" w:date="2023-10-25T19:53:00Z"/>
                  <w:sdt>
                    <w:sdtPr>
                      <w:tag w:val="goog_rdk_220"/>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7"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Chapter 2: Market and Literature Survey</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13</w:delText>
                    </w:r>
                    <w:r w:rsidDel="00000000" w:rsidR="00000000" w:rsidRPr="00000000">
                      <w:rPr>
                        <w:rtl w:val="0"/>
                      </w:rPr>
                    </w:r>
                  </w:del>
                </w:sdtContent>
              </w:sdt>
            </w:p>
          </w:sdtContent>
        </w:sdt>
        <w:sdt>
          <w:sdtPr>
            <w:tag w:val="goog_rdk_224"/>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22"/>
                </w:sdtPr>
                <w:sdtContent>
                  <w:del w:author="Iman Mohamed Atef Helal" w:id="20" w:date="2023-10-25T19:53:00Z"/>
                  <w:sdt>
                    <w:sdtPr>
                      <w:tag w:val="goog_rdk_223"/>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8"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2.1 Competitors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13</w:delText>
                    </w:r>
                    <w:r w:rsidDel="00000000" w:rsidR="00000000" w:rsidRPr="00000000">
                      <w:rPr>
                        <w:rtl w:val="0"/>
                      </w:rPr>
                    </w:r>
                  </w:del>
                </w:sdtContent>
              </w:sdt>
            </w:p>
          </w:sdtContent>
        </w:sdt>
        <w:sdt>
          <w:sdtPr>
            <w:tag w:val="goog_rdk_228"/>
          </w:sdtPr>
          <w:sdtConten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25"/>
                </w:sdtPr>
                <w:sdtContent>
                  <w:del w:author="Iman Mohamed Atef Helal" w:id="20" w:date="2023-10-25T19:53:00Z"/>
                  <w:sdt>
                    <w:sdtPr>
                      <w:tag w:val="goog_rdk_226"/>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39"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27"/>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0"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Blackboard</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13</w:delText>
                    </w:r>
                    <w:r w:rsidDel="00000000" w:rsidR="00000000" w:rsidRPr="00000000">
                      <w:rPr>
                        <w:rtl w:val="0"/>
                      </w:rPr>
                    </w:r>
                  </w:del>
                </w:sdtContent>
              </w:sdt>
            </w:p>
          </w:sdtContent>
        </w:sdt>
        <w:sdt>
          <w:sdtPr>
            <w:tag w:val="goog_rdk_232"/>
          </w:sdtPr>
          <w:sdtConten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29"/>
                </w:sdtPr>
                <w:sdtContent>
                  <w:del w:author="Iman Mohamed Atef Helal" w:id="20" w:date="2023-10-25T19:53:00Z"/>
                  <w:sdt>
                    <w:sdtPr>
                      <w:tag w:val="goog_rdk_230"/>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1"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31"/>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2"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Acadox</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13</w:delText>
                    </w:r>
                    <w:r w:rsidDel="00000000" w:rsidR="00000000" w:rsidRPr="00000000">
                      <w:rPr>
                        <w:rtl w:val="0"/>
                      </w:rPr>
                    </w:r>
                  </w:del>
                </w:sdtContent>
              </w:sdt>
            </w:p>
          </w:sdtContent>
        </w:sdt>
        <w:sdt>
          <w:sdtPr>
            <w:tag w:val="goog_rdk_236"/>
          </w:sdtPr>
          <w:sdtConten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33"/>
                </w:sdtPr>
                <w:sdtContent>
                  <w:del w:author="Iman Mohamed Atef Helal" w:id="20" w:date="2023-10-25T19:53:00Z"/>
                  <w:sdt>
                    <w:sdtPr>
                      <w:tag w:val="goog_rdk_234"/>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3"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35"/>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4"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Thinqi</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13</w:delText>
                    </w:r>
                    <w:r w:rsidDel="00000000" w:rsidR="00000000" w:rsidRPr="00000000">
                      <w:rPr>
                        <w:rtl w:val="0"/>
                      </w:rPr>
                    </w:r>
                  </w:del>
                </w:sdtContent>
              </w:sdt>
            </w:p>
          </w:sdtContent>
        </w:sdt>
        <w:sdt>
          <w:sdtPr>
            <w:tag w:val="goog_rdk_240"/>
          </w:sdtPr>
          <w:sdtConten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37"/>
                </w:sdtPr>
                <w:sdtContent>
                  <w:del w:author="Iman Mohamed Atef Helal" w:id="20" w:date="2023-10-25T19:53:00Z"/>
                  <w:sdt>
                    <w:sdtPr>
                      <w:tag w:val="goog_rdk_238"/>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5"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39"/>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6"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Google Classroom</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13</w:delText>
                    </w:r>
                    <w:r w:rsidDel="00000000" w:rsidR="00000000" w:rsidRPr="00000000">
                      <w:rPr>
                        <w:rtl w:val="0"/>
                      </w:rPr>
                    </w:r>
                  </w:del>
                </w:sdtContent>
              </w:sdt>
            </w:p>
          </w:sdtContent>
        </w:sdt>
        <w:sdt>
          <w:sdtPr>
            <w:tag w:val="goog_rdk_244"/>
          </w:sdtPr>
          <w:sdtConten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41"/>
                </w:sdtPr>
                <w:sdtContent>
                  <w:del w:author="Iman Mohamed Atef Helal" w:id="20" w:date="2023-10-25T19:53:00Z"/>
                  <w:sdt>
                    <w:sdtPr>
                      <w:tag w:val="goog_rdk_242"/>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7"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43"/>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8"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Ain Shams</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14</w:delText>
                    </w:r>
                    <w:r w:rsidDel="00000000" w:rsidR="00000000" w:rsidRPr="00000000">
                      <w:rPr>
                        <w:rtl w:val="0"/>
                      </w:rPr>
                    </w:r>
                  </w:del>
                </w:sdtContent>
              </w:sdt>
            </w:p>
          </w:sdtContent>
        </w:sdt>
        <w:sdt>
          <w:sdtPr>
            <w:tag w:val="goog_rdk_247"/>
          </w:sdtPr>
          <w:sdtContent>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45"/>
                </w:sdtPr>
                <w:sdtContent>
                  <w:del w:author="Iman Mohamed Atef Helal" w:id="20" w:date="2023-10-25T19:53:00Z"/>
                  <w:sdt>
                    <w:sdtPr>
                      <w:tag w:val="goog_rdk_246"/>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49"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2.2 Competitor Analysis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15</w:delText>
                    </w:r>
                    <w:r w:rsidDel="00000000" w:rsidR="00000000" w:rsidRPr="00000000">
                      <w:rPr>
                        <w:rtl w:val="0"/>
                      </w:rPr>
                    </w:r>
                  </w:del>
                </w:sdtContent>
              </w:sdt>
            </w:p>
          </w:sdtContent>
        </w:sdt>
        <w:sdt>
          <w:sdtPr>
            <w:tag w:val="goog_rdk_249"/>
          </w:sdtPr>
          <w:sdtContent>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48"/>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16</w:delText>
                    </w:r>
                    <w:r w:rsidDel="00000000" w:rsidR="00000000" w:rsidRPr="00000000">
                      <w:rPr>
                        <w:rtl w:val="0"/>
                      </w:rPr>
                    </w:r>
                  </w:del>
                </w:sdtContent>
              </w:sdt>
            </w:p>
          </w:sdtContent>
        </w:sdt>
        <w:sdt>
          <w:sdtPr>
            <w:tag w:val="goog_rdk_252"/>
          </w:sdtPr>
          <w:sdtConten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50"/>
                </w:sdtPr>
                <w:sdtContent>
                  <w:del w:author="Iman Mohamed Atef Helal" w:id="20" w:date="2023-10-25T19:53:00Z"/>
                  <w:sdt>
                    <w:sdtPr>
                      <w:tag w:val="goog_rdk_251"/>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0"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2.3 SWOT Analysis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17</w:delText>
                    </w:r>
                    <w:r w:rsidDel="00000000" w:rsidR="00000000" w:rsidRPr="00000000">
                      <w:rPr>
                        <w:rtl w:val="0"/>
                      </w:rPr>
                    </w:r>
                  </w:del>
                </w:sdtContent>
              </w:sdt>
            </w:p>
          </w:sdtContent>
        </w:sdt>
        <w:sdt>
          <w:sdtPr>
            <w:tag w:val="goog_rdk_255"/>
          </w:sdtPr>
          <w:sdtContent>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53"/>
                </w:sdtPr>
                <w:sdtContent>
                  <w:del w:author="Iman Mohamed Atef Helal" w:id="20" w:date="2023-10-25T19:53:00Z"/>
                  <w:sdt>
                    <w:sdtPr>
                      <w:tag w:val="goog_rdk_254"/>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1"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2.4 Features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18</w:delText>
                    </w:r>
                    <w:r w:rsidDel="00000000" w:rsidR="00000000" w:rsidRPr="00000000">
                      <w:rPr>
                        <w:rtl w:val="0"/>
                      </w:rPr>
                    </w:r>
                  </w:del>
                </w:sdtContent>
              </w:sdt>
            </w:p>
          </w:sdtContent>
        </w:sdt>
        <w:sdt>
          <w:sdtPr>
            <w:tag w:val="goog_rdk_259"/>
          </w:sdtPr>
          <w:sdtContent>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56"/>
                </w:sdtPr>
                <w:sdtContent>
                  <w:del w:author="Iman Mohamed Atef Helal" w:id="20" w:date="2023-10-25T19:53:00Z"/>
                  <w:sdt>
                    <w:sdtPr>
                      <w:tag w:val="goog_rdk_257"/>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2"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58"/>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3"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The key features</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18</w:delText>
                    </w:r>
                    <w:r w:rsidDel="00000000" w:rsidR="00000000" w:rsidRPr="00000000">
                      <w:rPr>
                        <w:rtl w:val="0"/>
                      </w:rPr>
                    </w:r>
                  </w:del>
                </w:sdtContent>
              </w:sdt>
            </w:p>
          </w:sdtContent>
        </w:sdt>
        <w:sdt>
          <w:sdtPr>
            <w:tag w:val="goog_rdk_263"/>
          </w:sdtPr>
          <w:sdtContent>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60"/>
                </w:sdtPr>
                <w:sdtContent>
                  <w:del w:author="Iman Mohamed Atef Helal" w:id="20" w:date="2023-10-25T19:53:00Z"/>
                  <w:sdt>
                    <w:sdtPr>
                      <w:tag w:val="goog_rdk_261"/>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4"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62"/>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5"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Leading principals</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18</w:delText>
                    </w:r>
                    <w:r w:rsidDel="00000000" w:rsidR="00000000" w:rsidRPr="00000000">
                      <w:rPr>
                        <w:rtl w:val="0"/>
                      </w:rPr>
                    </w:r>
                  </w:del>
                </w:sdtContent>
              </w:sdt>
            </w:p>
          </w:sdtContent>
        </w:sdt>
        <w:sdt>
          <w:sdtPr>
            <w:tag w:val="goog_rdk_266"/>
          </w:sdtPr>
          <w:sdtContent>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64"/>
                </w:sdtPr>
                <w:sdtContent>
                  <w:del w:author="Iman Mohamed Atef Helal" w:id="20" w:date="2023-10-25T19:53:00Z"/>
                  <w:sdt>
                    <w:sdtPr>
                      <w:tag w:val="goog_rdk_265"/>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6"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Chapter 3: Analysis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19</w:delText>
                    </w:r>
                    <w:r w:rsidDel="00000000" w:rsidR="00000000" w:rsidRPr="00000000">
                      <w:rPr>
                        <w:rtl w:val="0"/>
                      </w:rPr>
                    </w:r>
                  </w:del>
                </w:sdtContent>
              </w:sdt>
            </w:p>
          </w:sdtContent>
        </w:sdt>
        <w:sdt>
          <w:sdtPr>
            <w:tag w:val="goog_rdk_269"/>
          </w:sdtPr>
          <w:sdtContent>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67"/>
                </w:sdtPr>
                <w:sdtContent>
                  <w:del w:author="Iman Mohamed Atef Helal" w:id="20" w:date="2023-10-25T19:53:00Z"/>
                  <w:sdt>
                    <w:sdtPr>
                      <w:tag w:val="goog_rdk_268"/>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7"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3.1 Data Gathering</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19</w:delText>
                    </w:r>
                    <w:r w:rsidDel="00000000" w:rsidR="00000000" w:rsidRPr="00000000">
                      <w:rPr>
                        <w:rtl w:val="0"/>
                      </w:rPr>
                    </w:r>
                  </w:del>
                </w:sdtContent>
              </w:sdt>
            </w:p>
          </w:sdtContent>
        </w:sdt>
        <w:sdt>
          <w:sdtPr>
            <w:tag w:val="goog_rdk_272"/>
          </w:sdtPr>
          <w:sdtContent>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70"/>
                </w:sdtPr>
                <w:sdtContent>
                  <w:del w:author="Iman Mohamed Atef Helal" w:id="20" w:date="2023-10-25T19:53:00Z"/>
                  <w:sdt>
                    <w:sdtPr>
                      <w:tag w:val="goog_rdk_271"/>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8"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3.2 Survey Structure</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19</w:delText>
                    </w:r>
                    <w:r w:rsidDel="00000000" w:rsidR="00000000" w:rsidRPr="00000000">
                      <w:rPr>
                        <w:rtl w:val="0"/>
                      </w:rPr>
                    </w:r>
                  </w:del>
                </w:sdtContent>
              </w:sdt>
            </w:p>
          </w:sdtContent>
        </w:sdt>
        <w:sdt>
          <w:sdtPr>
            <w:tag w:val="goog_rdk_275"/>
          </w:sdtPr>
          <w:sdtContent>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73"/>
                </w:sdtPr>
                <w:sdtContent>
                  <w:del w:author="Iman Mohamed Atef Helal" w:id="20" w:date="2023-10-25T19:53:00Z"/>
                  <w:sdt>
                    <w:sdtPr>
                      <w:tag w:val="goog_rdk_274"/>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59"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3.3 Analysis Steps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20</w:delText>
                    </w:r>
                    <w:r w:rsidDel="00000000" w:rsidR="00000000" w:rsidRPr="00000000">
                      <w:rPr>
                        <w:rtl w:val="0"/>
                      </w:rPr>
                    </w:r>
                  </w:del>
                </w:sdtContent>
              </w:sdt>
            </w:p>
          </w:sdtContent>
        </w:sdt>
        <w:sdt>
          <w:sdtPr>
            <w:tag w:val="goog_rdk_278"/>
          </w:sdtPr>
          <w:sdtContent>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76"/>
                </w:sdtPr>
                <w:sdtContent>
                  <w:del w:author="Iman Mohamed Atef Helal" w:id="20" w:date="2023-10-25T19:53:00Z"/>
                  <w:sdt>
                    <w:sdtPr>
                      <w:tag w:val="goog_rdk_277"/>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0"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3.4 Survey Results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22</w:delText>
                    </w:r>
                    <w:r w:rsidDel="00000000" w:rsidR="00000000" w:rsidRPr="00000000">
                      <w:rPr>
                        <w:rtl w:val="0"/>
                      </w:rPr>
                    </w:r>
                  </w:del>
                </w:sdtContent>
              </w:sdt>
            </w:p>
          </w:sdtContent>
        </w:sdt>
        <w:sdt>
          <w:sdtPr>
            <w:tag w:val="goog_rdk_281"/>
          </w:sdtPr>
          <w:sdtContent>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79"/>
                </w:sdtPr>
                <w:sdtContent>
                  <w:del w:author="Iman Mohamed Atef Helal" w:id="20" w:date="2023-10-25T19:53:00Z"/>
                  <w:sdt>
                    <w:sdtPr>
                      <w:tag w:val="goog_rdk_280"/>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1"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3.5 Project Preliminary Requirements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23</w:delText>
                    </w:r>
                    <w:r w:rsidDel="00000000" w:rsidR="00000000" w:rsidRPr="00000000">
                      <w:rPr>
                        <w:rtl w:val="0"/>
                      </w:rPr>
                    </w:r>
                  </w:del>
                </w:sdtContent>
              </w:sdt>
            </w:p>
          </w:sdtContent>
        </w:sdt>
        <w:sdt>
          <w:sdtPr>
            <w:tag w:val="goog_rdk_285"/>
          </w:sdtPr>
          <w:sdtContent>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82"/>
                </w:sdtPr>
                <w:sdtContent>
                  <w:del w:author="Iman Mohamed Atef Helal" w:id="20" w:date="2023-10-25T19:53:00Z"/>
                  <w:sdt>
                    <w:sdtPr>
                      <w:tag w:val="goog_rdk_283"/>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2"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84"/>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3"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Must Have Features:</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24</w:delText>
                    </w:r>
                    <w:r w:rsidDel="00000000" w:rsidR="00000000" w:rsidRPr="00000000">
                      <w:rPr>
                        <w:rtl w:val="0"/>
                      </w:rPr>
                    </w:r>
                  </w:del>
                </w:sdtContent>
              </w:sdt>
            </w:p>
          </w:sdtContent>
        </w:sdt>
        <w:sdt>
          <w:sdtPr>
            <w:tag w:val="goog_rdk_289"/>
          </w:sdtPr>
          <w:sdtContent>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86"/>
                </w:sdtPr>
                <w:sdtContent>
                  <w:del w:author="Iman Mohamed Atef Helal" w:id="20" w:date="2023-10-25T19:53:00Z"/>
                  <w:sdt>
                    <w:sdtPr>
                      <w:tag w:val="goog_rdk_287"/>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4"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88"/>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5"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Should Have Features:</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24</w:delText>
                    </w:r>
                    <w:r w:rsidDel="00000000" w:rsidR="00000000" w:rsidRPr="00000000">
                      <w:rPr>
                        <w:rtl w:val="0"/>
                      </w:rPr>
                    </w:r>
                  </w:del>
                </w:sdtContent>
              </w:sdt>
            </w:p>
          </w:sdtContent>
        </w:sdt>
        <w:sdt>
          <w:sdtPr>
            <w:tag w:val="goog_rdk_293"/>
          </w:sdtPr>
          <w:sdtContent>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90"/>
                </w:sdtPr>
                <w:sdtContent>
                  <w:del w:author="Iman Mohamed Atef Helal" w:id="20" w:date="2023-10-25T19:53:00Z"/>
                  <w:sdt>
                    <w:sdtPr>
                      <w:tag w:val="goog_rdk_291"/>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6"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92"/>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7"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Nice to Have Features:</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25</w:delText>
                    </w:r>
                    <w:r w:rsidDel="00000000" w:rsidR="00000000" w:rsidRPr="00000000">
                      <w:rPr>
                        <w:rtl w:val="0"/>
                      </w:rPr>
                    </w:r>
                  </w:del>
                </w:sdtContent>
              </w:sdt>
            </w:p>
          </w:sdtContent>
        </w:sdt>
        <w:sdt>
          <w:sdtPr>
            <w:tag w:val="goog_rdk_297"/>
          </w:sdtPr>
          <w:sdtContent>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94"/>
                </w:sdtPr>
                <w:sdtContent>
                  <w:del w:author="Iman Mohamed Atef Helal" w:id="20" w:date="2023-10-25T19:53:00Z"/>
                  <w:sdt>
                    <w:sdtPr>
                      <w:tag w:val="goog_rdk_295"/>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8"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296"/>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69"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Functional requirements</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25</w:delText>
                    </w:r>
                    <w:r w:rsidDel="00000000" w:rsidR="00000000" w:rsidRPr="00000000">
                      <w:rPr>
                        <w:rtl w:val="0"/>
                      </w:rPr>
                    </w:r>
                  </w:del>
                </w:sdtContent>
              </w:sdt>
            </w:p>
          </w:sdtContent>
        </w:sdt>
        <w:sdt>
          <w:sdtPr>
            <w:tag w:val="goog_rdk_301"/>
          </w:sdtPr>
          <w:sdtContent>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298"/>
                </w:sdtPr>
                <w:sdtContent>
                  <w:del w:author="Iman Mohamed Atef Helal" w:id="20" w:date="2023-10-25T19:53:00Z"/>
                  <w:sdt>
                    <w:sdtPr>
                      <w:tag w:val="goog_rdk_299"/>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0"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300"/>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1"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Non-functional</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26</w:delText>
                    </w:r>
                    <w:r w:rsidDel="00000000" w:rsidR="00000000" w:rsidRPr="00000000">
                      <w:rPr>
                        <w:rtl w:val="0"/>
                      </w:rPr>
                    </w:r>
                  </w:del>
                </w:sdtContent>
              </w:sdt>
            </w:p>
          </w:sdtContent>
        </w:sdt>
        <w:sdt>
          <w:sdtPr>
            <w:tag w:val="goog_rdk_304"/>
          </w:sdtPr>
          <w:sdtContent>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02"/>
                </w:sdtPr>
                <w:sdtContent>
                  <w:del w:author="Iman Mohamed Atef Helal" w:id="20" w:date="2023-10-25T19:53:00Z"/>
                  <w:sdt>
                    <w:sdtPr>
                      <w:tag w:val="goog_rdk_303"/>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2"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3.6 User Persona</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26</w:delText>
                    </w:r>
                    <w:r w:rsidDel="00000000" w:rsidR="00000000" w:rsidRPr="00000000">
                      <w:rPr>
                        <w:rtl w:val="0"/>
                      </w:rPr>
                    </w:r>
                  </w:del>
                </w:sdtContent>
              </w:sdt>
            </w:p>
          </w:sdtContent>
        </w:sdt>
        <w:sdt>
          <w:sdtPr>
            <w:tag w:val="goog_rdk_307"/>
          </w:sdtPr>
          <w:sdtContent>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05"/>
                </w:sdtPr>
                <w:sdtContent>
                  <w:del w:author="Iman Mohamed Atef Helal" w:id="20" w:date="2023-10-25T19:53:00Z"/>
                  <w:sdt>
                    <w:sdtPr>
                      <w:tag w:val="goog_rdk_306"/>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3"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3.7 Use Case Diagram</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31</w:delText>
                    </w:r>
                    <w:r w:rsidDel="00000000" w:rsidR="00000000" w:rsidRPr="00000000">
                      <w:rPr>
                        <w:rtl w:val="0"/>
                      </w:rPr>
                    </w:r>
                  </w:del>
                </w:sdtContent>
              </w:sdt>
            </w:p>
          </w:sdtContent>
        </w:sdt>
        <w:sdt>
          <w:sdtPr>
            <w:tag w:val="goog_rdk_310"/>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08"/>
                </w:sdtPr>
                <w:sdtContent>
                  <w:del w:author="Iman Mohamed Atef Helal" w:id="20" w:date="2023-10-25T19:53:00Z"/>
                  <w:sdt>
                    <w:sdtPr>
                      <w:tag w:val="goog_rdk_309"/>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4"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3.8 Use Case Descriptions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33</w:delText>
                    </w:r>
                    <w:r w:rsidDel="00000000" w:rsidR="00000000" w:rsidRPr="00000000">
                      <w:rPr>
                        <w:rtl w:val="0"/>
                      </w:rPr>
                    </w:r>
                  </w:del>
                </w:sdtContent>
              </w:sdt>
            </w:p>
          </w:sdtContent>
        </w:sdt>
        <w:sdt>
          <w:sdtPr>
            <w:tag w:val="goog_rdk_313"/>
          </w:sdtPr>
          <w:sdtContent>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11"/>
                </w:sdtPr>
                <w:sdtContent>
                  <w:del w:author="Iman Mohamed Atef Helal" w:id="20" w:date="2023-10-25T19:53:00Z"/>
                  <w:sdt>
                    <w:sdtPr>
                      <w:tag w:val="goog_rdk_312"/>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5"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Chapter 4: Design</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58</w:delText>
                    </w:r>
                    <w:r w:rsidDel="00000000" w:rsidR="00000000" w:rsidRPr="00000000">
                      <w:rPr>
                        <w:rtl w:val="0"/>
                      </w:rPr>
                    </w:r>
                  </w:del>
                </w:sdtContent>
              </w:sdt>
            </w:p>
          </w:sdtContent>
        </w:sdt>
        <w:sdt>
          <w:sdtPr>
            <w:tag w:val="goog_rdk_316"/>
          </w:sdtPr>
          <w:sdtContent>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14"/>
                </w:sdtPr>
                <w:sdtContent>
                  <w:del w:author="Iman Mohamed Atef Helal" w:id="20" w:date="2023-10-25T19:53:00Z"/>
                  <w:sdt>
                    <w:sdtPr>
                      <w:tag w:val="goog_rdk_315"/>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6"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4.1 Architecture</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58</w:delText>
                    </w:r>
                    <w:r w:rsidDel="00000000" w:rsidR="00000000" w:rsidRPr="00000000">
                      <w:rPr>
                        <w:rtl w:val="0"/>
                      </w:rPr>
                    </w:r>
                  </w:del>
                </w:sdtContent>
              </w:sdt>
            </w:p>
          </w:sdtContent>
        </w:sdt>
        <w:sdt>
          <w:sdtPr>
            <w:tag w:val="goog_rdk_319"/>
          </w:sdtPr>
          <w:sdtContent>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17"/>
                </w:sdtPr>
                <w:sdtContent>
                  <w:del w:author="Iman Mohamed Atef Helal" w:id="20" w:date="2023-10-25T19:53:00Z"/>
                  <w:sdt>
                    <w:sdtPr>
                      <w:tag w:val="goog_rdk_318"/>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7"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4.2 BPMN Diagrams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59</w:delText>
                    </w:r>
                    <w:r w:rsidDel="00000000" w:rsidR="00000000" w:rsidRPr="00000000">
                      <w:rPr>
                        <w:rtl w:val="0"/>
                      </w:rPr>
                    </w:r>
                  </w:del>
                </w:sdtContent>
              </w:sdt>
            </w:p>
          </w:sdtContent>
        </w:sdt>
        <w:sdt>
          <w:sdtPr>
            <w:tag w:val="goog_rdk_322"/>
          </w:sdtPr>
          <w:sdtContent>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00" w:before="120" w:line="276" w:lineRule="auto"/>
                <w:ind w:left="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20"/>
                </w:sdtPr>
                <w:sdtContent>
                  <w:del w:author="Iman Mohamed Atef Helal" w:id="20" w:date="2023-10-25T19:53:00Z"/>
                  <w:sdt>
                    <w:sdtPr>
                      <w:tag w:val="goog_rdk_321"/>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8"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Appendix</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61</w:delText>
                    </w:r>
                    <w:r w:rsidDel="00000000" w:rsidR="00000000" w:rsidRPr="00000000">
                      <w:rPr>
                        <w:rtl w:val="0"/>
                      </w:rPr>
                    </w:r>
                  </w:del>
                </w:sdtContent>
              </w:sdt>
            </w:p>
          </w:sdtContent>
        </w:sdt>
        <w:sdt>
          <w:sdtPr>
            <w:tag w:val="goog_rdk_325"/>
          </w:sdtPr>
          <w:sdtConten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23"/>
                </w:sdtPr>
                <w:sdtContent>
                  <w:del w:author="Iman Mohamed Atef Helal" w:id="20" w:date="2023-10-25T19:53:00Z"/>
                  <w:sdt>
                    <w:sdtPr>
                      <w:tag w:val="goog_rdk_324"/>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79"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A. Competitor Analysis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61</w:delText>
                    </w:r>
                    <w:r w:rsidDel="00000000" w:rsidR="00000000" w:rsidRPr="00000000">
                      <w:rPr>
                        <w:rtl w:val="0"/>
                      </w:rPr>
                    </w:r>
                  </w:del>
                </w:sdtContent>
              </w:sdt>
            </w:p>
          </w:sdtContent>
        </w:sdt>
        <w:sdt>
          <w:sdtPr>
            <w:tag w:val="goog_rdk_328"/>
          </w:sdtPr>
          <w:sdtContent>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26"/>
                </w:sdtPr>
                <w:sdtContent>
                  <w:del w:author="Iman Mohamed Atef Helal" w:id="20" w:date="2023-10-25T19:53:00Z"/>
                  <w:sdt>
                    <w:sdtPr>
                      <w:tag w:val="goog_rdk_327"/>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0"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B. Student Survey</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61</w:delText>
                    </w:r>
                    <w:r w:rsidDel="00000000" w:rsidR="00000000" w:rsidRPr="00000000">
                      <w:rPr>
                        <w:rtl w:val="0"/>
                      </w:rPr>
                    </w:r>
                  </w:del>
                </w:sdtContent>
              </w:sdt>
            </w:p>
          </w:sdtContent>
        </w:sdt>
        <w:sdt>
          <w:sdtPr>
            <w:tag w:val="goog_rdk_331"/>
          </w:sdtPr>
          <w:sdtContent>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29"/>
                </w:sdtPr>
                <w:sdtContent>
                  <w:del w:author="Iman Mohamed Atef Helal" w:id="20" w:date="2023-10-25T19:53:00Z"/>
                  <w:sdt>
                    <w:sdtPr>
                      <w:tag w:val="goog_rdk_330"/>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1"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C. Teacher Survey</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61</w:delText>
                    </w:r>
                    <w:r w:rsidDel="00000000" w:rsidR="00000000" w:rsidRPr="00000000">
                      <w:rPr>
                        <w:rtl w:val="0"/>
                      </w:rPr>
                    </w:r>
                  </w:del>
                </w:sdtContent>
              </w:sdt>
            </w:p>
          </w:sdtContent>
        </w:sdt>
        <w:sdt>
          <w:sdtPr>
            <w:tag w:val="goog_rdk_334"/>
          </w:sdtPr>
          <w:sdtContent>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32"/>
                </w:sdtPr>
                <w:sdtContent>
                  <w:del w:author="Iman Mohamed Atef Helal" w:id="20" w:date="2023-10-25T19:53:00Z"/>
                  <w:sdt>
                    <w:sdtPr>
                      <w:tag w:val="goog_rdk_333"/>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2"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D. Responses and data analysis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61</w:delText>
                    </w:r>
                    <w:r w:rsidDel="00000000" w:rsidR="00000000" w:rsidRPr="00000000">
                      <w:rPr>
                        <w:rtl w:val="0"/>
                      </w:rPr>
                    </w:r>
                  </w:del>
                </w:sdtContent>
              </w:sdt>
            </w:p>
          </w:sdtContent>
        </w:sdt>
        <w:sdt>
          <w:sdtPr>
            <w:tag w:val="goog_rdk_337"/>
          </w:sdtPr>
          <w:sdtContent>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35"/>
                </w:sdtPr>
                <w:sdtContent>
                  <w:del w:author="Iman Mohamed Atef Helal" w:id="20" w:date="2023-10-25T19:53:00Z"/>
                  <w:sdt>
                    <w:sdtPr>
                      <w:tag w:val="goog_rdk_336"/>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3"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E. Students Survey Statistics Results: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61</w:delText>
                    </w:r>
                    <w:r w:rsidDel="00000000" w:rsidR="00000000" w:rsidRPr="00000000">
                      <w:rPr>
                        <w:rtl w:val="0"/>
                      </w:rPr>
                    </w:r>
                  </w:del>
                </w:sdtContent>
              </w:sdt>
            </w:p>
          </w:sdtContent>
        </w:sdt>
        <w:sdt>
          <w:sdtPr>
            <w:tag w:val="goog_rdk_341"/>
          </w:sdtPr>
          <w:sdtContent>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38"/>
                </w:sdtPr>
                <w:sdtContent>
                  <w:del w:author="Iman Mohamed Atef Helal" w:id="20" w:date="2023-10-25T19:53:00Z"/>
                  <w:sdt>
                    <w:sdtPr>
                      <w:tag w:val="goog_rdk_339"/>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4"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a.</w:delText>
                        </w:r>
                      </w:del>
                    </w:sdtContent>
                  </w:sdt>
                  <w:del w:author="Iman Mohamed Atef Helal" w:id="20" w:date="2023-10-25T19:53:00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sdt>
                      <w:sdtPr>
                        <w:tag w:val="goog_rdk_340"/>
                      </w:sdtPr>
                      <w:sdtConten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5"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Blackboard Learn</w:delTex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65</w:delText>
                    </w:r>
                    <w:r w:rsidDel="00000000" w:rsidR="00000000" w:rsidRPr="00000000">
                      <w:rPr>
                        <w:rtl w:val="0"/>
                      </w:rPr>
                    </w:r>
                  </w:del>
                </w:sdtContent>
              </w:sdt>
            </w:p>
          </w:sdtContent>
        </w:sdt>
        <w:sdt>
          <w:sdtPr>
            <w:tag w:val="goog_rdk_344"/>
          </w:sdtPr>
          <w:sdtContent>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42"/>
                </w:sdtPr>
                <w:sdtContent>
                  <w:del w:author="Iman Mohamed Atef Helal" w:id="20" w:date="2023-10-25T19:53:00Z"/>
                  <w:sdt>
                    <w:sdtPr>
                      <w:tag w:val="goog_rdk_343"/>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6"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b. Google Classroom Users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68</w:delText>
                    </w:r>
                    <w:r w:rsidDel="00000000" w:rsidR="00000000" w:rsidRPr="00000000">
                      <w:rPr>
                        <w:rtl w:val="0"/>
                      </w:rPr>
                    </w:r>
                  </w:del>
                </w:sdtContent>
              </w:sdt>
            </w:p>
          </w:sdtContent>
        </w:sdt>
        <w:sdt>
          <w:sdtPr>
            <w:tag w:val="goog_rdk_347"/>
          </w:sdtPr>
          <w:sdtContent>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48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45"/>
                </w:sdtPr>
                <w:sdtContent>
                  <w:del w:author="Iman Mohamed Atef Helal" w:id="20" w:date="2023-10-25T19:53:00Z"/>
                  <w:sdt>
                    <w:sdtPr>
                      <w:tag w:val="goog_rdk_346"/>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7"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c. Microsoft Teams Users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71</w:delText>
                    </w:r>
                    <w:r w:rsidDel="00000000" w:rsidR="00000000" w:rsidRPr="00000000">
                      <w:rPr>
                        <w:rtl w:val="0"/>
                      </w:rPr>
                    </w:r>
                  </w:del>
                </w:sdtContent>
              </w:sdt>
            </w:p>
          </w:sdtContent>
        </w:sdt>
        <w:sdt>
          <w:sdtPr>
            <w:tag w:val="goog_rdk_350"/>
          </w:sdtPr>
          <w:sdtContent>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del w:author="Iman Mohamed Atef Helal" w:id="20" w:date="2023-10-25T19:53:00Z"/>
                  <w:rFonts w:ascii="Cambria" w:cs="Cambria" w:eastAsia="Cambria" w:hAnsi="Cambria"/>
                  <w:b w:val="0"/>
                  <w:i w:val="0"/>
                  <w:smallCaps w:val="0"/>
                  <w:strike w:val="0"/>
                  <w:color w:val="000000"/>
                  <w:sz w:val="22"/>
                  <w:szCs w:val="22"/>
                  <w:u w:val="none"/>
                  <w:shd w:fill="auto" w:val="clear"/>
                  <w:vertAlign w:val="baseline"/>
                </w:rPr>
              </w:pPr>
              <w:sdt>
                <w:sdtPr>
                  <w:tag w:val="goog_rdk_348"/>
                </w:sdtPr>
                <w:sdtContent>
                  <w:del w:author="Iman Mohamed Atef Helal" w:id="20" w:date="2023-10-25T19:53:00Z"/>
                  <w:sdt>
                    <w:sdtPr>
                      <w:tag w:val="goog_rdk_349"/>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8"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F. Initial Requirements:</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77</w:delText>
                    </w:r>
                    <w:r w:rsidDel="00000000" w:rsidR="00000000" w:rsidRPr="00000000">
                      <w:rPr>
                        <w:rtl w:val="0"/>
                      </w:rPr>
                    </w:r>
                  </w:del>
                </w:sdtContent>
              </w:sdt>
            </w:p>
          </w:sdtContent>
        </w:sdt>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100" w:before="120" w:line="276" w:lineRule="auto"/>
            <w:ind w:left="240" w:right="301" w:firstLine="0"/>
            <w:jc w:val="both"/>
            <w:rPr>
              <w:rFonts w:ascii="Cambria" w:cs="Cambria" w:eastAsia="Cambria" w:hAnsi="Cambria"/>
              <w:b w:val="0"/>
              <w:i w:val="0"/>
              <w:smallCaps w:val="0"/>
              <w:strike w:val="0"/>
              <w:color w:val="000000"/>
              <w:sz w:val="22"/>
              <w:szCs w:val="22"/>
              <w:u w:val="none"/>
              <w:shd w:fill="auto" w:val="clear"/>
              <w:vertAlign w:val="baseline"/>
            </w:rPr>
          </w:pPr>
          <w:sdt>
            <w:sdtPr>
              <w:tag w:val="goog_rdk_351"/>
            </w:sdtPr>
            <w:sdtContent>
              <w:del w:author="Iman Mohamed Atef Helal" w:id="20" w:date="2023-10-25T19:53:00Z"/>
              <w:sdt>
                <w:sdtPr>
                  <w:tag w:val="goog_rdk_352"/>
                </w:sdtPr>
                <w:sdtConten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Change w:author="Iman Mohamed Atef Helal" w:id="89" w:date="2023-10-25T19:53:00Z">
                          <w:rPr>
                            <w:rFonts w:ascii="Times New Roman" w:cs="Times New Roman" w:eastAsia="Times New Roman" w:hAnsi="Times New Roman"/>
                            <w:b w:val="0"/>
                            <w:i w:val="0"/>
                            <w:smallCaps w:val="0"/>
                            <w:strike w:val="0"/>
                            <w:color w:val="000000"/>
                            <w:sz w:val="24"/>
                            <w:szCs w:val="24"/>
                            <w:u w:val="none"/>
                            <w:shd w:fill="auto" w:val="clear"/>
                            <w:vertAlign w:val="baseline"/>
                          </w:rPr>
                        </w:rPrChange>
                      </w:rPr>
                      <w:delText xml:space="preserve">G. Use Cases Brief</w:delText>
                    </w:r>
                  </w:del>
                </w:sdtContent>
              </w:sdt>
              <w:del w:author="Iman Mohamed Atef Helal" w:id="20" w:date="2023-10-25T19:5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delText xml:space="preserve">83</w:delText>
                </w:r>
              </w:del>
            </w:sdtContent>
          </w:sdt>
          <w:r w:rsidDel="00000000" w:rsidR="00000000" w:rsidRPr="00000000">
            <w:rPr>
              <w:rtl w:val="0"/>
            </w:rPr>
          </w:r>
          <w:r w:rsidDel="00000000" w:rsidR="00000000" w:rsidRPr="00000000">
            <w:fldChar w:fldCharType="end"/>
          </w:r>
        </w:p>
      </w:sdtContent>
    </w:sdt>
    <w:sdt>
      <w:sdtPr>
        <w:tag w:val="goog_rdk_355"/>
      </w:sdtPr>
      <w:sdtContent>
        <w:p w:rsidR="00000000" w:rsidDel="00000000" w:rsidP="00000000" w:rsidRDefault="00000000" w:rsidRPr="00000000" w14:paraId="000000A8">
          <w:pPr>
            <w:ind w:hanging="360"/>
            <w:rPr>
              <w:ins w:author="Iman Mohamed Atef Helal" w:id="90" w:date="2023-10-25T19:52:00Z"/>
            </w:rPr>
          </w:pPr>
          <w:sdt>
            <w:sdtPr>
              <w:tag w:val="goog_rdk_354"/>
            </w:sdtPr>
            <w:sdtContent>
              <w:ins w:author="Iman Mohamed Atef Helal" w:id="90" w:date="2023-10-25T19:52:00Z">
                <w:r w:rsidDel="00000000" w:rsidR="00000000" w:rsidRPr="00000000">
                  <w:rPr>
                    <w:rtl w:val="0"/>
                  </w:rPr>
                </w:r>
              </w:ins>
            </w:sdtContent>
          </w:sdt>
        </w:p>
      </w:sdtContent>
    </w:sdt>
    <w:sdt>
      <w:sdtPr>
        <w:tag w:val="goog_rdk_359"/>
      </w:sdtPr>
      <w:sdtContent>
        <w:p w:rsidR="00000000" w:rsidDel="00000000" w:rsidP="00000000" w:rsidRDefault="00000000" w:rsidRPr="00000000" w14:paraId="000000A9">
          <w:pPr>
            <w:pStyle w:val="Heading1"/>
            <w:tabs>
              <w:tab w:val="right" w:leader="none" w:pos="12000"/>
            </w:tabs>
            <w:ind w:hanging="360"/>
            <w:rPr>
              <w:del w:author="Iman Mohamed Atef Helal" w:id="90" w:date="2023-10-25T19:52:00Z"/>
              <w:rFonts w:ascii="Times New Roman" w:cs="Times New Roman" w:eastAsia="Times New Roman" w:hAnsi="Times New Roman"/>
              <w:shd w:fill="auto" w:val="clear"/>
              <w:rPrChange w:author="Iman Mohamed Atef Helal" w:id="92" w:date="2023-10-31T19:14:00Z">
                <w:rPr>
                  <w:rFonts w:ascii="Arial" w:cs="Arial" w:eastAsia="Arial" w:hAnsi="Arial"/>
                  <w:color w:val="000000"/>
                  <w:sz w:val="22"/>
                  <w:szCs w:val="22"/>
                </w:rPr>
              </w:rPrChange>
            </w:rPr>
            <w:pPrChange w:author="Iman Mohamed Atef Helal" w:id="0" w:date="2023-10-31T19:14:00Z">
              <w:pPr>
                <w:widowControl w:val="0"/>
                <w:tabs>
                  <w:tab w:val="right" w:leader="none" w:pos="12000"/>
                </w:tabs>
                <w:spacing w:after="0" w:before="60" w:line="240" w:lineRule="auto"/>
                <w:ind w:left="360" w:right="0" w:firstLine="0"/>
                <w:jc w:val="left"/>
              </w:pPr>
            </w:pPrChange>
          </w:pPr>
          <w:sdt>
            <w:sdtPr>
              <w:tag w:val="goog_rdk_356"/>
            </w:sdtPr>
            <w:sdtContent>
              <w:ins w:author="Iman Mohamed Atef Helal" w:id="90" w:date="2023-10-25T19:52:00Z">
                <w:r w:rsidDel="00000000" w:rsidR="00000000" w:rsidRPr="00000000">
                  <w:br w:type="page"/>
                </w:r>
              </w:ins>
            </w:sdtContent>
          </w:sdt>
          <w:sdt>
            <w:sdtPr>
              <w:tag w:val="goog_rdk_357"/>
            </w:sdtPr>
            <w:sdtContent>
              <w:del w:author="Iman Mohamed Atef Helal" w:id="90" w:date="2023-10-25T19:52:00Z"/>
              <w:sdt>
                <w:sdtPr>
                  <w:tag w:val="goog_rdk_358"/>
                </w:sdtPr>
                <w:sdtContent>
                  <w:del w:author="Iman Mohamed Atef Helal" w:id="90" w:date="2023-10-25T19:52:00Z">
                    <w:r w:rsidDel="00000000" w:rsidR="00000000" w:rsidRPr="00000000">
                      <w:rPr>
                        <w:rtl w:val="0"/>
                      </w:rPr>
                    </w:r>
                  </w:del>
                </w:sdtContent>
              </w:sdt>
              <w:del w:author="Iman Mohamed Atef Helal" w:id="90" w:date="2023-10-25T19:52:00Z"/>
            </w:sdtContent>
          </w:sdt>
        </w:p>
      </w:sdtContent>
    </w:sdt>
    <w:p w:rsidR="00000000" w:rsidDel="00000000" w:rsidP="00000000" w:rsidRDefault="00000000" w:rsidRPr="00000000" w14:paraId="000000AA">
      <w:pPr>
        <w:pStyle w:val="Heading1"/>
        <w:ind w:hanging="360"/>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List of Tables </w:t>
      </w:r>
    </w:p>
    <w:sdt>
      <w:sdtPr>
        <w:tag w:val="goog_rdk_360"/>
      </w:sdtPr>
      <w:sdtContent>
        <w:p w:rsidR="00000000" w:rsidDel="00000000" w:rsidP="00000000" w:rsidRDefault="00000000" w:rsidRPr="00000000" w14:paraId="000000AB">
          <w:pPr>
            <w:ind w:hanging="360"/>
            <w:rPr/>
            <w:pPrChange w:author="Iman Mohamed Atef Helal" w:id="0" w:date="2023-10-25T19:48:00Z">
              <w:pPr>
                <w:pStyle w:val="Heading1"/>
                <w:ind w:hanging="360"/>
              </w:pPr>
            </w:pPrChange>
          </w:pPr>
          <w:bookmarkStart w:colFirst="0" w:colLast="0" w:name="_heading=h.2s8eyo1" w:id="9"/>
          <w:bookmarkEnd w:id="9"/>
          <w:r w:rsidDel="00000000" w:rsidR="00000000" w:rsidRPr="00000000">
            <w:rPr>
              <w:rtl w:val="0"/>
            </w:rPr>
          </w:r>
        </w:p>
      </w:sdtContent>
    </w:sdt>
    <w:sdt>
      <w:sdtPr>
        <w:docPartObj>
          <w:docPartGallery w:val="Table of Contents"/>
          <w:docPartUnique w:val="1"/>
        </w:docPartObj>
      </w:sdtPr>
      <w:sdtContent>
        <w:p w:rsidR="00000000" w:rsidDel="00000000" w:rsidP="00000000" w:rsidRDefault="00000000" w:rsidRPr="00000000" w14:paraId="000000AC">
          <w:pPr>
            <w:widowControl w:val="0"/>
            <w:tabs>
              <w:tab w:val="right" w:leader="none" w:pos="9025"/>
            </w:tabs>
            <w:spacing w:after="0" w:before="60" w:line="240" w:lineRule="auto"/>
            <w:ind w:right="0" w:hanging="36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Table1: Competitor Analysis</w:t>
          </w:r>
          <w:r w:rsidDel="00000000" w:rsidR="00000000" w:rsidRPr="00000000">
            <w:rPr>
              <w:b w:val="1"/>
              <w:rtl w:val="0"/>
            </w:rPr>
            <w:tab/>
          </w:r>
          <w:r w:rsidDel="00000000" w:rsidR="00000000" w:rsidRPr="00000000">
            <w:rPr>
              <w:rtl w:val="0"/>
            </w:rPr>
            <w:t xml:space="preserve">12</w:t>
          </w:r>
        </w:p>
        <w:p w:rsidR="00000000" w:rsidDel="00000000" w:rsidP="00000000" w:rsidRDefault="00000000" w:rsidRPr="00000000" w14:paraId="000000AD">
          <w:pPr>
            <w:widowControl w:val="0"/>
            <w:tabs>
              <w:tab w:val="right" w:leader="none" w:pos="9025"/>
            </w:tabs>
            <w:spacing w:after="0" w:before="60" w:line="240" w:lineRule="auto"/>
            <w:ind w:right="0" w:hanging="360"/>
            <w:jc w:val="left"/>
            <w:rPr/>
          </w:pPr>
          <w:r w:rsidDel="00000000" w:rsidR="00000000" w:rsidRPr="00000000">
            <w:rPr>
              <w:rtl w:val="0"/>
            </w:rPr>
            <w:t xml:space="preserve">Table2: Use Case Description 1</w:t>
            <w:tab/>
            <w:t xml:space="preserve">27</w:t>
          </w:r>
        </w:p>
        <w:p w:rsidR="00000000" w:rsidDel="00000000" w:rsidP="00000000" w:rsidRDefault="00000000" w:rsidRPr="00000000" w14:paraId="000000AE">
          <w:pPr>
            <w:widowControl w:val="0"/>
            <w:tabs>
              <w:tab w:val="right" w:leader="none" w:pos="9025"/>
            </w:tabs>
            <w:spacing w:after="0" w:before="60" w:line="240" w:lineRule="auto"/>
            <w:ind w:right="0" w:hanging="360"/>
            <w:jc w:val="left"/>
            <w:rPr/>
          </w:pPr>
          <w:r w:rsidDel="00000000" w:rsidR="00000000" w:rsidRPr="00000000">
            <w:rPr>
              <w:rtl w:val="0"/>
            </w:rPr>
            <w:t xml:space="preserve">Table3: Use Case Description 2</w:t>
            <w:tab/>
            <w:t xml:space="preserve">28</w:t>
          </w:r>
        </w:p>
        <w:p w:rsidR="00000000" w:rsidDel="00000000" w:rsidP="00000000" w:rsidRDefault="00000000" w:rsidRPr="00000000" w14:paraId="000000AF">
          <w:pPr>
            <w:widowControl w:val="0"/>
            <w:tabs>
              <w:tab w:val="right" w:leader="none" w:pos="9025"/>
            </w:tabs>
            <w:spacing w:after="0" w:before="60" w:line="240" w:lineRule="auto"/>
            <w:ind w:right="0" w:hanging="360"/>
            <w:jc w:val="left"/>
            <w:rPr/>
          </w:pPr>
          <w:r w:rsidDel="00000000" w:rsidR="00000000" w:rsidRPr="00000000">
            <w:rPr>
              <w:rtl w:val="0"/>
            </w:rPr>
            <w:t xml:space="preserve">Table4: Use Case Description 3</w:t>
            <w:tab/>
            <w:t xml:space="preserve">29</w:t>
          </w:r>
        </w:p>
        <w:p w:rsidR="00000000" w:rsidDel="00000000" w:rsidP="00000000" w:rsidRDefault="00000000" w:rsidRPr="00000000" w14:paraId="000000B0">
          <w:pPr>
            <w:widowControl w:val="0"/>
            <w:tabs>
              <w:tab w:val="right" w:leader="none" w:pos="9025"/>
            </w:tabs>
            <w:spacing w:after="0" w:before="60" w:line="240" w:lineRule="auto"/>
            <w:ind w:right="0" w:hanging="360"/>
            <w:jc w:val="left"/>
            <w:rPr/>
          </w:pPr>
          <w:r w:rsidDel="00000000" w:rsidR="00000000" w:rsidRPr="00000000">
            <w:rPr>
              <w:rtl w:val="0"/>
            </w:rPr>
            <w:t xml:space="preserve">Table5: Use Case Description 4</w:t>
            <w:tab/>
            <w:t xml:space="preserve">30</w:t>
          </w:r>
        </w:p>
        <w:p w:rsidR="00000000" w:rsidDel="00000000" w:rsidP="00000000" w:rsidRDefault="00000000" w:rsidRPr="00000000" w14:paraId="000000B1">
          <w:pPr>
            <w:widowControl w:val="0"/>
            <w:tabs>
              <w:tab w:val="right" w:leader="none" w:pos="9025"/>
            </w:tabs>
            <w:spacing w:after="0" w:before="60" w:line="240" w:lineRule="auto"/>
            <w:ind w:right="0" w:hanging="360"/>
            <w:jc w:val="left"/>
            <w:rPr/>
          </w:pPr>
          <w:r w:rsidDel="00000000" w:rsidR="00000000" w:rsidRPr="00000000">
            <w:rPr>
              <w:rtl w:val="0"/>
            </w:rPr>
            <w:t xml:space="preserve">Table6: Use Case Description 5</w:t>
            <w:tab/>
            <w:t xml:space="preserve">31</w:t>
          </w:r>
        </w:p>
        <w:p w:rsidR="00000000" w:rsidDel="00000000" w:rsidP="00000000" w:rsidRDefault="00000000" w:rsidRPr="00000000" w14:paraId="000000B2">
          <w:pPr>
            <w:widowControl w:val="0"/>
            <w:tabs>
              <w:tab w:val="right" w:leader="none" w:pos="9025"/>
            </w:tabs>
            <w:spacing w:after="0" w:before="60" w:line="240" w:lineRule="auto"/>
            <w:ind w:right="0" w:hanging="360"/>
            <w:jc w:val="left"/>
            <w:rPr/>
          </w:pPr>
          <w:r w:rsidDel="00000000" w:rsidR="00000000" w:rsidRPr="00000000">
            <w:rPr>
              <w:rtl w:val="0"/>
            </w:rPr>
            <w:t xml:space="preserve">Table7: Use Case Description 7</w:t>
            <w:tab/>
            <w:t xml:space="preserve">32</w:t>
          </w:r>
        </w:p>
        <w:p w:rsidR="00000000" w:rsidDel="00000000" w:rsidP="00000000" w:rsidRDefault="00000000" w:rsidRPr="00000000" w14:paraId="000000B3">
          <w:pPr>
            <w:widowControl w:val="0"/>
            <w:tabs>
              <w:tab w:val="right" w:leader="none" w:pos="9025"/>
            </w:tabs>
            <w:spacing w:after="0" w:before="60" w:line="240" w:lineRule="auto"/>
            <w:ind w:right="0" w:hanging="360"/>
            <w:jc w:val="left"/>
            <w:rPr/>
          </w:pPr>
          <w:r w:rsidDel="00000000" w:rsidR="00000000" w:rsidRPr="00000000">
            <w:rPr>
              <w:rtl w:val="0"/>
            </w:rPr>
            <w:t xml:space="preserve">Table8: Use Case Description 8</w:t>
            <w:tab/>
            <w:t xml:space="preserve">33</w:t>
          </w:r>
        </w:p>
        <w:p w:rsidR="00000000" w:rsidDel="00000000" w:rsidP="00000000" w:rsidRDefault="00000000" w:rsidRPr="00000000" w14:paraId="000000B4">
          <w:pPr>
            <w:widowControl w:val="0"/>
            <w:tabs>
              <w:tab w:val="right" w:leader="none" w:pos="9025"/>
            </w:tabs>
            <w:spacing w:after="0" w:before="60" w:line="240" w:lineRule="auto"/>
            <w:ind w:right="0" w:hanging="360"/>
            <w:jc w:val="left"/>
            <w:rPr/>
          </w:pPr>
          <w:r w:rsidDel="00000000" w:rsidR="00000000" w:rsidRPr="00000000">
            <w:rPr>
              <w:rtl w:val="0"/>
            </w:rPr>
            <w:t xml:space="preserve">Table9: Use Case Description 9</w:t>
            <w:tab/>
            <w:t xml:space="preserve">34</w:t>
          </w:r>
        </w:p>
        <w:p w:rsidR="00000000" w:rsidDel="00000000" w:rsidP="00000000" w:rsidRDefault="00000000" w:rsidRPr="00000000" w14:paraId="000000B5">
          <w:pPr>
            <w:widowControl w:val="0"/>
            <w:tabs>
              <w:tab w:val="right" w:leader="none" w:pos="9025"/>
            </w:tabs>
            <w:spacing w:after="0" w:before="60" w:line="240" w:lineRule="auto"/>
            <w:ind w:right="0" w:hanging="360"/>
            <w:jc w:val="left"/>
            <w:rPr/>
          </w:pPr>
          <w:r w:rsidDel="00000000" w:rsidR="00000000" w:rsidRPr="00000000">
            <w:rPr>
              <w:rtl w:val="0"/>
            </w:rPr>
            <w:t xml:space="preserve">Table10: Use Case Description 10</w:t>
            <w:tab/>
            <w:t xml:space="preserve">35</w:t>
          </w:r>
        </w:p>
        <w:p w:rsidR="00000000" w:rsidDel="00000000" w:rsidP="00000000" w:rsidRDefault="00000000" w:rsidRPr="00000000" w14:paraId="000000B6">
          <w:pPr>
            <w:widowControl w:val="0"/>
            <w:tabs>
              <w:tab w:val="right" w:leader="none" w:pos="9025"/>
            </w:tabs>
            <w:spacing w:after="0" w:before="60" w:line="240" w:lineRule="auto"/>
            <w:ind w:right="0" w:hanging="360"/>
            <w:jc w:val="left"/>
            <w:rPr/>
          </w:pPr>
          <w:r w:rsidDel="00000000" w:rsidR="00000000" w:rsidRPr="00000000">
            <w:rPr>
              <w:rtl w:val="0"/>
            </w:rPr>
            <w:t xml:space="preserve">Table11: Use Case Description 11</w:t>
            <w:tab/>
            <w:t xml:space="preserve">36</w:t>
          </w:r>
        </w:p>
        <w:p w:rsidR="00000000" w:rsidDel="00000000" w:rsidP="00000000" w:rsidRDefault="00000000" w:rsidRPr="00000000" w14:paraId="000000B7">
          <w:pPr>
            <w:widowControl w:val="0"/>
            <w:tabs>
              <w:tab w:val="right" w:leader="none" w:pos="9025"/>
            </w:tabs>
            <w:spacing w:after="0" w:before="60" w:line="240" w:lineRule="auto"/>
            <w:ind w:right="0" w:hanging="360"/>
            <w:jc w:val="left"/>
            <w:rPr/>
          </w:pPr>
          <w:r w:rsidDel="00000000" w:rsidR="00000000" w:rsidRPr="00000000">
            <w:rPr>
              <w:rtl w:val="0"/>
            </w:rPr>
            <w:t xml:space="preserve">Table12: Use Case Description 12</w:t>
            <w:tab/>
            <w:t xml:space="preserve">37</w:t>
          </w:r>
        </w:p>
        <w:p w:rsidR="00000000" w:rsidDel="00000000" w:rsidP="00000000" w:rsidRDefault="00000000" w:rsidRPr="00000000" w14:paraId="000000B8">
          <w:pPr>
            <w:widowControl w:val="0"/>
            <w:tabs>
              <w:tab w:val="right" w:leader="none" w:pos="9025"/>
            </w:tabs>
            <w:spacing w:after="0" w:before="60" w:line="240" w:lineRule="auto"/>
            <w:ind w:right="0" w:hanging="360"/>
            <w:jc w:val="left"/>
            <w:rPr/>
          </w:pPr>
          <w:r w:rsidDel="00000000" w:rsidR="00000000" w:rsidRPr="00000000">
            <w:rPr>
              <w:rtl w:val="0"/>
            </w:rPr>
            <w:t xml:space="preserve">Table13: Use Case Description 13</w:t>
            <w:tab/>
            <w:t xml:space="preserve">38</w:t>
          </w:r>
        </w:p>
        <w:p w:rsidR="00000000" w:rsidDel="00000000" w:rsidP="00000000" w:rsidRDefault="00000000" w:rsidRPr="00000000" w14:paraId="000000B9">
          <w:pPr>
            <w:widowControl w:val="0"/>
            <w:tabs>
              <w:tab w:val="right" w:leader="none" w:pos="9025"/>
            </w:tabs>
            <w:spacing w:after="0" w:before="60" w:line="240" w:lineRule="auto"/>
            <w:ind w:right="0" w:hanging="360"/>
            <w:jc w:val="left"/>
            <w:rPr/>
          </w:pPr>
          <w:r w:rsidDel="00000000" w:rsidR="00000000" w:rsidRPr="00000000">
            <w:rPr>
              <w:rtl w:val="0"/>
            </w:rPr>
            <w:t xml:space="preserve">Table14: Use Case Description 14</w:t>
            <w:tab/>
            <w:t xml:space="preserve">39</w:t>
          </w:r>
        </w:p>
        <w:p w:rsidR="00000000" w:rsidDel="00000000" w:rsidP="00000000" w:rsidRDefault="00000000" w:rsidRPr="00000000" w14:paraId="000000BA">
          <w:pPr>
            <w:widowControl w:val="0"/>
            <w:tabs>
              <w:tab w:val="right" w:leader="none" w:pos="9025"/>
            </w:tabs>
            <w:spacing w:after="0" w:before="60" w:line="240" w:lineRule="auto"/>
            <w:ind w:right="0" w:hanging="360"/>
            <w:jc w:val="left"/>
            <w:rPr/>
          </w:pPr>
          <w:r w:rsidDel="00000000" w:rsidR="00000000" w:rsidRPr="00000000">
            <w:rPr>
              <w:rtl w:val="0"/>
            </w:rPr>
            <w:t xml:space="preserve">Table15: Use Case Description 15</w:t>
            <w:tab/>
            <w:t xml:space="preserve">40</w:t>
          </w:r>
        </w:p>
        <w:p w:rsidR="00000000" w:rsidDel="00000000" w:rsidP="00000000" w:rsidRDefault="00000000" w:rsidRPr="00000000" w14:paraId="000000BB">
          <w:pPr>
            <w:widowControl w:val="0"/>
            <w:tabs>
              <w:tab w:val="right" w:leader="none" w:pos="9025"/>
            </w:tabs>
            <w:spacing w:after="0" w:before="60" w:line="240" w:lineRule="auto"/>
            <w:ind w:right="0" w:hanging="360"/>
            <w:jc w:val="left"/>
            <w:rPr/>
          </w:pPr>
          <w:r w:rsidDel="00000000" w:rsidR="00000000" w:rsidRPr="00000000">
            <w:rPr>
              <w:rtl w:val="0"/>
            </w:rPr>
            <w:t xml:space="preserve">Table16: Use Case Description 16</w:t>
            <w:tab/>
            <w:t xml:space="preserve">41</w:t>
          </w:r>
        </w:p>
        <w:p w:rsidR="00000000" w:rsidDel="00000000" w:rsidP="00000000" w:rsidRDefault="00000000" w:rsidRPr="00000000" w14:paraId="000000BC">
          <w:pPr>
            <w:widowControl w:val="0"/>
            <w:tabs>
              <w:tab w:val="right" w:leader="none" w:pos="9025"/>
            </w:tabs>
            <w:spacing w:after="0" w:before="60" w:line="240" w:lineRule="auto"/>
            <w:ind w:right="0" w:hanging="360"/>
            <w:jc w:val="left"/>
            <w:rPr/>
          </w:pPr>
          <w:r w:rsidDel="00000000" w:rsidR="00000000" w:rsidRPr="00000000">
            <w:rPr>
              <w:rtl w:val="0"/>
            </w:rPr>
            <w:t xml:space="preserve">Table17: Use Case Description 17</w:t>
            <w:tab/>
            <w:t xml:space="preserve">42</w:t>
          </w:r>
        </w:p>
        <w:p w:rsidR="00000000" w:rsidDel="00000000" w:rsidP="00000000" w:rsidRDefault="00000000" w:rsidRPr="00000000" w14:paraId="000000BD">
          <w:pPr>
            <w:widowControl w:val="0"/>
            <w:tabs>
              <w:tab w:val="right" w:leader="none" w:pos="9025"/>
            </w:tabs>
            <w:spacing w:after="0" w:before="60" w:line="240" w:lineRule="auto"/>
            <w:ind w:right="0" w:hanging="360"/>
            <w:jc w:val="left"/>
            <w:rPr/>
          </w:pPr>
          <w:r w:rsidDel="00000000" w:rsidR="00000000" w:rsidRPr="00000000">
            <w:rPr>
              <w:rtl w:val="0"/>
            </w:rPr>
            <w:t xml:space="preserve">Table18: Use Case Description 18</w:t>
            <w:tab/>
            <w:t xml:space="preserve">43</w:t>
          </w:r>
        </w:p>
        <w:p w:rsidR="00000000" w:rsidDel="00000000" w:rsidP="00000000" w:rsidRDefault="00000000" w:rsidRPr="00000000" w14:paraId="000000BE">
          <w:pPr>
            <w:widowControl w:val="0"/>
            <w:tabs>
              <w:tab w:val="right" w:leader="none" w:pos="9025"/>
            </w:tabs>
            <w:spacing w:after="0" w:before="60" w:line="240" w:lineRule="auto"/>
            <w:ind w:right="0" w:hanging="360"/>
            <w:jc w:val="left"/>
            <w:rPr/>
          </w:pPr>
          <w:r w:rsidDel="00000000" w:rsidR="00000000" w:rsidRPr="00000000">
            <w:rPr>
              <w:rtl w:val="0"/>
            </w:rPr>
            <w:t xml:space="preserve">Table19: Use Case Description 19</w:t>
            <w:tab/>
            <w:t xml:space="preserve">44</w:t>
          </w:r>
        </w:p>
        <w:p w:rsidR="00000000" w:rsidDel="00000000" w:rsidP="00000000" w:rsidRDefault="00000000" w:rsidRPr="00000000" w14:paraId="000000BF">
          <w:pPr>
            <w:widowControl w:val="0"/>
            <w:tabs>
              <w:tab w:val="right" w:leader="none" w:pos="9025"/>
            </w:tabs>
            <w:spacing w:after="0" w:before="60" w:line="240" w:lineRule="auto"/>
            <w:ind w:right="0" w:hanging="360"/>
            <w:jc w:val="left"/>
            <w:rPr/>
          </w:pPr>
          <w:r w:rsidDel="00000000" w:rsidR="00000000" w:rsidRPr="00000000">
            <w:rPr>
              <w:rtl w:val="0"/>
            </w:rPr>
            <w:t xml:space="preserve">Table20: Use Case Description 20</w:t>
            <w:tab/>
            <w:t xml:space="preserve">45</w:t>
          </w:r>
        </w:p>
        <w:p w:rsidR="00000000" w:rsidDel="00000000" w:rsidP="00000000" w:rsidRDefault="00000000" w:rsidRPr="00000000" w14:paraId="000000C0">
          <w:pPr>
            <w:widowControl w:val="0"/>
            <w:tabs>
              <w:tab w:val="right" w:leader="none" w:pos="9025"/>
            </w:tabs>
            <w:spacing w:after="0" w:before="60" w:line="240" w:lineRule="auto"/>
            <w:ind w:right="0" w:hanging="360"/>
            <w:jc w:val="left"/>
            <w:rPr/>
          </w:pPr>
          <w:r w:rsidDel="00000000" w:rsidR="00000000" w:rsidRPr="00000000">
            <w:rPr>
              <w:rtl w:val="0"/>
            </w:rPr>
            <w:t xml:space="preserve">Table21: Use Case Description 21</w:t>
            <w:tab/>
            <w:t xml:space="preserve">46</w:t>
          </w:r>
        </w:p>
        <w:p w:rsidR="00000000" w:rsidDel="00000000" w:rsidP="00000000" w:rsidRDefault="00000000" w:rsidRPr="00000000" w14:paraId="000000C1">
          <w:pPr>
            <w:widowControl w:val="0"/>
            <w:tabs>
              <w:tab w:val="right" w:leader="none" w:pos="9025"/>
            </w:tabs>
            <w:spacing w:after="0" w:before="60" w:line="240" w:lineRule="auto"/>
            <w:ind w:right="0" w:hanging="360"/>
            <w:jc w:val="left"/>
            <w:rPr/>
          </w:pPr>
          <w:r w:rsidDel="00000000" w:rsidR="00000000" w:rsidRPr="00000000">
            <w:rPr>
              <w:rtl w:val="0"/>
            </w:rPr>
            <w:t xml:space="preserve">Table22: Use Case Description 22</w:t>
            <w:tab/>
            <w:t xml:space="preserve">47</w:t>
          </w:r>
        </w:p>
        <w:p w:rsidR="00000000" w:rsidDel="00000000" w:rsidP="00000000" w:rsidRDefault="00000000" w:rsidRPr="00000000" w14:paraId="000000C2">
          <w:pPr>
            <w:widowControl w:val="0"/>
            <w:tabs>
              <w:tab w:val="right" w:leader="none" w:pos="9025"/>
            </w:tabs>
            <w:spacing w:after="0" w:before="60" w:line="240" w:lineRule="auto"/>
            <w:ind w:right="0" w:hanging="360"/>
            <w:jc w:val="left"/>
            <w:rPr/>
          </w:pPr>
          <w:r w:rsidDel="00000000" w:rsidR="00000000" w:rsidRPr="00000000">
            <w:rPr>
              <w:rtl w:val="0"/>
            </w:rPr>
            <w:t xml:space="preserve">Table23: Use Case Description 23</w:t>
            <w:tab/>
            <w:t xml:space="preserve">48</w:t>
          </w:r>
        </w:p>
        <w:p w:rsidR="00000000" w:rsidDel="00000000" w:rsidP="00000000" w:rsidRDefault="00000000" w:rsidRPr="00000000" w14:paraId="000000C3">
          <w:pPr>
            <w:widowControl w:val="0"/>
            <w:tabs>
              <w:tab w:val="right" w:leader="none" w:pos="9025"/>
            </w:tabs>
            <w:spacing w:after="0" w:before="60" w:line="240" w:lineRule="auto"/>
            <w:ind w:right="0" w:hanging="360"/>
            <w:jc w:val="left"/>
            <w:rPr/>
          </w:pPr>
          <w:r w:rsidDel="00000000" w:rsidR="00000000" w:rsidRPr="00000000">
            <w:rPr>
              <w:rtl w:val="0"/>
            </w:rPr>
            <w:t xml:space="preserve">Table24: Use Case Description 24</w:t>
            <w:tab/>
            <w:t xml:space="preserve">49</w:t>
          </w:r>
        </w:p>
        <w:p w:rsidR="00000000" w:rsidDel="00000000" w:rsidP="00000000" w:rsidRDefault="00000000" w:rsidRPr="00000000" w14:paraId="000000C4">
          <w:pPr>
            <w:widowControl w:val="0"/>
            <w:tabs>
              <w:tab w:val="right" w:leader="none" w:pos="9025"/>
            </w:tabs>
            <w:spacing w:after="0" w:before="60" w:line="240" w:lineRule="auto"/>
            <w:ind w:right="0" w:hanging="360"/>
            <w:jc w:val="left"/>
            <w:rPr/>
          </w:pPr>
          <w:r w:rsidDel="00000000" w:rsidR="00000000" w:rsidRPr="00000000">
            <w:rPr>
              <w:rtl w:val="0"/>
            </w:rPr>
            <w:t xml:space="preserve">Table25: Use Case Description 25</w:t>
            <w:tab/>
            <w:t xml:space="preserve">50</w:t>
          </w:r>
        </w:p>
        <w:p w:rsidR="00000000" w:rsidDel="00000000" w:rsidP="00000000" w:rsidRDefault="00000000" w:rsidRPr="00000000" w14:paraId="000000C5">
          <w:pPr>
            <w:widowControl w:val="0"/>
            <w:tabs>
              <w:tab w:val="right" w:leader="none" w:pos="9025"/>
            </w:tabs>
            <w:spacing w:after="0" w:before="60" w:line="240" w:lineRule="auto"/>
            <w:ind w:right="0" w:hanging="360"/>
            <w:jc w:val="left"/>
            <w:rPr/>
          </w:pPr>
          <w:r w:rsidDel="00000000" w:rsidR="00000000" w:rsidRPr="00000000">
            <w:rPr>
              <w:rtl w:val="0"/>
            </w:rPr>
            <w:t xml:space="preserve">Table26: Use Case Description 26</w:t>
            <w:tab/>
            <w:t xml:space="preserve">51</w:t>
          </w:r>
        </w:p>
        <w:p w:rsidR="00000000" w:rsidDel="00000000" w:rsidP="00000000" w:rsidRDefault="00000000" w:rsidRPr="00000000" w14:paraId="000000C6">
          <w:pPr>
            <w:widowControl w:val="0"/>
            <w:tabs>
              <w:tab w:val="right" w:leader="none" w:pos="9025"/>
            </w:tabs>
            <w:spacing w:after="0" w:before="60" w:line="240" w:lineRule="auto"/>
            <w:ind w:right="0" w:hanging="360"/>
            <w:jc w:val="left"/>
            <w:rPr/>
          </w:pPr>
          <w:r w:rsidDel="00000000" w:rsidR="00000000" w:rsidRPr="00000000">
            <w:rPr>
              <w:rtl w:val="0"/>
            </w:rPr>
            <w:t xml:space="preserve">Table27: Use Case Description 27</w:t>
            <w:tab/>
            <w:t xml:space="preserve">52</w:t>
          </w:r>
          <w:r w:rsidDel="00000000" w:rsidR="00000000" w:rsidRPr="00000000">
            <w:fldChar w:fldCharType="end"/>
          </w:r>
        </w:p>
      </w:sdtContent>
    </w:sdt>
    <w:p w:rsidR="00000000" w:rsidDel="00000000" w:rsidP="00000000" w:rsidRDefault="00000000" w:rsidRPr="00000000" w14:paraId="000000C7">
      <w:pPr>
        <w:pStyle w:val="Heading1"/>
        <w:ind w:hanging="360"/>
        <w:rPr>
          <w:rFonts w:ascii="Times New Roman" w:cs="Times New Roman" w:eastAsia="Times New Roman" w:hAnsi="Times New Roman"/>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ind w:left="0" w:firstLine="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List of Figures </w:t>
      </w:r>
    </w:p>
    <w:sdt>
      <w:sdtPr>
        <w:tag w:val="goog_rdk_361"/>
      </w:sdtPr>
      <w:sdtContent>
        <w:p w:rsidR="00000000" w:rsidDel="00000000" w:rsidP="00000000" w:rsidRDefault="00000000" w:rsidRPr="00000000" w14:paraId="000000C9">
          <w:pPr>
            <w:ind w:hanging="360"/>
            <w:rPr/>
            <w:pPrChange w:author="Iman Mohamed Atef Helal" w:id="0" w:date="2023-10-25T19:49:00Z">
              <w:pPr>
                <w:pStyle w:val="Heading1"/>
                <w:ind w:hanging="360"/>
              </w:pPr>
            </w:pPrChange>
          </w:pPr>
          <w:bookmarkStart w:colFirst="0" w:colLast="0" w:name="_heading=h.26in1rg" w:id="12"/>
          <w:bookmarkEnd w:id="12"/>
          <w:r w:rsidDel="00000000" w:rsidR="00000000" w:rsidRPr="00000000">
            <w:rPr>
              <w:rtl w:val="0"/>
            </w:rPr>
          </w:r>
        </w:p>
      </w:sdtContent>
    </w:sdt>
    <w:sdt>
      <w:sdtPr>
        <w:docPartObj>
          <w:docPartGallery w:val="Table of Contents"/>
          <w:docPartUnique w:val="1"/>
        </w:docPartObj>
      </w:sdtPr>
      <w:sdtContent>
        <w:p w:rsidR="00000000" w:rsidDel="00000000" w:rsidP="00000000" w:rsidRDefault="00000000" w:rsidRPr="00000000" w14:paraId="000000CA">
          <w:pPr>
            <w:widowControl w:val="0"/>
            <w:tabs>
              <w:tab w:val="right" w:leader="none" w:pos="9025"/>
            </w:tabs>
            <w:spacing w:after="0" w:before="60" w:line="240" w:lineRule="auto"/>
            <w:ind w:right="0" w:hanging="36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Figure1: Survey Analysis Steps</w:t>
            <w:tab/>
            <w:t xml:space="preserve">18</w:t>
          </w:r>
        </w:p>
        <w:p w:rsidR="00000000" w:rsidDel="00000000" w:rsidP="00000000" w:rsidRDefault="00000000" w:rsidRPr="00000000" w14:paraId="000000CB">
          <w:pPr>
            <w:widowControl w:val="0"/>
            <w:tabs>
              <w:tab w:val="right" w:leader="none" w:pos="9025"/>
            </w:tabs>
            <w:spacing w:after="0" w:before="60" w:line="240" w:lineRule="auto"/>
            <w:ind w:right="0" w:hanging="360"/>
            <w:jc w:val="left"/>
            <w:rPr/>
          </w:pPr>
          <w:r w:rsidDel="00000000" w:rsidR="00000000" w:rsidRPr="00000000">
            <w:rPr>
              <w:rtl w:val="0"/>
            </w:rPr>
            <w:t xml:space="preserve">Figure2: Survey Faculties Chart</w:t>
            <w:tab/>
            <w:t xml:space="preserve">19</w:t>
          </w:r>
        </w:p>
        <w:p w:rsidR="00000000" w:rsidDel="00000000" w:rsidP="00000000" w:rsidRDefault="00000000" w:rsidRPr="00000000" w14:paraId="000000CC">
          <w:pPr>
            <w:widowControl w:val="0"/>
            <w:tabs>
              <w:tab w:val="right" w:leader="none" w:pos="9025"/>
            </w:tabs>
            <w:spacing w:after="0" w:before="60" w:line="240" w:lineRule="auto"/>
            <w:ind w:right="0" w:hanging="360"/>
            <w:jc w:val="left"/>
            <w:rPr/>
          </w:pPr>
          <w:r w:rsidDel="00000000" w:rsidR="00000000" w:rsidRPr="00000000">
            <w:rPr>
              <w:rtl w:val="0"/>
            </w:rPr>
            <w:t xml:space="preserve">Figure3: Survey Universites Chart</w:t>
            <w:tab/>
            <w:t xml:space="preserve">19</w:t>
          </w:r>
        </w:p>
        <w:p w:rsidR="00000000" w:rsidDel="00000000" w:rsidP="00000000" w:rsidRDefault="00000000" w:rsidRPr="00000000" w14:paraId="000000CD">
          <w:pPr>
            <w:widowControl w:val="0"/>
            <w:tabs>
              <w:tab w:val="right" w:leader="none" w:pos="9025"/>
            </w:tabs>
            <w:spacing w:after="0" w:before="60" w:line="240" w:lineRule="auto"/>
            <w:ind w:right="0" w:hanging="360"/>
            <w:jc w:val="left"/>
            <w:rPr/>
          </w:pPr>
          <w:r w:rsidDel="00000000" w:rsidR="00000000" w:rsidRPr="00000000">
            <w:rPr>
              <w:rtl w:val="0"/>
            </w:rPr>
            <w:t xml:space="preserve">Figure 4: Survey Student Year Chart</w:t>
            <w:tab/>
            <w:t xml:space="preserve">19 </w:t>
          </w:r>
        </w:p>
        <w:p w:rsidR="00000000" w:rsidDel="00000000" w:rsidP="00000000" w:rsidRDefault="00000000" w:rsidRPr="00000000" w14:paraId="000000CE">
          <w:pPr>
            <w:widowControl w:val="0"/>
            <w:tabs>
              <w:tab w:val="right" w:leader="none" w:pos="9025"/>
            </w:tabs>
            <w:spacing w:after="0" w:before="60" w:line="240" w:lineRule="auto"/>
            <w:ind w:right="0" w:hanging="360"/>
            <w:jc w:val="left"/>
            <w:rPr/>
          </w:pPr>
          <w:r w:rsidDel="00000000" w:rsidR="00000000" w:rsidRPr="00000000">
            <w:rPr>
              <w:rtl w:val="0"/>
            </w:rPr>
            <w:t xml:space="preserve">Figure5: Survey LMS Preference Chart</w:t>
            <w:tab/>
            <w:t xml:space="preserve">20</w:t>
          </w:r>
        </w:p>
        <w:p w:rsidR="00000000" w:rsidDel="00000000" w:rsidP="00000000" w:rsidRDefault="00000000" w:rsidRPr="00000000" w14:paraId="000000CF">
          <w:pPr>
            <w:widowControl w:val="0"/>
            <w:tabs>
              <w:tab w:val="right" w:leader="none" w:pos="9025"/>
            </w:tabs>
            <w:spacing w:after="0" w:before="60" w:line="240" w:lineRule="auto"/>
            <w:ind w:right="0" w:hanging="360"/>
            <w:jc w:val="left"/>
            <w:rPr/>
          </w:pPr>
          <w:r w:rsidDel="00000000" w:rsidR="00000000" w:rsidRPr="00000000">
            <w:rPr>
              <w:rtl w:val="0"/>
            </w:rPr>
            <w:t xml:space="preserve">Figure6: Survey LMS Usage Comparison</w:t>
            <w:tab/>
            <w:t xml:space="preserve">21</w:t>
          </w:r>
        </w:p>
        <w:p w:rsidR="00000000" w:rsidDel="00000000" w:rsidP="00000000" w:rsidRDefault="00000000" w:rsidRPr="00000000" w14:paraId="000000D0">
          <w:pPr>
            <w:widowControl w:val="0"/>
            <w:tabs>
              <w:tab w:val="right" w:leader="none" w:pos="9025"/>
            </w:tabs>
            <w:spacing w:after="0" w:before="60" w:line="240" w:lineRule="auto"/>
            <w:ind w:right="0" w:hanging="360"/>
            <w:jc w:val="left"/>
            <w:rPr/>
          </w:pPr>
          <w:r w:rsidDel="00000000" w:rsidR="00000000" w:rsidRPr="00000000">
            <w:rPr>
              <w:rtl w:val="0"/>
            </w:rPr>
            <w:t xml:space="preserve">Figure7: Use Case Diagram</w:t>
            <w:tab/>
            <w:t xml:space="preserve">26</w:t>
          </w:r>
          <w:r w:rsidDel="00000000" w:rsidR="00000000" w:rsidRPr="00000000">
            <w:fldChar w:fldCharType="end"/>
          </w:r>
        </w:p>
      </w:sdtContent>
    </w:sdt>
    <w:p w:rsidR="00000000" w:rsidDel="00000000" w:rsidP="00000000" w:rsidRDefault="00000000" w:rsidRPr="00000000" w14:paraId="000000D1">
      <w:pPr>
        <w:pStyle w:val="Heading1"/>
        <w:ind w:hanging="360"/>
        <w:jc w:val="left"/>
        <w:rPr>
          <w:rFonts w:ascii="Times New Roman" w:cs="Times New Roman" w:eastAsia="Times New Roman" w:hAnsi="Times New Roman"/>
          <w:b w:val="0"/>
          <w:color w:val="000000"/>
          <w:sz w:val="24"/>
          <w:szCs w:val="24"/>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ind w:hanging="36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List of Acronyms</w:t>
      </w:r>
    </w:p>
    <w:p w:rsidR="00000000" w:rsidDel="00000000" w:rsidP="00000000" w:rsidRDefault="00000000" w:rsidRPr="00000000" w14:paraId="000000D3">
      <w:pPr>
        <w:ind w:hanging="360"/>
        <w:jc w:val="left"/>
        <w:rPr/>
      </w:pPr>
      <w:r w:rsidDel="00000000" w:rsidR="00000000" w:rsidRPr="00000000">
        <w:rPr>
          <w:rtl w:val="0"/>
        </w:rPr>
      </w:r>
    </w:p>
    <w:tbl>
      <w:tblPr>
        <w:tblStyle w:val="Table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3"/>
        <w:gridCol w:w="4153"/>
        <w:tblGridChange w:id="0">
          <w:tblGrid>
            <w:gridCol w:w="4153"/>
            <w:gridCol w:w="4153"/>
          </w:tblGrid>
        </w:tblGridChange>
      </w:tblGrid>
      <w:tr>
        <w:trPr>
          <w:cantSplit w:val="0"/>
          <w:tblHeader w:val="0"/>
        </w:trPr>
        <w:tc>
          <w:tcPr>
            <w:tcBorders>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b w:val="1"/>
                <w:sz w:val="26"/>
                <w:szCs w:val="26"/>
              </w:rPr>
            </w:pPr>
            <w:sdt>
              <w:sdtPr>
                <w:tag w:val="goog_rdk_362"/>
              </w:sdtPr>
              <w:sdtContent>
                <w:commentRangeStart w:id="1"/>
              </w:sdtContent>
            </w:sdt>
            <w:r w:rsidDel="00000000" w:rsidR="00000000" w:rsidRPr="00000000">
              <w:rPr>
                <w:b w:val="1"/>
                <w:sz w:val="26"/>
                <w:szCs w:val="26"/>
                <w:rtl w:val="0"/>
              </w:rPr>
              <w:t xml:space="preserve">Acronym</w:t>
            </w:r>
            <w:commentRangeEnd w:id="1"/>
            <w:r w:rsidDel="00000000" w:rsidR="00000000" w:rsidRPr="00000000">
              <w:commentReference w:id="1"/>
            </w:r>
            <w:r w:rsidDel="00000000" w:rsidR="00000000" w:rsidRPr="00000000">
              <w:rPr>
                <w:rtl w:val="0"/>
              </w:rPr>
            </w:r>
          </w:p>
        </w:tc>
        <w:tc>
          <w:tcPr>
            <w:tcBorders>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b w:val="1"/>
                <w:sz w:val="26"/>
                <w:szCs w:val="26"/>
              </w:rPr>
            </w:pPr>
            <w:r w:rsidDel="00000000" w:rsidR="00000000" w:rsidRPr="00000000">
              <w:rPr>
                <w:b w:val="1"/>
                <w:sz w:val="26"/>
                <w:szCs w:val="26"/>
                <w:rtl w:val="0"/>
              </w:rPr>
              <w:t xml:space="preserve">Stands for</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LMS</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Learning Management System</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XAPI</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Experience API</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AWS</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Amazon Web Services</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WCAG</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Web Consortium Accessibility Guidelines</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UI</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User Interface</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UX</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User Experience</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COVID-19</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64"/>
              </w:sdtPr>
              <w:sdtContent>
                <w:ins w:author="Iman Mohamed Atef Helal" w:id="95" w:date="2023-10-31T19:07:00Z">
                  <w:r w:rsidDel="00000000" w:rsidR="00000000" w:rsidRPr="00000000">
                    <w:rPr>
                      <w:rtl w:val="0"/>
                    </w:rPr>
                    <w:t xml:space="preserve">Coronavirus disease 2019</w:t>
                  </w:r>
                </w:ins>
              </w:sdtContent>
            </w:sdt>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66"/>
              </w:sdtPr>
              <w:sdtContent>
                <w:ins w:author="Iman Mohamed Atef Helal" w:id="96" w:date="2023-10-31T19:07:00Z">
                  <w:r w:rsidDel="00000000" w:rsidR="00000000" w:rsidRPr="00000000">
                    <w:rPr>
                      <w:rtl w:val="0"/>
                    </w:rPr>
                    <w:t xml:space="preserve">SWOT</w:t>
                  </w:r>
                </w:ins>
              </w:sdtContent>
            </w:sdt>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68"/>
              </w:sdtPr>
              <w:sdtContent>
                <w:ins w:author="Iman Mohamed Atef Helal" w:id="97" w:date="2023-10-31T19:07:00Z">
                  <w:r w:rsidDel="00000000" w:rsidR="00000000" w:rsidRPr="00000000">
                    <w:rPr>
                      <w:rtl w:val="0"/>
                    </w:rPr>
                    <w:t xml:space="preserve">Strengths, Weaknesses, Opportunities, Threats</w:t>
                  </w:r>
                </w:ins>
              </w:sdtContent>
            </w:sdt>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70"/>
              </w:sdtPr>
              <w:sdtContent>
                <w:ins w:author="Iman Mohamed Atef Helal" w:id="98" w:date="2023-10-31T19:07:00Z">
                  <w:r w:rsidDel="00000000" w:rsidR="00000000" w:rsidRPr="00000000">
                    <w:rPr>
                      <w:rtl w:val="0"/>
                    </w:rPr>
                    <w:t xml:space="preserve">Ar</w:t>
                  </w:r>
                </w:ins>
              </w:sdtContent>
            </w:sdt>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72"/>
              </w:sdtPr>
              <w:sdtContent>
                <w:ins w:author="Iman Mohamed Atef Helal" w:id="99" w:date="2023-10-31T19:07:00Z">
                  <w:r w:rsidDel="00000000" w:rsidR="00000000" w:rsidRPr="00000000">
                    <w:rPr>
                      <w:rtl w:val="0"/>
                    </w:rPr>
                    <w:t xml:space="preserve">Arabic</w:t>
                  </w:r>
                </w:ins>
              </w:sdtContent>
            </w:sdt>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74"/>
              </w:sdtPr>
              <w:sdtContent>
                <w:ins w:author="Iman Mohamed Atef Helal" w:id="100" w:date="2023-10-31T19:07:00Z">
                  <w:r w:rsidDel="00000000" w:rsidR="00000000" w:rsidRPr="00000000">
                    <w:rPr>
                      <w:rtl w:val="0"/>
                    </w:rPr>
                    <w:t xml:space="preserve">En</w:t>
                  </w:r>
                </w:ins>
              </w:sdtContent>
            </w:sdt>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76"/>
              </w:sdtPr>
              <w:sdtContent>
                <w:ins w:author="Iman Mohamed Atef Helal" w:id="101" w:date="2023-10-31T19:07:00Z">
                  <w:r w:rsidDel="00000000" w:rsidR="00000000" w:rsidRPr="00000000">
                    <w:rPr>
                      <w:rtl w:val="0"/>
                    </w:rPr>
                    <w:t xml:space="preserve">English</w:t>
                  </w:r>
                </w:ins>
              </w:sdtContent>
            </w:sdt>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78"/>
              </w:sdtPr>
              <w:sdtContent>
                <w:ins w:author="Iman Mohamed Atef Helal" w:id="102" w:date="2023-10-31T19:07:00Z">
                  <w:r w:rsidDel="00000000" w:rsidR="00000000" w:rsidRPr="00000000">
                    <w:rPr>
                      <w:rtl w:val="0"/>
                    </w:rPr>
                    <w:t xml:space="preserve">JSON</w:t>
                  </w:r>
                </w:ins>
              </w:sdtContent>
            </w:sdt>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80"/>
              </w:sdtPr>
              <w:sdtContent>
                <w:ins w:author="Iman Mohamed Atef Helal" w:id="103" w:date="2023-10-31T19:10:00Z">
                  <w:r w:rsidDel="00000000" w:rsidR="00000000" w:rsidRPr="00000000">
                    <w:rPr>
                      <w:rtl w:val="0"/>
                    </w:rPr>
                    <w:t xml:space="preserve">JavaScript Object Notation</w:t>
                  </w:r>
                </w:ins>
              </w:sdtContent>
            </w:sdt>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82"/>
              </w:sdtPr>
              <w:sdtContent>
                <w:ins w:author="Iman Mohamed Atef Helal" w:id="104" w:date="2023-10-31T19:09:00Z">
                  <w:r w:rsidDel="00000000" w:rsidR="00000000" w:rsidRPr="00000000">
                    <w:rPr>
                      <w:rtl w:val="0"/>
                    </w:rPr>
                    <w:t xml:space="preserve">Apps</w:t>
                  </w:r>
                </w:ins>
              </w:sdtContent>
            </w:sdt>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84"/>
              </w:sdtPr>
              <w:sdtContent>
                <w:ins w:author="Iman Mohamed Atef Helal" w:id="105" w:date="2023-10-31T19:09:00Z">
                  <w:r w:rsidDel="00000000" w:rsidR="00000000" w:rsidRPr="00000000">
                    <w:rPr>
                      <w:rtl w:val="0"/>
                    </w:rPr>
                    <w:t xml:space="preserve">Applications</w:t>
                  </w:r>
                </w:ins>
              </w:sdtContent>
            </w:sdt>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86"/>
              </w:sdtPr>
              <w:sdtContent>
                <w:ins w:author="Iman Mohamed Atef Helal" w:id="106" w:date="2023-10-31T19:10:00Z">
                  <w:r w:rsidDel="00000000" w:rsidR="00000000" w:rsidRPr="00000000">
                    <w:rPr>
                      <w:rtl w:val="0"/>
                    </w:rPr>
                    <w:t xml:space="preserve">MVC</w:t>
                  </w:r>
                </w:ins>
              </w:sdtContent>
            </w:sdt>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88"/>
              </w:sdtPr>
              <w:sdtContent>
                <w:ins w:author="Iman Mohamed Atef Helal" w:id="107" w:date="2023-10-31T19:10:00Z">
                  <w:r w:rsidDel="00000000" w:rsidR="00000000" w:rsidRPr="00000000">
                    <w:rPr>
                      <w:rtl w:val="0"/>
                    </w:rPr>
                    <w:t xml:space="preserve">Model View Controller</w:t>
                  </w:r>
                </w:ins>
              </w:sdtContent>
            </w:sdt>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90"/>
              </w:sdtPr>
              <w:sdtContent>
                <w:ins w:author="Iman Mohamed Atef Helal" w:id="108" w:date="2023-10-31T19:16:00Z">
                  <w:r w:rsidDel="00000000" w:rsidR="00000000" w:rsidRPr="00000000">
                    <w:rPr>
                      <w:rtl w:val="0"/>
                    </w:rPr>
                    <w:t xml:space="preserve">BPMN</w:t>
                  </w:r>
                </w:ins>
              </w:sdtContent>
            </w:sdt>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92"/>
              </w:sdtPr>
              <w:sdtContent>
                <w:ins w:author="Iman Mohamed Atef Helal" w:id="109" w:date="2023-10-31T19:16:00Z">
                  <w:r w:rsidDel="00000000" w:rsidR="00000000" w:rsidRPr="00000000">
                    <w:rPr>
                      <w:rtl w:val="0"/>
                    </w:rPr>
                    <w:t xml:space="preserve">Business Process Model and Notation</w:t>
                  </w:r>
                </w:ins>
              </w:sdtContent>
            </w:sdt>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94"/>
              </w:sdtPr>
              <w:sdtContent>
                <w:ins w:author="Iman Mohamed Atef Helal" w:id="110" w:date="2023-10-31T19:16:00Z">
                  <w:r w:rsidDel="00000000" w:rsidR="00000000" w:rsidRPr="00000000">
                    <w:rPr>
                      <w:rtl w:val="0"/>
                    </w:rPr>
                    <w:t xml:space="preserve">ERD</w:t>
                  </w:r>
                </w:ins>
              </w:sdtContent>
            </w:sdt>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sdt>
              <w:sdtPr>
                <w:tag w:val="goog_rdk_396"/>
              </w:sdtPr>
              <w:sdtContent>
                <w:ins w:author="Iman Mohamed Atef Helal" w:id="111" w:date="2023-10-31T19:16:00Z">
                  <w:r w:rsidDel="00000000" w:rsidR="00000000" w:rsidRPr="00000000">
                    <w:rPr>
                      <w:rtl w:val="0"/>
                    </w:rPr>
                    <w:t xml:space="preserve">Entity Relationship Diagram</w:t>
                  </w:r>
                </w:ins>
              </w:sdtContent>
            </w:sdt>
            <w:r w:rsidDel="00000000" w:rsidR="00000000" w:rsidRPr="00000000">
              <w:rPr>
                <w:rtl w:val="0"/>
              </w:rPr>
            </w:r>
          </w:p>
        </w:tc>
      </w:tr>
      <w:sdt>
        <w:sdtPr>
          <w:tag w:val="goog_rdk_398"/>
        </w:sdtPr>
        <w:sdtContent>
          <w:tr>
            <w:trPr>
              <w:cantSplit w:val="0"/>
              <w:tblHeader w:val="0"/>
              <w:ins w:author="Iman Mohamed Atef Helal" w:id="112" w:date="2023-10-31T19:17:00Z"/>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sdt>
                <w:sdtPr>
                  <w:tag w:val="goog_rdk_400"/>
                </w:sdtPr>
                <w:sdtContent>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ins w:author="Iman Mohamed Atef Helal" w:id="112" w:date="2023-10-31T19:17:00Z"/>
                      </w:rPr>
                    </w:pPr>
                    <w:sdt>
                      <w:sdtPr>
                        <w:tag w:val="goog_rdk_399"/>
                      </w:sdtPr>
                      <w:sdtContent>
                        <w:ins w:author="Iman Mohamed Atef Helal" w:id="112" w:date="2023-10-31T19:17:00Z">
                          <w:r w:rsidDel="00000000" w:rsidR="00000000" w:rsidRPr="00000000">
                            <w:rPr>
                              <w:rtl w:val="0"/>
                            </w:rPr>
                            <w:t xml:space="preserve">…</w:t>
                          </w:r>
                        </w:ins>
                      </w:sdtContent>
                    </w:sdt>
                  </w:p>
                </w:sdtContent>
              </w:sdt>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sdt>
                <w:sdtPr>
                  <w:tag w:val="goog_rdk_402"/>
                </w:sdtPr>
                <w:sdtContent>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ins w:author="Iman Mohamed Atef Helal" w:id="112" w:date="2023-10-31T19:17:00Z"/>
                      </w:rPr>
                    </w:pPr>
                    <w:sdt>
                      <w:sdtPr>
                        <w:tag w:val="goog_rdk_401"/>
                      </w:sdtPr>
                      <w:sdtContent>
                        <w:ins w:author="Iman Mohamed Atef Helal" w:id="112" w:date="2023-10-31T19:17:00Z">
                          <w:r w:rsidDel="00000000" w:rsidR="00000000" w:rsidRPr="00000000">
                            <w:rPr>
                              <w:rtl w:val="0"/>
                            </w:rPr>
                            <w:t xml:space="preserve">…</w:t>
                          </w:r>
                        </w:ins>
                      </w:sdtContent>
                    </w:sdt>
                  </w:p>
                </w:sdtContent>
              </w:sdt>
            </w:tc>
          </w:tr>
        </w:sdtContent>
      </w:sdt>
      <w:tr>
        <w:trPr>
          <w:cantSplit w:val="0"/>
          <w:tblHeader w:val="0"/>
        </w:trPr>
        <w:tc>
          <w:tcPr>
            <w:tcBorders>
              <w:top w:color="7f7f7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F8">
      <w:pPr>
        <w:ind w:hanging="360"/>
        <w:jc w:val="left"/>
        <w:rPr/>
      </w:pPr>
      <w:r w:rsidDel="00000000" w:rsidR="00000000" w:rsidRPr="00000000">
        <w:rPr>
          <w:rtl w:val="0"/>
        </w:rPr>
      </w:r>
    </w:p>
    <w:p w:rsidR="00000000" w:rsidDel="00000000" w:rsidP="00000000" w:rsidRDefault="00000000" w:rsidRPr="00000000" w14:paraId="000000F9">
      <w:pPr>
        <w:pStyle w:val="Heading1"/>
        <w:ind w:hanging="360"/>
        <w:rPr>
          <w:rFonts w:ascii="Times New Roman" w:cs="Times New Roman" w:eastAsia="Times New Roman" w:hAnsi="Times New Roman"/>
        </w:rPr>
      </w:pPr>
      <w:bookmarkStart w:colFirst="0" w:colLast="0" w:name="_heading=h.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ind w:left="0" w:firstLine="0"/>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Chapter 1: Introduction of the Project and its Vision</w:t>
      </w:r>
      <w:sdt>
        <w:sdtPr>
          <w:tag w:val="goog_rdk_403"/>
        </w:sdtPr>
        <w:sdtContent>
          <w:del w:author="Iman Mohamed Atef Helal" w:id="113" w:date="2023-10-25T19:53:00Z">
            <w:r w:rsidDel="00000000" w:rsidR="00000000" w:rsidRPr="00000000">
              <w:rPr>
                <w:rFonts w:ascii="Times New Roman" w:cs="Times New Roman" w:eastAsia="Times New Roman" w:hAnsi="Times New Roman"/>
                <w:rtl w:val="0"/>
              </w:rPr>
              <w:delText xml:space="preserve">.</w:delText>
            </w:r>
          </w:del>
        </w:sdtContent>
      </w:sdt>
      <w:r w:rsidDel="00000000" w:rsidR="00000000" w:rsidRPr="00000000">
        <w:rPr>
          <w:rtl w:val="0"/>
        </w:rPr>
      </w:r>
    </w:p>
    <w:sdt>
      <w:sdtPr>
        <w:tag w:val="goog_rdk_404"/>
      </w:sdtPr>
      <w:sdtContent>
        <w:p w:rsidR="00000000" w:rsidDel="00000000" w:rsidP="00000000" w:rsidRDefault="00000000" w:rsidRPr="00000000" w14:paraId="000000FB">
          <w:pPr>
            <w:pStyle w:val="Heading2"/>
            <w:ind w:left="0" w:firstLine="0"/>
            <w:rPr/>
            <w:pPrChange w:author="Iman Mohamed Atef Helal" w:id="0" w:date="2023-10-25T19:59:00Z">
              <w:pPr>
                <w:pStyle w:val="Heading2"/>
                <w:ind w:hanging="360"/>
              </w:pPr>
            </w:pPrChange>
          </w:pPr>
          <w:bookmarkStart w:colFirst="0" w:colLast="0" w:name="_heading=h.2jxsxqh" w:id="17"/>
          <w:bookmarkEnd w:id="17"/>
          <w:r w:rsidDel="00000000" w:rsidR="00000000" w:rsidRPr="00000000">
            <w:rPr>
              <w:rtl w:val="0"/>
            </w:rPr>
            <w:t xml:space="preserve">1.1 Background and Motivation</w:t>
          </w:r>
        </w:p>
      </w:sdtContent>
    </w:sdt>
    <w:sdt>
      <w:sdtPr>
        <w:tag w:val="goog_rdk_405"/>
      </w:sdtPr>
      <w:sdtContent>
        <w:p w:rsidR="00000000" w:rsidDel="00000000" w:rsidP="00000000" w:rsidRDefault="00000000" w:rsidRPr="00000000" w14:paraId="000000FC">
          <w:pPr>
            <w:pBdr>
              <w:top w:space="0" w:sz="0" w:val="nil"/>
              <w:left w:space="0" w:sz="0" w:val="nil"/>
              <w:bottom w:space="0" w:sz="0" w:val="nil"/>
              <w:right w:space="0" w:sz="0" w:val="nil"/>
              <w:between w:space="0" w:sz="0" w:val="nil"/>
            </w:pBdr>
            <w:ind w:left="0" w:right="29" w:firstLine="288"/>
            <w:rPr/>
            <w:pPrChange w:author="Iman Mohamed Atef Helal" w:id="0" w:date="2023-10-25T20:02:00Z">
              <w:pPr>
                <w:pBdr>
                  <w:top w:space="0" w:sz="0" w:val="nil"/>
                  <w:left w:space="0" w:sz="0" w:val="nil"/>
                  <w:bottom w:space="0" w:sz="0" w:val="nil"/>
                  <w:right w:space="0" w:sz="0" w:val="nil"/>
                  <w:between w:space="0" w:sz="0" w:val="nil"/>
                </w:pBdr>
                <w:ind w:hanging="360"/>
              </w:pPr>
            </w:pPrChange>
          </w:pPr>
          <w:r w:rsidDel="00000000" w:rsidR="00000000" w:rsidRPr="00000000">
            <w:rPr>
              <w:rtl w:val="0"/>
            </w:rPr>
            <w:t xml:space="preserve">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sdtContent>
    </w:sdt>
    <w:sdt>
      <w:sdtPr>
        <w:tag w:val="goog_rdk_406"/>
      </w:sdtPr>
      <w:sdtContent>
        <w:p w:rsidR="00000000" w:rsidDel="00000000" w:rsidP="00000000" w:rsidRDefault="00000000" w:rsidRPr="00000000" w14:paraId="000000FD">
          <w:pPr>
            <w:pStyle w:val="Heading2"/>
            <w:ind w:left="0" w:firstLine="0"/>
            <w:rPr/>
            <w:pPrChange w:author="Iman Mohamed Atef Helal" w:id="0" w:date="2023-10-25T19:59:00Z">
              <w:pPr>
                <w:pStyle w:val="Heading2"/>
                <w:ind w:hanging="360"/>
              </w:pPr>
            </w:pPrChange>
          </w:pPr>
          <w:bookmarkStart w:colFirst="0" w:colLast="0" w:name="_heading=h.z337ya" w:id="18"/>
          <w:bookmarkEnd w:id="18"/>
          <w:r w:rsidDel="00000000" w:rsidR="00000000" w:rsidRPr="00000000">
            <w:rPr>
              <w:rtl w:val="0"/>
            </w:rPr>
            <w:t xml:space="preserve">1.2 Problem Statement</w:t>
          </w:r>
        </w:p>
      </w:sdtContent>
    </w:sdt>
    <w:sdt>
      <w:sdtPr>
        <w:tag w:val="goog_rdk_407"/>
      </w:sdtPr>
      <w:sdtContent>
        <w:p w:rsidR="00000000" w:rsidDel="00000000" w:rsidP="00000000" w:rsidRDefault="00000000" w:rsidRPr="00000000" w14:paraId="000000FE">
          <w:pPr>
            <w:pBdr>
              <w:top w:space="0" w:sz="0" w:val="nil"/>
              <w:left w:space="0" w:sz="0" w:val="nil"/>
              <w:bottom w:space="0" w:sz="0" w:val="nil"/>
              <w:right w:space="0" w:sz="0" w:val="nil"/>
              <w:between w:space="0" w:sz="0" w:val="nil"/>
            </w:pBdr>
            <w:ind w:left="0" w:right="29" w:firstLine="288"/>
            <w:rPr/>
            <w:pPrChange w:author="Iman Mohamed Atef Helal" w:id="0" w:date="2023-10-25T20:02:00Z">
              <w:pPr>
                <w:pBdr>
                  <w:top w:space="0" w:sz="0" w:val="nil"/>
                  <w:left w:space="0" w:sz="0" w:val="nil"/>
                  <w:bottom w:space="0" w:sz="0" w:val="nil"/>
                  <w:right w:space="0" w:sz="0" w:val="nil"/>
                  <w:between w:space="0" w:sz="0" w:val="nil"/>
                </w:pBdr>
                <w:ind w:hanging="360"/>
              </w:pPr>
            </w:pPrChange>
          </w:pPr>
          <w:r w:rsidDel="00000000" w:rsidR="00000000" w:rsidRPr="00000000">
            <w:rPr>
              <w:rtl w:val="0"/>
            </w:rPr>
            <w:t xml:space="preserve">The present problem is the lack of LMS and proper LMS usage in the Egyptian market which hinders the progress and user experience of many learners which opens the way for the creation of new LMSs catered to the Egyptian/Arabic population.</w:t>
          </w:r>
        </w:p>
      </w:sdtContent>
    </w:sdt>
    <w:sdt>
      <w:sdtPr>
        <w:tag w:val="goog_rdk_408"/>
      </w:sdtPr>
      <w:sdtContent>
        <w:p w:rsidR="00000000" w:rsidDel="00000000" w:rsidP="00000000" w:rsidRDefault="00000000" w:rsidRPr="00000000" w14:paraId="000000FF">
          <w:pPr>
            <w:pStyle w:val="Heading2"/>
            <w:ind w:left="0" w:firstLine="0"/>
            <w:rPr/>
            <w:pPrChange w:author="Iman Mohamed Atef Helal" w:id="0" w:date="2023-10-25T19:59:00Z">
              <w:pPr>
                <w:pStyle w:val="Heading2"/>
                <w:ind w:hanging="360"/>
              </w:pPr>
            </w:pPrChange>
          </w:pPr>
          <w:bookmarkStart w:colFirst="0" w:colLast="0" w:name="_heading=h.3j2qqm3" w:id="19"/>
          <w:bookmarkEnd w:id="19"/>
          <w:r w:rsidDel="00000000" w:rsidR="00000000" w:rsidRPr="00000000">
            <w:rPr>
              <w:rtl w:val="0"/>
            </w:rPr>
            <w:t xml:space="preserve">1.3 Objectives</w:t>
          </w:r>
        </w:p>
      </w:sdtContent>
    </w:sdt>
    <w:sdt>
      <w:sdtPr>
        <w:tag w:val="goog_rdk_411"/>
      </w:sdtPr>
      <w:sdtContent>
        <w:p w:rsidR="00000000" w:rsidDel="00000000" w:rsidP="00000000" w:rsidRDefault="00000000" w:rsidRPr="00000000" w14:paraId="00000100">
          <w:pPr>
            <w:ind w:left="0" w:right="29" w:firstLine="288"/>
            <w:rPr/>
            <w:pPrChange w:author="Iman Mohamed Atef Helal" w:id="0" w:date="2023-10-25T20:03:00Z">
              <w:pPr>
                <w:ind w:hanging="360"/>
              </w:pPr>
            </w:pPrChange>
          </w:pPr>
          <w:r w:rsidDel="00000000" w:rsidR="00000000" w:rsidRPr="00000000">
            <w:rPr>
              <w:rtl w:val="0"/>
            </w:rPr>
            <w:t xml:space="preserve">Our team's objective and vision </w:t>
          </w:r>
          <w:sdt>
            <w:sdtPr>
              <w:tag w:val="goog_rdk_409"/>
            </w:sdtPr>
            <w:sdtContent>
              <w:del w:author="Iman Mohamed Atef Helal" w:id="119" w:date="2023-10-31T19:15:00Z">
                <w:r w:rsidDel="00000000" w:rsidR="00000000" w:rsidRPr="00000000">
                  <w:rPr>
                    <w:rtl w:val="0"/>
                  </w:rPr>
                  <w:delText xml:space="preserve">is</w:delText>
                </w:r>
              </w:del>
            </w:sdtContent>
          </w:sdt>
          <w:sdt>
            <w:sdtPr>
              <w:tag w:val="goog_rdk_410"/>
            </w:sdtPr>
            <w:sdtContent>
              <w:ins w:author="Iman Mohamed Atef Helal" w:id="119" w:date="2023-10-31T19:15:00Z">
                <w:r w:rsidDel="00000000" w:rsidR="00000000" w:rsidRPr="00000000">
                  <w:rPr>
                    <w:rtl w:val="0"/>
                  </w:rPr>
                  <w:t xml:space="preserve">are</w:t>
                </w:r>
              </w:ins>
            </w:sdtContent>
          </w:sdt>
          <w:r w:rsidDel="00000000" w:rsidR="00000000" w:rsidRPr="00000000">
            <w:rPr>
              <w:rtl w:val="0"/>
            </w:rPr>
            <w:t xml:space="preserve"> to create an e-learning platform that provides a perfect learning environment for students, teaching staff, and management. We aim to create a platform that is easy to use, and customizable and provides all the necessary tools for learners and educators to succeed.</w:t>
          </w:r>
        </w:p>
      </w:sdtContent>
    </w:sdt>
    <w:p w:rsidR="00000000" w:rsidDel="00000000" w:rsidP="00000000" w:rsidRDefault="00000000" w:rsidRPr="00000000" w14:paraId="00000101">
      <w:pPr>
        <w:numPr>
          <w:ilvl w:val="0"/>
          <w:numId w:val="28"/>
        </w:numPr>
        <w:ind w:left="720" w:hanging="360"/>
        <w:rPr/>
      </w:pPr>
      <w:r w:rsidDel="00000000" w:rsidR="00000000" w:rsidRPr="00000000">
        <w:rPr>
          <w:rtl w:val="0"/>
        </w:rPr>
        <w:t xml:space="preserve">For students, we envision a platform that acts as their personal repository containing all their studying material and all the tools they need to succeed in their specific field of study.</w:t>
      </w:r>
    </w:p>
    <w:p w:rsidR="00000000" w:rsidDel="00000000" w:rsidP="00000000" w:rsidRDefault="00000000" w:rsidRPr="00000000" w14:paraId="00000102">
      <w:pPr>
        <w:numPr>
          <w:ilvl w:val="0"/>
          <w:numId w:val="28"/>
        </w:numPr>
        <w:ind w:left="720" w:hanging="360"/>
        <w:rPr/>
      </w:pPr>
      <w:r w:rsidDel="00000000" w:rsidR="00000000" w:rsidRPr="00000000">
        <w:rPr>
          <w:rtl w:val="0"/>
        </w:rPr>
        <w:t xml:space="preserve">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rsidR="00000000" w:rsidDel="00000000" w:rsidP="00000000" w:rsidRDefault="00000000" w:rsidRPr="00000000" w14:paraId="00000103">
      <w:pPr>
        <w:numPr>
          <w:ilvl w:val="0"/>
          <w:numId w:val="28"/>
        </w:numPr>
        <w:ind w:left="720" w:hanging="360"/>
        <w:rPr/>
      </w:pPr>
      <w:r w:rsidDel="00000000" w:rsidR="00000000" w:rsidRPr="00000000">
        <w:rPr>
          <w:rtl w:val="0"/>
        </w:rPr>
        <w:t xml:space="preserve">For management, we aim to provide an analytical platform that enables them to review and evaluate their teaching staff and courses, providing a data-driven approach to decision-making.</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sdt>
      <w:sdtPr>
        <w:tag w:val="goog_rdk_412"/>
      </w:sdtPr>
      <w:sdtContent>
        <w:p w:rsidR="00000000" w:rsidDel="00000000" w:rsidP="00000000" w:rsidRDefault="00000000" w:rsidRPr="00000000" w14:paraId="00000108">
          <w:pPr>
            <w:pStyle w:val="Heading2"/>
            <w:ind w:left="0" w:firstLine="0"/>
            <w:rPr/>
            <w:pPrChange w:author="Iman Mohamed Atef Helal" w:id="0" w:date="2023-10-25T19:59:00Z">
              <w:pPr>
                <w:pStyle w:val="Heading2"/>
                <w:ind w:hanging="360"/>
              </w:pPr>
            </w:pPrChange>
          </w:pPr>
          <w:bookmarkStart w:colFirst="0" w:colLast="0" w:name="_heading=h.1y810tw" w:id="20"/>
          <w:bookmarkEnd w:id="20"/>
          <w:r w:rsidDel="00000000" w:rsidR="00000000" w:rsidRPr="00000000">
            <w:rPr>
              <w:rtl w:val="0"/>
            </w:rPr>
            <w:t xml:space="preserve">1.4 Project Scope and Limitations</w:t>
          </w:r>
        </w:p>
      </w:sdtContent>
    </w:sdt>
    <w:sdt>
      <w:sdtPr>
        <w:tag w:val="goog_rdk_413"/>
      </w:sdtPr>
      <w:sdtContent>
        <w:p w:rsidR="00000000" w:rsidDel="00000000" w:rsidP="00000000" w:rsidRDefault="00000000" w:rsidRPr="00000000" w14:paraId="00000109">
          <w:pPr>
            <w:ind w:left="0" w:right="29" w:firstLine="288"/>
            <w:rPr/>
            <w:pPrChange w:author="Iman Mohamed Atef Helal" w:id="0" w:date="2023-10-25T20:02:00Z">
              <w:pPr>
                <w:ind w:hanging="360"/>
              </w:pPr>
            </w:pPrChange>
          </w:pPr>
          <w:r w:rsidDel="00000000" w:rsidR="00000000" w:rsidRPr="00000000">
            <w:rPr>
              <w:rtl w:val="0"/>
            </w:rPr>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analyse it.</w:t>
          </w:r>
        </w:p>
      </w:sdtContent>
    </w:sdt>
    <w:sdt>
      <w:sdtPr>
        <w:tag w:val="goog_rdk_417"/>
      </w:sdtPr>
      <w:sdtContent>
        <w:p w:rsidR="00000000" w:rsidDel="00000000" w:rsidP="00000000" w:rsidRDefault="00000000" w:rsidRPr="00000000" w14:paraId="0000010A">
          <w:pPr>
            <w:ind w:left="0" w:right="29" w:firstLine="288"/>
            <w:rPr/>
            <w:pPrChange w:author="Iman Mohamed Atef Helal" w:id="0" w:date="2023-10-25T20:02:00Z">
              <w:pPr>
                <w:ind w:hanging="360"/>
              </w:pPr>
            </w:pPrChange>
          </w:pPr>
          <w:r w:rsidDel="00000000" w:rsidR="00000000" w:rsidRPr="00000000">
            <w:rPr>
              <w:rtl w:val="0"/>
            </w:rPr>
            <w:t xml:space="preserve">All other subjects that do</w:t>
          </w:r>
          <w:sdt>
            <w:sdtPr>
              <w:tag w:val="goog_rdk_414"/>
            </w:sdtPr>
            <w:sdtContent>
              <w:ins w:author="Iman Mohamed Atef Helal" w:id="123" w:date="2023-10-25T19:59:00Z">
                <w:r w:rsidDel="00000000" w:rsidR="00000000" w:rsidRPr="00000000">
                  <w:rPr>
                    <w:rtl w:val="0"/>
                  </w:rPr>
                  <w:t xml:space="preserve"> </w:t>
                </w:r>
              </w:ins>
            </w:sdtContent>
          </w:sdt>
          <w:sdt>
            <w:sdtPr>
              <w:tag w:val="goog_rdk_415"/>
            </w:sdtPr>
            <w:sdtContent>
              <w:del w:author="Iman Mohamed Atef Helal" w:id="123" w:date="2023-10-25T19:59:00Z">
                <w:r w:rsidDel="00000000" w:rsidR="00000000" w:rsidRPr="00000000">
                  <w:rPr>
                    <w:rtl w:val="0"/>
                  </w:rPr>
                  <w:delText xml:space="preserve">n’t </w:delText>
                </w:r>
              </w:del>
            </w:sdtContent>
          </w:sdt>
          <w:sdt>
            <w:sdtPr>
              <w:tag w:val="goog_rdk_416"/>
            </w:sdtPr>
            <w:sdtContent>
              <w:ins w:author="Iman Mohamed Atef Helal" w:id="124" w:date="2023-10-25T19:59:00Z">
                <w:r w:rsidDel="00000000" w:rsidR="00000000" w:rsidRPr="00000000">
                  <w:rPr>
                    <w:rtl w:val="0"/>
                  </w:rPr>
                  <w:t xml:space="preserve">not </w:t>
                </w:r>
              </w:ins>
            </w:sdtContent>
          </w:sdt>
          <w:r w:rsidDel="00000000" w:rsidR="00000000" w:rsidRPr="00000000">
            <w:rPr>
              <w:rtl w:val="0"/>
            </w:rPr>
            <w:t xml:space="preserve">directly fall under those 3 categories are outside the scope of starting the project, for example, customized learning paths for each student, AI assistance, and video conferencing. </w:t>
          </w:r>
        </w:p>
      </w:sdtContent>
    </w:sdt>
    <w:sdt>
      <w:sdtPr>
        <w:tag w:val="goog_rdk_418"/>
      </w:sdtPr>
      <w:sdtContent>
        <w:p w:rsidR="00000000" w:rsidDel="00000000" w:rsidP="00000000" w:rsidRDefault="00000000" w:rsidRPr="00000000" w14:paraId="0000010B">
          <w:pPr>
            <w:ind w:left="0" w:right="29" w:firstLine="288"/>
            <w:rPr/>
            <w:pPrChange w:author="Iman Mohamed Atef Helal" w:id="0" w:date="2023-10-25T20:02:00Z">
              <w:pPr>
                <w:ind w:hanging="360"/>
              </w:pPr>
            </w:pPrChange>
          </w:pPr>
          <w:r w:rsidDel="00000000" w:rsidR="00000000" w:rsidRPr="00000000">
            <w:rPr>
              <w:rtl w:val="0"/>
            </w:rPr>
            <w:t xml:space="preserve">Some limitations of this project are its system requirements as LMSs need optimized services to allow thousands of students to connect at the same time, thus some hardware limitations may be specified depending on the chosen architecture.</w:t>
          </w:r>
        </w:p>
      </w:sdtContent>
    </w:sdt>
    <w:sdt>
      <w:sdtPr>
        <w:tag w:val="goog_rdk_421"/>
      </w:sdtPr>
      <w:sdtContent>
        <w:p w:rsidR="00000000" w:rsidDel="00000000" w:rsidP="00000000" w:rsidRDefault="00000000" w:rsidRPr="00000000" w14:paraId="0000010C">
          <w:pPr>
            <w:pStyle w:val="Heading2"/>
            <w:ind w:left="0" w:firstLine="0"/>
            <w:rPr>
              <w:strike w:val="1"/>
              <w:shd w:fill="auto" w:val="clear"/>
              <w:rPrChange w:author="Iman Mohamed Atef Helal" w:id="129" w:date="2023-10-25T19:59:00Z">
                <w:rPr/>
              </w:rPrChange>
            </w:rPr>
            <w:pPrChange w:author="Iman Mohamed Atef Helal" w:id="0" w:date="2023-10-25T19:59:00Z">
              <w:pPr>
                <w:pStyle w:val="Heading2"/>
                <w:ind w:hanging="360"/>
              </w:pPr>
            </w:pPrChange>
          </w:pPr>
          <w:bookmarkStart w:colFirst="0" w:colLast="0" w:name="_heading=h.4i7ojhp" w:id="21"/>
          <w:bookmarkEnd w:id="21"/>
          <w:sdt>
            <w:sdtPr>
              <w:tag w:val="goog_rdk_419"/>
            </w:sdtPr>
            <w:sdtContent>
              <w:r w:rsidDel="00000000" w:rsidR="00000000" w:rsidRPr="00000000">
                <w:rPr>
                  <w:strike w:val="1"/>
                  <w:highlight w:val="yellow"/>
                  <w:rtl w:val="0"/>
                  <w:rPrChange w:author="Iman Mohamed Atef Helal" w:id="127" w:date="2023-10-31T19:15:00Z">
                    <w:rPr/>
                  </w:rPrChange>
                </w:rPr>
                <w:t xml:space="preserve">1.5 Project Initial Timeline and Workload</w:t>
              </w:r>
            </w:sdtContent>
          </w:sdt>
          <w:sdt>
            <w:sdtPr>
              <w:tag w:val="goog_rdk_420"/>
            </w:sdtPr>
            <w:sdtContent>
              <w:r w:rsidDel="00000000" w:rsidR="00000000" w:rsidRPr="00000000">
                <w:rPr>
                  <w:rtl w:val="0"/>
                </w:rPr>
              </w:r>
            </w:sdtContent>
          </w:sdt>
        </w:p>
      </w:sdtContent>
    </w:sdt>
    <w:sdt>
      <w:sdtPr>
        <w:tag w:val="goog_rdk_422"/>
      </w:sdtPr>
      <w:sdtContent>
        <w:p w:rsidR="00000000" w:rsidDel="00000000" w:rsidP="00000000" w:rsidRDefault="00000000" w:rsidRPr="00000000" w14:paraId="0000010D">
          <w:pPr>
            <w:pStyle w:val="Heading2"/>
            <w:ind w:left="0" w:firstLine="0"/>
            <w:rPr/>
            <w:pPrChange w:author="Iman Mohamed Atef Helal" w:id="0" w:date="2023-10-25T19:59:00Z">
              <w:pPr>
                <w:pStyle w:val="Heading2"/>
                <w:ind w:hanging="360"/>
              </w:pPr>
            </w:pPrChange>
          </w:pPr>
          <w:bookmarkStart w:colFirst="0" w:colLast="0" w:name="_heading=h.2xcytpi" w:id="22"/>
          <w:bookmarkEnd w:id="22"/>
          <w:r w:rsidDel="00000000" w:rsidR="00000000" w:rsidRPr="00000000">
            <w:rPr>
              <w:rtl w:val="0"/>
            </w:rPr>
            <w:t xml:space="preserve">1.6 Project Methodology </w:t>
          </w:r>
        </w:p>
      </w:sdtContent>
    </w:sdt>
    <w:sdt>
      <w:sdtPr>
        <w:tag w:val="goog_rdk_423"/>
      </w:sdtPr>
      <w:sdtContent>
        <w:p w:rsidR="00000000" w:rsidDel="00000000" w:rsidP="00000000" w:rsidRDefault="00000000" w:rsidRPr="00000000" w14:paraId="0000010E">
          <w:pPr>
            <w:ind w:left="0" w:right="29" w:firstLine="288"/>
            <w:rPr/>
            <w:pPrChange w:author="Iman Mohamed Atef Helal" w:id="0" w:date="2023-10-25T20:02:00Z">
              <w:pPr>
                <w:ind w:hanging="360"/>
              </w:pPr>
            </w:pPrChange>
          </w:pPr>
          <w:r w:rsidDel="00000000" w:rsidR="00000000" w:rsidRPr="00000000">
            <w:rPr>
              <w:rtl w:val="0"/>
            </w:rPr>
            <w:t xml:space="preserve">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sdtContent>
    </w:sdt>
    <w:sdt>
      <w:sdtPr>
        <w:tag w:val="goog_rdk_424"/>
      </w:sdtPr>
      <w:sdtContent>
        <w:p w:rsidR="00000000" w:rsidDel="00000000" w:rsidP="00000000" w:rsidRDefault="00000000" w:rsidRPr="00000000" w14:paraId="0000010F">
          <w:pPr>
            <w:pStyle w:val="Heading2"/>
            <w:ind w:left="0" w:firstLine="0"/>
            <w:rPr/>
            <w:pPrChange w:author="Iman Mohamed Atef Helal" w:id="0" w:date="2023-10-25T19:59:00Z">
              <w:pPr>
                <w:pStyle w:val="Heading2"/>
                <w:ind w:hanging="360"/>
              </w:pPr>
            </w:pPrChange>
          </w:pPr>
          <w:bookmarkStart w:colFirst="0" w:colLast="0" w:name="_heading=h.1ci93xb" w:id="23"/>
          <w:bookmarkEnd w:id="23"/>
          <w:r w:rsidDel="00000000" w:rsidR="00000000" w:rsidRPr="00000000">
            <w:rPr>
              <w:rtl w:val="0"/>
            </w:rPr>
            <w:t xml:space="preserve">1.7 Project Report Outline</w:t>
          </w:r>
        </w:p>
      </w:sdtContent>
    </w:sdt>
    <w:sdt>
      <w:sdtPr>
        <w:tag w:val="goog_rdk_425"/>
      </w:sdtPr>
      <w:sdtContent>
        <w:p w:rsidR="00000000" w:rsidDel="00000000" w:rsidP="00000000" w:rsidRDefault="00000000" w:rsidRPr="00000000" w14:paraId="00000110">
          <w:pPr>
            <w:ind w:left="0" w:right="29" w:firstLine="288"/>
            <w:rPr/>
            <w:pPrChange w:author="Iman Mohamed Atef Helal" w:id="0" w:date="2023-10-25T20:02:00Z">
              <w:pPr>
                <w:ind w:hanging="360"/>
              </w:pPr>
            </w:pPrChange>
          </w:pPr>
          <w:r w:rsidDel="00000000" w:rsidR="00000000" w:rsidRPr="00000000">
            <w:rPr>
              <w:rtl w:val="0"/>
            </w:rPr>
            <w:t xml:space="preserve">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 models, BPM models,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Del="00000000" w:rsidR="00000000" w:rsidRPr="00000000">
            <w:br w:type="page"/>
          </w:r>
          <w:r w:rsidDel="00000000" w:rsidR="00000000" w:rsidRPr="00000000">
            <w:rPr>
              <w:rtl w:val="0"/>
            </w:rPr>
          </w:r>
        </w:p>
      </w:sdtContent>
    </w:sdt>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 Project Timeline</w:t>
      </w:r>
    </w:p>
    <w:sdt>
      <w:sdtPr>
        <w:tag w:val="goog_rdk_426"/>
      </w:sdtPr>
      <w:sdtContent>
        <w:p w:rsidR="00000000" w:rsidDel="00000000" w:rsidP="00000000" w:rsidRDefault="00000000" w:rsidRPr="00000000" w14:paraId="00000112">
          <w:pPr>
            <w:pStyle w:val="Heading2"/>
            <w:ind w:left="0" w:firstLine="0"/>
            <w:rPr>
              <w:shd w:fill="auto" w:val="clear"/>
              <w:rPrChange w:author="Iman Mohamed Atef Helal" w:id="134" w:date="2023-10-25T19:59:00Z">
                <w:rPr>
                  <w:rFonts w:ascii="Arial" w:cs="Arial" w:eastAsia="Arial" w:hAnsi="Arial"/>
                  <w:b w:val="0"/>
                  <w:sz w:val="40"/>
                  <w:szCs w:val="40"/>
                </w:rPr>
              </w:rPrChange>
            </w:rPr>
            <w:pPrChange w:author="Iman Mohamed Atef Helal" w:id="0" w:date="2023-10-25T19:59:00Z">
              <w:pPr>
                <w:pStyle w:val="Heading2"/>
                <w:ind w:hanging="360"/>
              </w:pPr>
            </w:pPrChange>
          </w:pPr>
          <w:bookmarkStart w:colFirst="0" w:colLast="0" w:name="_heading=h.3whwml4" w:id="24"/>
          <w:bookmarkEnd w:id="24"/>
          <w:r w:rsidDel="00000000" w:rsidR="00000000" w:rsidRPr="00000000">
            <w:rPr>
              <w:rtl w:val="0"/>
            </w:rPr>
            <w:t xml:space="preserve">1.8 Project Timeline</w:t>
          </w:r>
          <w:r w:rsidDel="00000000" w:rsidR="00000000" w:rsidRPr="00000000">
            <w:rPr>
              <w:rtl w:val="0"/>
            </w:rPr>
          </w:r>
        </w:p>
      </w:sdtContent>
    </w:sdt>
    <w:sdt>
      <w:sdtPr>
        <w:tag w:val="goog_rdk_427"/>
      </w:sdtPr>
      <w:sdtContent>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Change w:author="Iman Mohamed Atef Helal" w:id="0" w:date="2023-10-25T20:00:00Z">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pPr>
            </w:pPrChange>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Pr>
            <w:drawing>
              <wp:inline distB="0" distT="0" distL="0" distR="0">
                <wp:extent cx="5669280" cy="6756105"/>
                <wp:effectExtent b="0" l="0" r="0" t="0"/>
                <wp:docPr descr="A screen shot of a computer&#10;&#10;Description automatically generated" id="2068890040" name="image4.jpg"/>
                <a:graphic>
                  <a:graphicData uri="http://schemas.openxmlformats.org/drawingml/2006/picture">
                    <pic:pic>
                      <pic:nvPicPr>
                        <pic:cNvPr descr="A screen shot of a computer&#10;&#10;Description automatically generated" id="0" name="image4.jpg"/>
                        <pic:cNvPicPr preferRelativeResize="0"/>
                      </pic:nvPicPr>
                      <pic:blipFill>
                        <a:blip r:embed="rId10"/>
                        <a:srcRect b="0" l="0" r="0" t="0"/>
                        <a:stretch>
                          <a:fillRect/>
                        </a:stretch>
                      </pic:blipFill>
                      <pic:spPr>
                        <a:xfrm>
                          <a:off x="0" y="0"/>
                          <a:ext cx="5669280" cy="6756105"/>
                        </a:xfrm>
                        <a:prstGeom prst="rect"/>
                        <a:ln/>
                      </pic:spPr>
                    </pic:pic>
                  </a:graphicData>
                </a:graphic>
              </wp:inline>
            </w:drawing>
          </w:r>
          <w:r w:rsidDel="00000000" w:rsidR="00000000" w:rsidRPr="00000000">
            <w:br w:type="page"/>
          </w:r>
          <w:r w:rsidDel="00000000" w:rsidR="00000000" w:rsidRPr="00000000">
            <w:rPr>
              <w:rtl w:val="0"/>
            </w:rPr>
          </w:r>
        </w:p>
      </w:sdtContent>
    </w:sdt>
    <w:sdt>
      <w:sdtPr>
        <w:tag w:val="goog_rdk_429"/>
      </w:sdtPr>
      <w:sdtContent>
        <w:p w:rsidR="00000000" w:rsidDel="00000000" w:rsidP="00000000" w:rsidRDefault="00000000" w:rsidRPr="00000000" w14:paraId="00000114">
          <w:pPr>
            <w:pStyle w:val="Heading2"/>
            <w:ind w:left="0" w:firstLine="0"/>
            <w:rPr/>
            <w:pPrChange w:author="Iman Mohamed Atef Helal" w:id="0" w:date="2023-10-25T19:59:00Z">
              <w:pPr>
                <w:pStyle w:val="Heading2"/>
                <w:ind w:hanging="360"/>
              </w:pPr>
            </w:pPrChange>
          </w:pPr>
          <w:bookmarkStart w:colFirst="0" w:colLast="0" w:name="_heading=h.qsh70q" w:id="26"/>
          <w:bookmarkEnd w:id="26"/>
          <w:r w:rsidDel="00000000" w:rsidR="00000000" w:rsidRPr="00000000">
            <w:rPr>
              <w:rtl w:val="0"/>
            </w:rPr>
            <w:t xml:space="preserve">1.9 Work</w:t>
          </w:r>
          <w:sdt>
            <w:sdtPr>
              <w:tag w:val="goog_rdk_428"/>
            </w:sdtPr>
            <w:sdtContent>
              <w:ins w:author="Iman Mohamed Atef Helal" w:id="136" w:date="2023-10-31T19:15:00Z">
                <w:r w:rsidDel="00000000" w:rsidR="00000000" w:rsidRPr="00000000">
                  <w:rPr>
                    <w:rtl w:val="0"/>
                  </w:rPr>
                  <w:t xml:space="preserve">load</w:t>
                </w:r>
              </w:ins>
            </w:sdtContent>
          </w:sdt>
          <w:r w:rsidDel="00000000" w:rsidR="00000000" w:rsidRPr="00000000">
            <w:rPr>
              <w:rtl w:val="0"/>
            </w:rPr>
            <w:t xml:space="preserve"> Distribution</w:t>
          </w:r>
        </w:p>
      </w:sdtContent>
    </w:sdt>
    <w:p w:rsidR="00000000" w:rsidDel="00000000" w:rsidP="00000000" w:rsidRDefault="00000000" w:rsidRPr="00000000" w14:paraId="00000115">
      <w:pPr>
        <w:spacing w:after="0" w:before="0" w:lineRule="auto"/>
        <w:ind w:left="0" w:right="0" w:firstLine="0"/>
        <w:jc w:val="left"/>
        <w:rPr>
          <w:b w:val="1"/>
          <w:sz w:val="22"/>
          <w:szCs w:val="22"/>
        </w:rPr>
      </w:pPr>
      <w:r w:rsidDel="00000000" w:rsidR="00000000" w:rsidRPr="00000000">
        <w:rPr>
          <w:b w:val="1"/>
          <w:sz w:val="22"/>
          <w:szCs w:val="22"/>
          <w:rtl w:val="0"/>
        </w:rPr>
        <w:t xml:space="preserve">Marwan:</w:t>
      </w:r>
    </w:p>
    <w:p w:rsidR="00000000" w:rsidDel="00000000" w:rsidP="00000000" w:rsidRDefault="00000000" w:rsidRPr="00000000" w14:paraId="00000116">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Coordination of Work.</w:t>
      </w:r>
    </w:p>
    <w:p w:rsidR="00000000" w:rsidDel="00000000" w:rsidP="00000000" w:rsidRDefault="00000000" w:rsidRPr="00000000" w14:paraId="00000117">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Documentation writing and maintenance.</w:t>
      </w:r>
    </w:p>
    <w:p w:rsidR="00000000" w:rsidDel="00000000" w:rsidP="00000000" w:rsidRDefault="00000000" w:rsidRPr="00000000" w14:paraId="00000118">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System Features and Requirements.</w:t>
      </w:r>
    </w:p>
    <w:p w:rsidR="00000000" w:rsidDel="00000000" w:rsidP="00000000" w:rsidRDefault="00000000" w:rsidRPr="00000000" w14:paraId="00000119">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System Specification.</w:t>
      </w:r>
    </w:p>
    <w:p w:rsidR="00000000" w:rsidDel="00000000" w:rsidP="00000000" w:rsidRDefault="00000000" w:rsidRPr="00000000" w14:paraId="0000011A">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Database System.</w:t>
      </w:r>
    </w:p>
    <w:p w:rsidR="00000000" w:rsidDel="00000000" w:rsidP="00000000" w:rsidRDefault="00000000" w:rsidRPr="00000000" w14:paraId="0000011B">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Backend Servers.</w:t>
      </w:r>
    </w:p>
    <w:p w:rsidR="00000000" w:rsidDel="00000000" w:rsidP="00000000" w:rsidRDefault="00000000" w:rsidRPr="00000000" w14:paraId="0000011C">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Testing.</w:t>
      </w:r>
    </w:p>
    <w:p w:rsidR="00000000" w:rsidDel="00000000" w:rsidP="00000000" w:rsidRDefault="00000000" w:rsidRPr="00000000" w14:paraId="0000011D">
      <w:pPr>
        <w:spacing w:after="0" w:before="0" w:lineRule="auto"/>
        <w:ind w:left="0" w:right="0" w:firstLine="0"/>
        <w:jc w:val="left"/>
        <w:rPr>
          <w:b w:val="1"/>
          <w:sz w:val="22"/>
          <w:szCs w:val="22"/>
        </w:rPr>
      </w:pPr>
      <w:r w:rsidDel="00000000" w:rsidR="00000000" w:rsidRPr="00000000">
        <w:rPr>
          <w:b w:val="1"/>
          <w:sz w:val="22"/>
          <w:szCs w:val="22"/>
          <w:rtl w:val="0"/>
        </w:rPr>
        <w:t xml:space="preserve">Abdelrhman:</w:t>
      </w:r>
    </w:p>
    <w:p w:rsidR="00000000" w:rsidDel="00000000" w:rsidP="00000000" w:rsidRDefault="00000000" w:rsidRPr="00000000" w14:paraId="0000011E">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Survey Creation and Its Analysis.</w:t>
      </w:r>
    </w:p>
    <w:p w:rsidR="00000000" w:rsidDel="00000000" w:rsidP="00000000" w:rsidRDefault="00000000" w:rsidRPr="00000000" w14:paraId="0000011F">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Documentation Editing.</w:t>
      </w:r>
    </w:p>
    <w:p w:rsidR="00000000" w:rsidDel="00000000" w:rsidP="00000000" w:rsidRDefault="00000000" w:rsidRPr="00000000" w14:paraId="00000120">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System Features and Requirements.</w:t>
      </w:r>
    </w:p>
    <w:p w:rsidR="00000000" w:rsidDel="00000000" w:rsidP="00000000" w:rsidRDefault="00000000" w:rsidRPr="00000000" w14:paraId="00000121">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UX research.</w:t>
      </w:r>
    </w:p>
    <w:p w:rsidR="00000000" w:rsidDel="00000000" w:rsidP="00000000" w:rsidRDefault="00000000" w:rsidRPr="00000000" w14:paraId="00000122">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UI Frames.</w:t>
      </w:r>
    </w:p>
    <w:p w:rsidR="00000000" w:rsidDel="00000000" w:rsidP="00000000" w:rsidRDefault="00000000" w:rsidRPr="00000000" w14:paraId="00000123">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GP Presentation.</w:t>
      </w:r>
    </w:p>
    <w:p w:rsidR="00000000" w:rsidDel="00000000" w:rsidP="00000000" w:rsidRDefault="00000000" w:rsidRPr="00000000" w14:paraId="00000124">
      <w:pPr>
        <w:spacing w:after="0" w:before="0" w:lineRule="auto"/>
        <w:ind w:left="0" w:right="0" w:firstLine="0"/>
        <w:jc w:val="left"/>
        <w:rPr>
          <w:b w:val="1"/>
          <w:sz w:val="22"/>
          <w:szCs w:val="22"/>
        </w:rPr>
      </w:pPr>
      <w:r w:rsidDel="00000000" w:rsidR="00000000" w:rsidRPr="00000000">
        <w:rPr>
          <w:b w:val="1"/>
          <w:sz w:val="22"/>
          <w:szCs w:val="22"/>
          <w:rtl w:val="0"/>
        </w:rPr>
        <w:t xml:space="preserve">Ahmed:</w:t>
      </w:r>
    </w:p>
    <w:p w:rsidR="00000000" w:rsidDel="00000000" w:rsidP="00000000" w:rsidRDefault="00000000" w:rsidRPr="00000000" w14:paraId="00000125">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Use Case Descriptions.</w:t>
      </w:r>
    </w:p>
    <w:p w:rsidR="00000000" w:rsidDel="00000000" w:rsidP="00000000" w:rsidRDefault="00000000" w:rsidRPr="00000000" w14:paraId="00000126">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BPMN Diagrams.</w:t>
      </w:r>
    </w:p>
    <w:p w:rsidR="00000000" w:rsidDel="00000000" w:rsidP="00000000" w:rsidRDefault="00000000" w:rsidRPr="00000000" w14:paraId="00000127">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Class and ERD Diagrams.</w:t>
      </w:r>
    </w:p>
    <w:p w:rsidR="00000000" w:rsidDel="00000000" w:rsidP="00000000" w:rsidRDefault="00000000" w:rsidRPr="00000000" w14:paraId="00000128">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Mobile Application.</w:t>
      </w:r>
    </w:p>
    <w:p w:rsidR="00000000" w:rsidDel="00000000" w:rsidP="00000000" w:rsidRDefault="00000000" w:rsidRPr="00000000" w14:paraId="00000129">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Backend Server</w:t>
      </w:r>
    </w:p>
    <w:p w:rsidR="00000000" w:rsidDel="00000000" w:rsidP="00000000" w:rsidRDefault="00000000" w:rsidRPr="00000000" w14:paraId="0000012A">
      <w:pPr>
        <w:spacing w:after="0" w:before="0" w:lineRule="auto"/>
        <w:ind w:left="0" w:right="0" w:firstLine="0"/>
        <w:jc w:val="left"/>
        <w:rPr>
          <w:b w:val="1"/>
          <w:sz w:val="22"/>
          <w:szCs w:val="22"/>
        </w:rPr>
      </w:pPr>
      <w:r w:rsidDel="00000000" w:rsidR="00000000" w:rsidRPr="00000000">
        <w:rPr>
          <w:b w:val="1"/>
          <w:sz w:val="22"/>
          <w:szCs w:val="22"/>
          <w:rtl w:val="0"/>
        </w:rPr>
        <w:t xml:space="preserve">David:</w:t>
      </w:r>
    </w:p>
    <w:p w:rsidR="00000000" w:rsidDel="00000000" w:rsidP="00000000" w:rsidRDefault="00000000" w:rsidRPr="00000000" w14:paraId="0000012B">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Functional and non-functional requirements,</w:t>
      </w:r>
    </w:p>
    <w:p w:rsidR="00000000" w:rsidDel="00000000" w:rsidP="00000000" w:rsidRDefault="00000000" w:rsidRPr="00000000" w14:paraId="0000012C">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Use Case Descriptions.</w:t>
      </w:r>
    </w:p>
    <w:p w:rsidR="00000000" w:rsidDel="00000000" w:rsidP="00000000" w:rsidRDefault="00000000" w:rsidRPr="00000000" w14:paraId="0000012D">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BPMN Diagrams.</w:t>
      </w:r>
    </w:p>
    <w:p w:rsidR="00000000" w:rsidDel="00000000" w:rsidP="00000000" w:rsidRDefault="00000000" w:rsidRPr="00000000" w14:paraId="0000012E">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Sequence Diagrams.</w:t>
      </w:r>
    </w:p>
    <w:p w:rsidR="00000000" w:rsidDel="00000000" w:rsidP="00000000" w:rsidRDefault="00000000" w:rsidRPr="00000000" w14:paraId="0000012F">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Mobile Application.</w:t>
      </w:r>
    </w:p>
    <w:p w:rsidR="00000000" w:rsidDel="00000000" w:rsidP="00000000" w:rsidRDefault="00000000" w:rsidRPr="00000000" w14:paraId="00000130">
      <w:pPr>
        <w:spacing w:after="0" w:before="0" w:lineRule="auto"/>
        <w:ind w:left="0" w:right="0" w:firstLine="0"/>
        <w:jc w:val="left"/>
        <w:rPr>
          <w:b w:val="1"/>
          <w:sz w:val="22"/>
          <w:szCs w:val="22"/>
        </w:rPr>
      </w:pPr>
      <w:r w:rsidDel="00000000" w:rsidR="00000000" w:rsidRPr="00000000">
        <w:rPr>
          <w:b w:val="1"/>
          <w:sz w:val="22"/>
          <w:szCs w:val="22"/>
          <w:rtl w:val="0"/>
        </w:rPr>
        <w:t xml:space="preserve">Mohamed:</w:t>
      </w:r>
    </w:p>
    <w:p w:rsidR="00000000" w:rsidDel="00000000" w:rsidP="00000000" w:rsidRDefault="00000000" w:rsidRPr="00000000" w14:paraId="00000131">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Business plan.</w:t>
      </w:r>
    </w:p>
    <w:p w:rsidR="00000000" w:rsidDel="00000000" w:rsidP="00000000" w:rsidRDefault="00000000" w:rsidRPr="00000000" w14:paraId="00000132">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Use Case Diagrams.</w:t>
      </w:r>
    </w:p>
    <w:p w:rsidR="00000000" w:rsidDel="00000000" w:rsidP="00000000" w:rsidRDefault="00000000" w:rsidRPr="00000000" w14:paraId="00000133">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Front-end Application.</w:t>
      </w:r>
    </w:p>
    <w:p w:rsidR="00000000" w:rsidDel="00000000" w:rsidP="00000000" w:rsidRDefault="00000000" w:rsidRPr="00000000" w14:paraId="00000134">
      <w:pPr>
        <w:numPr>
          <w:ilvl w:val="0"/>
          <w:numId w:val="30"/>
        </w:numPr>
        <w:spacing w:line="240" w:lineRule="auto"/>
        <w:ind w:left="475" w:right="432" w:hanging="187"/>
        <w:jc w:val="left"/>
        <w:rPr>
          <w:sz w:val="22"/>
          <w:szCs w:val="22"/>
        </w:rPr>
      </w:pPr>
      <w:r w:rsidDel="00000000" w:rsidR="00000000" w:rsidRPr="00000000">
        <w:rPr>
          <w:sz w:val="22"/>
          <w:szCs w:val="22"/>
          <w:rtl w:val="0"/>
        </w:rPr>
        <w:t xml:space="preserve">Testing.</w:t>
      </w:r>
    </w:p>
    <w:p w:rsidR="00000000" w:rsidDel="00000000" w:rsidP="00000000" w:rsidRDefault="00000000" w:rsidRPr="00000000" w14:paraId="00000135">
      <w:pPr>
        <w:pStyle w:val="Heading2"/>
        <w:ind w:hanging="360"/>
        <w:rPr/>
      </w:pPr>
      <w:bookmarkStart w:colFirst="0" w:colLast="0" w:name="_heading=h.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ind w:hanging="360"/>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Chapter 2: Market and Literature Survey</w:t>
      </w:r>
    </w:p>
    <w:sdt>
      <w:sdtPr>
        <w:tag w:val="goog_rdk_430"/>
      </w:sdtPr>
      <w:sdtContent>
        <w:p w:rsidR="00000000" w:rsidDel="00000000" w:rsidP="00000000" w:rsidRDefault="00000000" w:rsidRPr="00000000" w14:paraId="00000137">
          <w:pPr>
            <w:pStyle w:val="Heading2"/>
            <w:ind w:left="0" w:firstLine="0"/>
            <w:rPr/>
            <w:pPrChange w:author="Iman Mohamed Atef Helal" w:id="0" w:date="2023-10-25T19:58:00Z">
              <w:pPr>
                <w:pStyle w:val="Heading2"/>
                <w:ind w:hanging="360"/>
              </w:pPr>
            </w:pPrChange>
          </w:pPr>
          <w:bookmarkStart w:colFirst="0" w:colLast="0" w:name="_heading=h.49x2ik5" w:id="29"/>
          <w:bookmarkEnd w:id="29"/>
          <w:r w:rsidDel="00000000" w:rsidR="00000000" w:rsidRPr="00000000">
            <w:rPr>
              <w:rtl w:val="0"/>
            </w:rPr>
            <w:t xml:space="preserve">2.1 Competitors</w:t>
          </w:r>
        </w:p>
      </w:sdtContent>
    </w:sdt>
    <w:sdt>
      <w:sdtPr>
        <w:tag w:val="goog_rdk_431"/>
      </w:sdtPr>
      <w:sdtContent>
        <w:p w:rsidR="00000000" w:rsidDel="00000000" w:rsidP="00000000" w:rsidRDefault="00000000" w:rsidRPr="00000000" w14:paraId="00000138">
          <w:pPr>
            <w:pBdr>
              <w:top w:space="0" w:sz="0" w:val="nil"/>
              <w:left w:space="0" w:sz="0" w:val="nil"/>
              <w:bottom w:space="0" w:sz="0" w:val="nil"/>
              <w:right w:space="0" w:sz="0" w:val="nil"/>
              <w:between w:space="0" w:sz="0" w:val="nil"/>
            </w:pBdr>
            <w:ind w:left="0" w:right="29" w:firstLine="288"/>
            <w:rPr/>
            <w:pPrChange w:author="Iman Mohamed Atef Helal" w:id="0" w:date="2023-10-25T20:02:00Z">
              <w:pPr>
                <w:pBdr>
                  <w:top w:space="0" w:sz="0" w:val="nil"/>
                  <w:left w:space="0" w:sz="0" w:val="nil"/>
                  <w:bottom w:space="0" w:sz="0" w:val="nil"/>
                  <w:right w:space="0" w:sz="0" w:val="nil"/>
                  <w:between w:space="0" w:sz="0" w:val="nil"/>
                </w:pBdr>
                <w:ind w:hanging="360"/>
              </w:pPr>
            </w:pPrChange>
          </w:pPr>
          <w:r w:rsidDel="00000000" w:rsidR="00000000" w:rsidRPr="00000000">
            <w:rPr>
              <w:rtl w:val="0"/>
            </w:rPr>
            <w:t xml:space="preserve">In this section, we will discuss the advantages and disadvantages of some of the most popular e-learning platforms currently available. For the full competitors' Analysis please refer to the index. These platforms include:</w:t>
          </w:r>
        </w:p>
      </w:sdtContent>
    </w:sdt>
    <w:sdt>
      <w:sdtPr>
        <w:tag w:val="goog_rdk_432"/>
      </w:sdtPr>
      <w:sdtContent>
        <w:p w:rsidR="00000000" w:rsidDel="00000000" w:rsidP="00000000" w:rsidRDefault="00000000" w:rsidRPr="00000000" w14:paraId="00000139">
          <w:pPr>
            <w:pStyle w:val="Heading3"/>
            <w:numPr>
              <w:ilvl w:val="0"/>
              <w:numId w:val="51"/>
            </w:numPr>
            <w:ind w:left="360" w:right="0" w:hanging="360"/>
            <w:jc w:val="left"/>
            <w:rPr>
              <w:rPrChange w:author="Iman Mohamed Atef Helal" w:id="140" w:date="2023-10-25T19:58:00Z">
                <w:rPr>
                  <w:rFonts w:ascii="Times New Roman" w:cs="Times New Roman" w:eastAsia="Times New Roman" w:hAnsi="Times New Roman"/>
                </w:rPr>
              </w:rPrChange>
            </w:rPr>
            <w:pPrChange w:author="Iman Mohamed Atef Helal" w:id="0" w:date="2023-10-25T19:58:00Z">
              <w:pPr>
                <w:pStyle w:val="Heading3"/>
                <w:numPr>
                  <w:ilvl w:val="2"/>
                  <w:numId w:val="45"/>
                </w:numPr>
                <w:ind w:left="-90" w:hanging="360"/>
              </w:pPr>
            </w:pPrChange>
          </w:pPr>
          <w:bookmarkStart w:colFirst="0" w:colLast="0" w:name="_heading=h.2p2csry" w:id="30"/>
          <w:bookmarkEnd w:id="30"/>
          <w:r w:rsidDel="00000000" w:rsidR="00000000" w:rsidRPr="00000000">
            <w:rPr>
              <w:rFonts w:ascii="Times New Roman" w:cs="Times New Roman" w:eastAsia="Times New Roman" w:hAnsi="Times New Roman"/>
              <w:rtl w:val="0"/>
            </w:rPr>
            <w:t xml:space="preserve">Blackboard</w:t>
          </w:r>
        </w:p>
      </w:sdtContent>
    </w:sdt>
    <w:sdt>
      <w:sdtPr>
        <w:tag w:val="goog_rdk_433"/>
      </w:sdtPr>
      <w:sdtContent>
        <w:p w:rsidR="00000000" w:rsidDel="00000000" w:rsidP="00000000" w:rsidRDefault="00000000" w:rsidRPr="00000000" w14:paraId="0000013A">
          <w:pPr>
            <w:pBdr>
              <w:top w:space="0" w:sz="0" w:val="nil"/>
              <w:left w:space="0" w:sz="0" w:val="nil"/>
              <w:bottom w:space="0" w:sz="0" w:val="nil"/>
              <w:right w:space="0" w:sz="0" w:val="nil"/>
              <w:between w:space="0" w:sz="0" w:val="nil"/>
            </w:pBdr>
            <w:ind w:left="360" w:right="29" w:firstLine="288"/>
            <w:rPr/>
            <w:pPrChange w:author="Iman Mohamed Atef Helal" w:id="0" w:date="2023-10-25T20:03:00Z">
              <w:pPr>
                <w:pBdr>
                  <w:top w:space="0" w:sz="0" w:val="nil"/>
                  <w:left w:space="0" w:sz="0" w:val="nil"/>
                  <w:bottom w:space="0" w:sz="0" w:val="nil"/>
                  <w:right w:space="0" w:sz="0" w:val="nil"/>
                  <w:between w:space="0" w:sz="0" w:val="nil"/>
                </w:pBdr>
                <w:ind w:left="0" w:firstLine="0"/>
              </w:pPr>
            </w:pPrChange>
          </w:pPr>
          <w:r w:rsidDel="00000000" w:rsidR="00000000" w:rsidRPr="00000000">
            <w:rPr>
              <w:rtl w:val="0"/>
            </w:rPr>
            <w:t xml:space="preserve">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sdtContent>
    </w:sdt>
    <w:sdt>
      <w:sdtPr>
        <w:tag w:val="goog_rdk_434"/>
      </w:sdtPr>
      <w:sdtContent>
        <w:p w:rsidR="00000000" w:rsidDel="00000000" w:rsidP="00000000" w:rsidRDefault="00000000" w:rsidRPr="00000000" w14:paraId="0000013B">
          <w:pPr>
            <w:pStyle w:val="Heading3"/>
            <w:numPr>
              <w:ilvl w:val="0"/>
              <w:numId w:val="51"/>
            </w:numPr>
            <w:ind w:left="360" w:right="0" w:hanging="360"/>
            <w:jc w:val="left"/>
            <w:rPr>
              <w:rPrChange w:author="Iman Mohamed Atef Helal" w:id="142" w:date="2023-10-25T19:58:00Z">
                <w:rPr>
                  <w:rFonts w:ascii="Times New Roman" w:cs="Times New Roman" w:eastAsia="Times New Roman" w:hAnsi="Times New Roman"/>
                </w:rPr>
              </w:rPrChange>
            </w:rPr>
            <w:pPrChange w:author="Iman Mohamed Atef Helal" w:id="0" w:date="2023-10-25T19:58:00Z">
              <w:pPr>
                <w:pStyle w:val="Heading3"/>
                <w:numPr>
                  <w:ilvl w:val="2"/>
                  <w:numId w:val="45"/>
                </w:numPr>
                <w:spacing w:after="200" w:lineRule="auto"/>
                <w:ind w:left="-90" w:hanging="360"/>
              </w:pPr>
            </w:pPrChange>
          </w:pPr>
          <w:bookmarkStart w:colFirst="0" w:colLast="0" w:name="_heading=h.147n2zr" w:id="31"/>
          <w:bookmarkEnd w:id="31"/>
          <w:r w:rsidDel="00000000" w:rsidR="00000000" w:rsidRPr="00000000">
            <w:rPr>
              <w:rFonts w:ascii="Times New Roman" w:cs="Times New Roman" w:eastAsia="Times New Roman" w:hAnsi="Times New Roman"/>
              <w:rtl w:val="0"/>
            </w:rPr>
            <w:t xml:space="preserve">Acadox</w:t>
          </w:r>
        </w:p>
      </w:sdtContent>
    </w:sdt>
    <w:sdt>
      <w:sdtPr>
        <w:tag w:val="goog_rdk_435"/>
      </w:sdtPr>
      <w:sdtContent>
        <w:p w:rsidR="00000000" w:rsidDel="00000000" w:rsidP="00000000" w:rsidRDefault="00000000" w:rsidRPr="00000000" w14:paraId="0000013C">
          <w:pPr>
            <w:pBdr>
              <w:top w:space="0" w:sz="0" w:val="nil"/>
              <w:left w:space="0" w:sz="0" w:val="nil"/>
              <w:bottom w:space="0" w:sz="0" w:val="nil"/>
              <w:right w:space="0" w:sz="0" w:val="nil"/>
              <w:between w:space="0" w:sz="0" w:val="nil"/>
            </w:pBdr>
            <w:ind w:left="360" w:right="29" w:firstLine="288"/>
            <w:rPr/>
            <w:pPrChange w:author="Iman Mohamed Atef Helal" w:id="0" w:date="2023-10-25T20:03:00Z">
              <w:pPr>
                <w:pBdr>
                  <w:top w:space="0" w:sz="0" w:val="nil"/>
                  <w:left w:space="0" w:sz="0" w:val="nil"/>
                  <w:bottom w:space="0" w:sz="0" w:val="nil"/>
                  <w:right w:space="0" w:sz="0" w:val="nil"/>
                  <w:between w:space="0" w:sz="0" w:val="nil"/>
                </w:pBdr>
                <w:ind w:left="0" w:firstLine="0"/>
              </w:pPr>
            </w:pPrChange>
          </w:pPr>
          <w:r w:rsidDel="00000000" w:rsidR="00000000" w:rsidRPr="00000000">
            <w:rPr>
              <w:rtl w:val="0"/>
            </w:rPr>
            <w:t xml:space="preserve">Acadox is a learning management system that offers features such as course management, assignment submission, and student attendance tracking. Its advantages include its high ease of use and its flexibility. However, its disadvantages include its limited customisation options, lack of advanced features and proper marketing with big institutions.</w:t>
          </w:r>
        </w:p>
      </w:sdtContent>
    </w:sdt>
    <w:sdt>
      <w:sdtPr>
        <w:tag w:val="goog_rdk_436"/>
      </w:sdtPr>
      <w:sdtContent>
        <w:p w:rsidR="00000000" w:rsidDel="00000000" w:rsidP="00000000" w:rsidRDefault="00000000" w:rsidRPr="00000000" w14:paraId="0000013D">
          <w:pPr>
            <w:pStyle w:val="Heading3"/>
            <w:numPr>
              <w:ilvl w:val="0"/>
              <w:numId w:val="51"/>
            </w:numPr>
            <w:ind w:left="360" w:right="0" w:hanging="360"/>
            <w:jc w:val="left"/>
            <w:rPr>
              <w:rPrChange w:author="Iman Mohamed Atef Helal" w:id="144" w:date="2023-10-25T19:58:00Z">
                <w:rPr>
                  <w:rFonts w:ascii="Times New Roman" w:cs="Times New Roman" w:eastAsia="Times New Roman" w:hAnsi="Times New Roman"/>
                </w:rPr>
              </w:rPrChange>
            </w:rPr>
            <w:pPrChange w:author="Iman Mohamed Atef Helal" w:id="0" w:date="2023-10-25T19:58:00Z">
              <w:pPr>
                <w:pStyle w:val="Heading3"/>
                <w:numPr>
                  <w:ilvl w:val="2"/>
                  <w:numId w:val="45"/>
                </w:numPr>
                <w:spacing w:after="200" w:lineRule="auto"/>
                <w:ind w:left="-90" w:hanging="360"/>
              </w:pPr>
            </w:pPrChange>
          </w:pPr>
          <w:bookmarkStart w:colFirst="0" w:colLast="0" w:name="_heading=h.3o7alnk" w:id="32"/>
          <w:bookmarkEnd w:id="32"/>
          <w:r w:rsidDel="00000000" w:rsidR="00000000" w:rsidRPr="00000000">
            <w:rPr>
              <w:rFonts w:ascii="Times New Roman" w:cs="Times New Roman" w:eastAsia="Times New Roman" w:hAnsi="Times New Roman"/>
              <w:rtl w:val="0"/>
            </w:rPr>
            <w:t xml:space="preserve">Thinqi</w:t>
          </w:r>
        </w:p>
      </w:sdtContent>
    </w:sdt>
    <w:sdt>
      <w:sdtPr>
        <w:tag w:val="goog_rdk_437"/>
      </w:sdtPr>
      <w:sdtContent>
        <w:p w:rsidR="00000000" w:rsidDel="00000000" w:rsidP="00000000" w:rsidRDefault="00000000" w:rsidRPr="00000000" w14:paraId="0000013E">
          <w:pPr>
            <w:pBdr>
              <w:top w:space="0" w:sz="0" w:val="nil"/>
              <w:left w:space="0" w:sz="0" w:val="nil"/>
              <w:bottom w:space="0" w:sz="0" w:val="nil"/>
              <w:right w:space="0" w:sz="0" w:val="nil"/>
              <w:between w:space="0" w:sz="0" w:val="nil"/>
            </w:pBdr>
            <w:ind w:left="360" w:right="29" w:firstLine="288"/>
            <w:rPr/>
            <w:pPrChange w:author="Iman Mohamed Atef Helal" w:id="0" w:date="2023-10-25T20:03:00Z">
              <w:pPr>
                <w:pBdr>
                  <w:top w:space="0" w:sz="0" w:val="nil"/>
                  <w:left w:space="0" w:sz="0" w:val="nil"/>
                  <w:bottom w:space="0" w:sz="0" w:val="nil"/>
                  <w:right w:space="0" w:sz="0" w:val="nil"/>
                  <w:between w:space="0" w:sz="0" w:val="nil"/>
                </w:pBdr>
                <w:ind w:left="0" w:firstLine="0"/>
              </w:pPr>
            </w:pPrChange>
          </w:pPr>
          <w:r w:rsidDel="00000000" w:rsidR="00000000" w:rsidRPr="00000000">
            <w:rPr>
              <w:rtl w:val="0"/>
            </w:rPr>
            <w:t xml:space="preserve">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sdtContent>
    </w:sdt>
    <w:sdt>
      <w:sdtPr>
        <w:tag w:val="goog_rdk_438"/>
      </w:sdtPr>
      <w:sdtContent>
        <w:p w:rsidR="00000000" w:rsidDel="00000000" w:rsidP="00000000" w:rsidRDefault="00000000" w:rsidRPr="00000000" w14:paraId="0000013F">
          <w:pPr>
            <w:pStyle w:val="Heading3"/>
            <w:numPr>
              <w:ilvl w:val="0"/>
              <w:numId w:val="51"/>
            </w:numPr>
            <w:ind w:left="360" w:right="0" w:hanging="360"/>
            <w:jc w:val="left"/>
            <w:rPr>
              <w:rPrChange w:author="Iman Mohamed Atef Helal" w:id="146" w:date="2023-10-25T19:58:00Z">
                <w:rPr>
                  <w:rFonts w:ascii="Times New Roman" w:cs="Times New Roman" w:eastAsia="Times New Roman" w:hAnsi="Times New Roman"/>
                </w:rPr>
              </w:rPrChange>
            </w:rPr>
            <w:pPrChange w:author="Iman Mohamed Atef Helal" w:id="0" w:date="2023-10-25T19:58:00Z">
              <w:pPr>
                <w:pStyle w:val="Heading3"/>
                <w:numPr>
                  <w:ilvl w:val="2"/>
                  <w:numId w:val="45"/>
                </w:numPr>
                <w:spacing w:after="200" w:lineRule="auto"/>
                <w:ind w:left="-90" w:hanging="360"/>
              </w:pPr>
            </w:pPrChange>
          </w:pPr>
          <w:bookmarkStart w:colFirst="0" w:colLast="0" w:name="_heading=h.23ckvvd" w:id="33"/>
          <w:bookmarkEnd w:id="33"/>
          <w:r w:rsidDel="00000000" w:rsidR="00000000" w:rsidRPr="00000000">
            <w:rPr>
              <w:rFonts w:ascii="Times New Roman" w:cs="Times New Roman" w:eastAsia="Times New Roman" w:hAnsi="Times New Roman"/>
              <w:rtl w:val="0"/>
            </w:rPr>
            <w:t xml:space="preserve">Google Classroom</w:t>
          </w:r>
        </w:p>
      </w:sdtContent>
    </w:sdt>
    <w:sdt>
      <w:sdtPr>
        <w:tag w:val="goog_rdk_439"/>
      </w:sdtPr>
      <w:sdtContent>
        <w:p w:rsidR="00000000" w:rsidDel="00000000" w:rsidP="00000000" w:rsidRDefault="00000000" w:rsidRPr="00000000" w14:paraId="00000140">
          <w:pPr>
            <w:pBdr>
              <w:top w:space="0" w:sz="0" w:val="nil"/>
              <w:left w:space="0" w:sz="0" w:val="nil"/>
              <w:bottom w:space="0" w:sz="0" w:val="nil"/>
              <w:right w:space="0" w:sz="0" w:val="nil"/>
              <w:between w:space="0" w:sz="0" w:val="nil"/>
            </w:pBdr>
            <w:ind w:left="360" w:right="29" w:firstLine="288"/>
            <w:rPr/>
            <w:pPrChange w:author="Iman Mohamed Atef Helal" w:id="0" w:date="2023-10-25T20:03:00Z">
              <w:pPr>
                <w:pBdr>
                  <w:top w:space="0" w:sz="0" w:val="nil"/>
                  <w:left w:space="0" w:sz="0" w:val="nil"/>
                  <w:bottom w:space="0" w:sz="0" w:val="nil"/>
                  <w:right w:space="0" w:sz="0" w:val="nil"/>
                  <w:between w:space="0" w:sz="0" w:val="nil"/>
                </w:pBdr>
                <w:ind w:left="0" w:firstLine="0"/>
              </w:pPr>
            </w:pPrChange>
          </w:pPr>
          <w:r w:rsidDel="00000000" w:rsidR="00000000" w:rsidRPr="00000000">
            <w:rPr>
              <w:rtl w:val="0"/>
            </w:rPr>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customisation options and its lack of advanced features though those disadvantages can be seen as targeting a specific customer profile who needs a simple and lightweight educational platform.</w:t>
          </w:r>
        </w:p>
      </w:sdtContent>
    </w:sdt>
    <w:sdt>
      <w:sdtPr>
        <w:tag w:val="goog_rdk_440"/>
      </w:sdtPr>
      <w:sdtContent>
        <w:p w:rsidR="00000000" w:rsidDel="00000000" w:rsidP="00000000" w:rsidRDefault="00000000" w:rsidRPr="00000000" w14:paraId="00000141">
          <w:pPr>
            <w:pStyle w:val="Heading3"/>
            <w:numPr>
              <w:ilvl w:val="0"/>
              <w:numId w:val="51"/>
            </w:numPr>
            <w:ind w:left="360" w:right="0" w:hanging="360"/>
            <w:jc w:val="left"/>
            <w:rPr>
              <w:rPrChange w:author="Iman Mohamed Atef Helal" w:id="148" w:date="2023-10-25T19:58:00Z">
                <w:rPr>
                  <w:rFonts w:ascii="Times New Roman" w:cs="Times New Roman" w:eastAsia="Times New Roman" w:hAnsi="Times New Roman"/>
                </w:rPr>
              </w:rPrChange>
            </w:rPr>
            <w:pPrChange w:author="Iman Mohamed Atef Helal" w:id="0" w:date="2023-10-25T19:58:00Z">
              <w:pPr>
                <w:pStyle w:val="Heading3"/>
                <w:numPr>
                  <w:ilvl w:val="2"/>
                  <w:numId w:val="45"/>
                </w:numPr>
                <w:spacing w:after="200" w:lineRule="auto"/>
                <w:ind w:left="-90" w:hanging="360"/>
              </w:pPr>
            </w:pPrChange>
          </w:pPr>
          <w:bookmarkStart w:colFirst="0" w:colLast="0" w:name="_heading=h.ihv636" w:id="34"/>
          <w:bookmarkEnd w:id="34"/>
          <w:r w:rsidDel="00000000" w:rsidR="00000000" w:rsidRPr="00000000">
            <w:rPr>
              <w:rFonts w:ascii="Times New Roman" w:cs="Times New Roman" w:eastAsia="Times New Roman" w:hAnsi="Times New Roman"/>
              <w:rtl w:val="0"/>
            </w:rPr>
            <w:t xml:space="preserve">Ain Shams</w:t>
          </w:r>
        </w:p>
      </w:sdtContent>
    </w:sdt>
    <w:sdt>
      <w:sdtPr>
        <w:tag w:val="goog_rdk_441"/>
      </w:sdtPr>
      <w:sdtContent>
        <w:p w:rsidR="00000000" w:rsidDel="00000000" w:rsidP="00000000" w:rsidRDefault="00000000" w:rsidRPr="00000000" w14:paraId="00000142">
          <w:pPr>
            <w:pBdr>
              <w:top w:space="0" w:sz="0" w:val="nil"/>
              <w:left w:space="0" w:sz="0" w:val="nil"/>
              <w:bottom w:space="0" w:sz="0" w:val="nil"/>
              <w:right w:space="0" w:sz="0" w:val="nil"/>
              <w:between w:space="0" w:sz="0" w:val="nil"/>
            </w:pBdr>
            <w:ind w:left="360" w:right="29" w:firstLine="288"/>
            <w:rPr/>
            <w:sectPr>
              <w:headerReference r:id="rId11" w:type="default"/>
              <w:headerReference r:id="rId12" w:type="first"/>
              <w:footerReference r:id="rId13" w:type="default"/>
              <w:footerReference r:id="rId14" w:type="first"/>
              <w:pgSz w:h="16838" w:w="11906" w:orient="portrait"/>
              <w:pgMar w:bottom="1440" w:top="1440" w:left="2160" w:right="1440" w:header="720" w:footer="720"/>
              <w:pgNumType w:start="1"/>
              <w:titlePg w:val="1"/>
              <w:sectPrChange w:author="Iman Mohamed Atef Helal" w:id="0" w:date="2023-10-25T19:45:00Z">
                <w:sectPr w:rsidR="000000" w:rsidDel="000000" w:rsidRPr="000000" w:rsidSect="000000">
                  <w:pgMar w:bottom="1440" w:top="1440" w:left="1440" w:right="1440" w:header="720" w:footer="720"/>
                  <w:pgNumType w:start="1"/>
                  <w:pgSz w:h="16838" w:w="11906" w:orient="portrait"/>
                </w:sectPr>
              </w:sectPrChange>
            </w:sectPr>
            <w:pPrChange w:author="Iman Mohamed Atef Helal" w:id="0" w:date="2023-10-25T20:03:00Z">
              <w:pPr>
                <w:pBdr>
                  <w:top w:space="0" w:sz="0" w:val="nil"/>
                  <w:left w:space="0" w:sz="0" w:val="nil"/>
                  <w:bottom w:space="0" w:sz="0" w:val="nil"/>
                  <w:right w:space="0" w:sz="0" w:val="nil"/>
                  <w:between w:space="0" w:sz="0" w:val="nil"/>
                </w:pBdr>
                <w:ind w:left="0" w:firstLine="0"/>
              </w:pPr>
            </w:pPrChange>
          </w:pPr>
          <w:r w:rsidDel="00000000" w:rsidR="00000000" w:rsidRPr="00000000">
            <w:rPr>
              <w:rtl w:val="0"/>
            </w:rPr>
            <w:t xml:space="preserve">Ain Shams is a popular e-learning platform used by ِAin shams university. Its advantages include its ease of use and its flexibility. However, its disadvantages include its limited customisation options and its lack of advanced features.</w:t>
          </w:r>
        </w:p>
      </w:sdtContent>
    </w:sdt>
    <w:sdt>
      <w:sdtPr>
        <w:tag w:val="goog_rdk_442"/>
      </w:sdtPr>
      <w:sdtContent>
        <w:p w:rsidR="00000000" w:rsidDel="00000000" w:rsidP="00000000" w:rsidRDefault="00000000" w:rsidRPr="00000000" w14:paraId="00000143">
          <w:pPr>
            <w:pStyle w:val="Heading2"/>
            <w:tabs>
              <w:tab w:val="left" w:leader="none" w:pos="5505"/>
            </w:tabs>
            <w:ind w:left="0" w:firstLine="0"/>
            <w:rPr>
              <w:shd w:fill="auto" w:val="clear"/>
              <w:rPrChange w:author="Iman Mohamed Atef Helal" w:id="150" w:date="2023-10-25T19:57:00Z">
                <w:rPr>
                  <w:i w:val="1"/>
                  <w:sz w:val="22"/>
                  <w:szCs w:val="22"/>
                </w:rPr>
              </w:rPrChange>
            </w:rPr>
            <w:pPrChange w:author="Iman Mohamed Atef Helal" w:id="0" w:date="2023-10-25T19:57:00Z">
              <w:pPr>
                <w:pStyle w:val="Heading2"/>
                <w:tabs>
                  <w:tab w:val="left" w:leader="none" w:pos="5505"/>
                </w:tabs>
                <w:ind w:hanging="360"/>
              </w:pPr>
            </w:pPrChange>
          </w:pPr>
          <w:bookmarkStart w:colFirst="0" w:colLast="0" w:name="_heading=h.32hioqz" w:id="35"/>
          <w:bookmarkEnd w:id="35"/>
          <w:r w:rsidDel="00000000" w:rsidR="00000000" w:rsidRPr="00000000">
            <w:rPr>
              <w:rtl w:val="0"/>
            </w:rPr>
            <w:t xml:space="preserve">2.2 Competitor Analysis</w:t>
            <w:tab/>
          </w:r>
          <w:r w:rsidDel="00000000" w:rsidR="00000000" w:rsidRPr="00000000">
            <w:rPr>
              <w:rtl w:val="0"/>
            </w:rPr>
          </w:r>
        </w:p>
      </w:sdtContent>
    </w:sdt>
    <w:p w:rsidR="00000000" w:rsidDel="00000000" w:rsidP="00000000" w:rsidRDefault="00000000" w:rsidRPr="00000000" w14:paraId="00000144">
      <w:pPr>
        <w:ind w:hanging="360"/>
        <w:rPr/>
        <w:sectPr>
          <w:type w:val="nextPage"/>
          <w:pgSz w:h="11906" w:w="16838" w:orient="landscape"/>
          <w:pgMar w:bottom="1440" w:top="1440" w:left="1440" w:right="1440" w:header="720" w:footer="720"/>
        </w:sectPr>
      </w:pPr>
      <w:r w:rsidDel="00000000" w:rsidR="00000000" w:rsidRPr="00000000">
        <w:rPr>
          <w:rtl w:val="0"/>
        </w:rPr>
      </w:r>
      <w:sdt>
        <w:sdtPr>
          <w:tag w:val="goog_rdk_443"/>
        </w:sdtPr>
        <w:sdtContent>
          <w:ins w:author="Iman Mohamed Atef Helal" w:id="151" w:date="2023-10-31T19:07:00Z">
            <w:r w:rsidDel="00000000" w:rsidR="00000000" w:rsidRPr="00000000">
              <w:drawing>
                <wp:anchor allowOverlap="1" behindDoc="1" distB="0" distT="0" distL="0" distR="0" hidden="0" layoutInCell="1" locked="0" relativeHeight="0" simplePos="0">
                  <wp:simplePos x="0" y="0"/>
                  <wp:positionH relativeFrom="column">
                    <wp:posOffset>-166369</wp:posOffset>
                  </wp:positionH>
                  <wp:positionV relativeFrom="paragraph">
                    <wp:posOffset>505460</wp:posOffset>
                  </wp:positionV>
                  <wp:extent cx="8777605" cy="4511675"/>
                  <wp:effectExtent b="0" l="0" r="0" t="0"/>
                  <wp:wrapNone/>
                  <wp:docPr descr="A screenshot of a computer&#10;&#10;Description automatically generated" id="2068890034" name="image14.png"/>
                  <a:graphic>
                    <a:graphicData uri="http://schemas.openxmlformats.org/drawingml/2006/picture">
                      <pic:pic>
                        <pic:nvPicPr>
                          <pic:cNvPr descr="A screenshot of a computer&#10;&#10;Description automatically generated" id="0" name="image14.png"/>
                          <pic:cNvPicPr preferRelativeResize="0"/>
                        </pic:nvPicPr>
                        <pic:blipFill>
                          <a:blip r:embed="rId15"/>
                          <a:srcRect b="0" l="0" r="0" t="0"/>
                          <a:stretch>
                            <a:fillRect/>
                          </a:stretch>
                        </pic:blipFill>
                        <pic:spPr>
                          <a:xfrm>
                            <a:off x="0" y="0"/>
                            <a:ext cx="8777605" cy="4511675"/>
                          </a:xfrm>
                          <a:prstGeom prst="rect"/>
                          <a:ln/>
                        </pic:spPr>
                      </pic:pic>
                    </a:graphicData>
                  </a:graphic>
                </wp:anchor>
              </w:drawing>
            </w:r>
          </w:ins>
        </w:sdtContent>
      </w:sdt>
    </w:p>
    <w:sdt>
      <w:sdtPr>
        <w:tag w:val="goog_rdk_444"/>
      </w:sdtPr>
      <w:sdtContent>
        <w:p w:rsidR="00000000" w:rsidDel="00000000" w:rsidP="00000000" w:rsidRDefault="00000000" w:rsidRPr="00000000" w14:paraId="00000145">
          <w:pPr>
            <w:ind w:hanging="360"/>
            <w:rPr/>
            <w:sectPr>
              <w:type w:val="nextPage"/>
              <w:pgSz w:h="11906" w:w="16838" w:orient="landscape"/>
              <w:pgMar w:bottom="1440" w:top="1440" w:left="1440" w:right="1440" w:header="720" w:footer="720"/>
            </w:sectPr>
            <w:pPrChange w:author="Iman Mohamed Atef Helal" w:id="0" w:date="2023-10-25T19:52:00Z">
              <w:pPr>
                <w:pStyle w:val="Heading2"/>
                <w:ind w:left="0" w:firstLine="0"/>
              </w:pPr>
            </w:pPrChange>
          </w:pPr>
          <w:r w:rsidDel="00000000" w:rsidR="00000000" w:rsidRPr="00000000">
            <w:rPr/>
            <w:drawing>
              <wp:anchor allowOverlap="1" behindDoc="0" distB="0" distT="0" distL="114300" distR="114300" hidden="0" layoutInCell="1" locked="0" relativeHeight="0" simplePos="0">
                <wp:simplePos x="0" y="0"/>
                <wp:positionH relativeFrom="margin">
                  <wp:posOffset>-175259</wp:posOffset>
                </wp:positionH>
                <wp:positionV relativeFrom="margin">
                  <wp:posOffset>0</wp:posOffset>
                </wp:positionV>
                <wp:extent cx="8905240" cy="4511675"/>
                <wp:effectExtent b="0" l="0" r="0" t="0"/>
                <wp:wrapSquare wrapText="bothSides" distB="0" distT="0" distL="114300" distR="114300"/>
                <wp:docPr id="206889003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8905240" cy="4511675"/>
                        </a:xfrm>
                        <a:prstGeom prst="rect"/>
                        <a:ln/>
                      </pic:spPr>
                    </pic:pic>
                  </a:graphicData>
                </a:graphic>
              </wp:anchor>
            </w:drawing>
          </w:r>
          <w:r w:rsidDel="00000000" w:rsidR="00000000" w:rsidRPr="00000000">
            <w:rPr>
              <w:rtl w:val="0"/>
            </w:rPr>
          </w:r>
        </w:p>
      </w:sdtContent>
    </w:sdt>
    <w:sdt>
      <w:sdtPr>
        <w:tag w:val="goog_rdk_445"/>
      </w:sdtPr>
      <w:sdtContent>
        <w:p w:rsidR="00000000" w:rsidDel="00000000" w:rsidP="00000000" w:rsidRDefault="00000000" w:rsidRPr="00000000" w14:paraId="00000146">
          <w:pPr>
            <w:pStyle w:val="Heading2"/>
            <w:tabs>
              <w:tab w:val="center" w:leader="none" w:pos="6648"/>
            </w:tabs>
            <w:ind w:left="0" w:firstLine="0"/>
            <w:rPr/>
            <w:pPrChange w:author="Iman Mohamed Atef Helal" w:id="0" w:date="2023-10-25T19:57:00Z">
              <w:pPr>
                <w:pStyle w:val="Heading2"/>
                <w:tabs>
                  <w:tab w:val="center" w:leader="none" w:pos="6648"/>
                </w:tabs>
                <w:ind w:hanging="360"/>
              </w:pPr>
            </w:pPrChange>
          </w:pPr>
          <w:bookmarkStart w:colFirst="0" w:colLast="0" w:name="_heading=h.1hmsyys" w:id="36"/>
          <w:bookmarkEnd w:id="36"/>
          <w:r w:rsidDel="00000000" w:rsidR="00000000" w:rsidRPr="00000000">
            <w:rPr>
              <w:rtl w:val="0"/>
            </w:rPr>
            <w:t xml:space="preserve">2.3 SWOT Analysis</w:t>
            <w:tab/>
          </w:r>
        </w:p>
      </w:sdtContent>
    </w:sdt>
    <w:sdt>
      <w:sdtPr>
        <w:tag w:val="goog_rdk_446"/>
      </w:sdtPr>
      <w:sdtContent>
        <w:p w:rsidR="00000000" w:rsidDel="00000000" w:rsidP="00000000" w:rsidRDefault="00000000" w:rsidRPr="00000000" w14:paraId="00000147">
          <w:pPr>
            <w:pStyle w:val="Heading3"/>
            <w:numPr>
              <w:ilvl w:val="0"/>
              <w:numId w:val="51"/>
            </w:numPr>
            <w:ind w:left="360" w:right="0" w:hanging="360"/>
            <w:jc w:val="left"/>
            <w:rPr>
              <w:rPrChange w:author="Iman Mohamed Atef Helal" w:id="154" w:date="2023-10-25T19:57:00Z">
                <w:rPr>
                  <w:rFonts w:ascii="Times New Roman" w:cs="Times New Roman" w:eastAsia="Times New Roman" w:hAnsi="Times New Roman"/>
                </w:rPr>
              </w:rPrChange>
            </w:rPr>
            <w:pPrChange w:author="Iman Mohamed Atef Helal" w:id="0" w:date="2023-10-25T19:57:00Z">
              <w:pPr>
                <w:pStyle w:val="Subtitle"/>
                <w:numPr>
                  <w:ilvl w:val="2"/>
                  <w:numId w:val="45"/>
                </w:numPr>
                <w:spacing w:after="100" w:lineRule="auto"/>
                <w:ind w:left="2160" w:hanging="360"/>
              </w:pPr>
            </w:pPrChange>
          </w:pPr>
          <w:bookmarkStart w:colFirst="0" w:colLast="0" w:name="_heading=h.41mghml" w:id="37"/>
          <w:bookmarkEnd w:id="37"/>
          <w:r w:rsidDel="00000000" w:rsidR="00000000" w:rsidRPr="00000000">
            <w:rPr>
              <w:rFonts w:ascii="Times New Roman" w:cs="Times New Roman" w:eastAsia="Times New Roman" w:hAnsi="Times New Roman"/>
              <w:rtl w:val="0"/>
            </w:rPr>
            <w:t xml:space="preserve">Strengths</w:t>
          </w:r>
        </w:p>
      </w:sdtContent>
    </w:sdt>
    <w:p w:rsidR="00000000" w:rsidDel="00000000" w:rsidP="00000000" w:rsidRDefault="00000000" w:rsidRPr="00000000" w14:paraId="00000148">
      <w:pPr>
        <w:numPr>
          <w:ilvl w:val="0"/>
          <w:numId w:val="45"/>
        </w:numPr>
        <w:ind w:left="720" w:right="0" w:hanging="360"/>
        <w:jc w:val="left"/>
        <w:rPr>
          <w:color w:val="000000"/>
        </w:rPr>
      </w:pPr>
      <w:r w:rsidDel="00000000" w:rsidR="00000000" w:rsidRPr="00000000">
        <w:rPr>
          <w:rtl w:val="0"/>
        </w:rPr>
        <w:t xml:space="preserve">User-centric design, with a focus on providing an intuitive and easy-to-use platform for learners, educators, and management.</w:t>
      </w:r>
      <w:r w:rsidDel="00000000" w:rsidR="00000000" w:rsidRPr="00000000">
        <w:rPr>
          <w:rtl w:val="0"/>
        </w:rPr>
      </w:r>
    </w:p>
    <w:p w:rsidR="00000000" w:rsidDel="00000000" w:rsidP="00000000" w:rsidRDefault="00000000" w:rsidRPr="00000000" w14:paraId="00000149">
      <w:pPr>
        <w:numPr>
          <w:ilvl w:val="0"/>
          <w:numId w:val="45"/>
        </w:numPr>
        <w:ind w:left="720" w:right="0" w:hanging="360"/>
        <w:jc w:val="left"/>
        <w:rPr>
          <w:color w:val="000000"/>
        </w:rPr>
      </w:pPr>
      <w:r w:rsidDel="00000000" w:rsidR="00000000" w:rsidRPr="00000000">
        <w:rPr>
          <w:rtl w:val="0"/>
        </w:rPr>
        <w:t xml:space="preserve">Advanced analytics and reporting capabilities that enable data-driven decision-making.</w:t>
      </w:r>
      <w:r w:rsidDel="00000000" w:rsidR="00000000" w:rsidRPr="00000000">
        <w:rPr>
          <w:rtl w:val="0"/>
        </w:rPr>
      </w:r>
    </w:p>
    <w:p w:rsidR="00000000" w:rsidDel="00000000" w:rsidP="00000000" w:rsidRDefault="00000000" w:rsidRPr="00000000" w14:paraId="0000014A">
      <w:pPr>
        <w:numPr>
          <w:ilvl w:val="0"/>
          <w:numId w:val="45"/>
        </w:numPr>
        <w:ind w:left="720" w:right="0" w:hanging="360"/>
        <w:jc w:val="left"/>
        <w:rPr>
          <w:color w:val="000000"/>
        </w:rPr>
      </w:pPr>
      <w:r w:rsidDel="00000000" w:rsidR="00000000" w:rsidRPr="00000000">
        <w:rPr>
          <w:rtl w:val="0"/>
        </w:rPr>
        <w:t xml:space="preserve">Support for mobile learning and accessibility features, ensuring that all learners have equal access to the content.</w:t>
      </w:r>
      <w:r w:rsidDel="00000000" w:rsidR="00000000" w:rsidRPr="00000000">
        <w:rPr>
          <w:rtl w:val="0"/>
        </w:rPr>
      </w:r>
    </w:p>
    <w:p w:rsidR="00000000" w:rsidDel="00000000" w:rsidP="00000000" w:rsidRDefault="00000000" w:rsidRPr="00000000" w14:paraId="0000014B">
      <w:pPr>
        <w:numPr>
          <w:ilvl w:val="0"/>
          <w:numId w:val="45"/>
        </w:numPr>
        <w:ind w:left="720" w:right="0" w:hanging="360"/>
        <w:jc w:val="left"/>
        <w:rPr>
          <w:color w:val="000000"/>
        </w:rPr>
      </w:pPr>
      <w:r w:rsidDel="00000000" w:rsidR="00000000" w:rsidRPr="00000000">
        <w:rPr>
          <w:rtl w:val="0"/>
        </w:rPr>
        <w:t xml:space="preserve">Personalized learning paths and adaptive assessments, providing tailored learning experiences for individual student needs and abilities.</w:t>
      </w:r>
      <w:r w:rsidDel="00000000" w:rsidR="00000000" w:rsidRPr="00000000">
        <w:rPr>
          <w:rtl w:val="0"/>
        </w:rPr>
      </w:r>
    </w:p>
    <w:sdt>
      <w:sdtPr>
        <w:tag w:val="goog_rdk_447"/>
      </w:sdtPr>
      <w:sdtContent>
        <w:p w:rsidR="00000000" w:rsidDel="00000000" w:rsidP="00000000" w:rsidRDefault="00000000" w:rsidRPr="00000000" w14:paraId="0000014C">
          <w:pPr>
            <w:pStyle w:val="Heading3"/>
            <w:numPr>
              <w:ilvl w:val="0"/>
              <w:numId w:val="51"/>
            </w:numPr>
            <w:ind w:left="360" w:right="0" w:hanging="360"/>
            <w:jc w:val="left"/>
            <w:rPr>
              <w:rPrChange w:author="Iman Mohamed Atef Helal" w:id="155" w:date="2023-10-25T19:57:00Z">
                <w:rPr>
                  <w:rFonts w:ascii="Times New Roman" w:cs="Times New Roman" w:eastAsia="Times New Roman" w:hAnsi="Times New Roman"/>
                </w:rPr>
              </w:rPrChange>
            </w:rPr>
            <w:pPrChange w:author="Iman Mohamed Atef Helal" w:id="0" w:date="2023-10-25T19:57:00Z">
              <w:pPr>
                <w:pStyle w:val="Subtitle"/>
                <w:numPr>
                  <w:ilvl w:val="2"/>
                  <w:numId w:val="45"/>
                </w:numPr>
                <w:spacing w:after="100" w:lineRule="auto"/>
                <w:ind w:left="2160" w:right="0" w:hanging="360"/>
                <w:jc w:val="left"/>
              </w:pPr>
            </w:pPrChange>
          </w:pPr>
          <w:bookmarkStart w:colFirst="0" w:colLast="0" w:name="_heading=h.2grqrue" w:id="38"/>
          <w:bookmarkEnd w:id="38"/>
          <w:r w:rsidDel="00000000" w:rsidR="00000000" w:rsidRPr="00000000">
            <w:rPr>
              <w:rFonts w:ascii="Times New Roman" w:cs="Times New Roman" w:eastAsia="Times New Roman" w:hAnsi="Times New Roman"/>
              <w:rtl w:val="0"/>
            </w:rPr>
            <w:t xml:space="preserve">Weaknesses</w:t>
          </w:r>
        </w:p>
      </w:sdtContent>
    </w:sdt>
    <w:p w:rsidR="00000000" w:rsidDel="00000000" w:rsidP="00000000" w:rsidRDefault="00000000" w:rsidRPr="00000000" w14:paraId="0000014D">
      <w:pPr>
        <w:numPr>
          <w:ilvl w:val="0"/>
          <w:numId w:val="45"/>
        </w:numPr>
        <w:ind w:left="720" w:right="0" w:hanging="360"/>
        <w:jc w:val="left"/>
        <w:rPr>
          <w:color w:val="000000"/>
        </w:rPr>
      </w:pPr>
      <w:r w:rsidDel="00000000" w:rsidR="00000000" w:rsidRPr="00000000">
        <w:rPr>
          <w:rtl w:val="0"/>
        </w:rPr>
        <w:t xml:space="preserve">Lack of brand recognition and reputation, which may make it challenging to attract users in a crowded market.</w:t>
      </w:r>
      <w:r w:rsidDel="00000000" w:rsidR="00000000" w:rsidRPr="00000000">
        <w:rPr>
          <w:rtl w:val="0"/>
        </w:rPr>
      </w:r>
    </w:p>
    <w:p w:rsidR="00000000" w:rsidDel="00000000" w:rsidP="00000000" w:rsidRDefault="00000000" w:rsidRPr="00000000" w14:paraId="0000014E">
      <w:pPr>
        <w:numPr>
          <w:ilvl w:val="0"/>
          <w:numId w:val="45"/>
        </w:numPr>
        <w:ind w:left="720" w:right="0" w:hanging="360"/>
        <w:jc w:val="left"/>
        <w:rPr>
          <w:color w:val="000000"/>
        </w:rPr>
      </w:pPr>
      <w:r w:rsidDel="00000000" w:rsidR="00000000" w:rsidRPr="00000000">
        <w:rPr>
          <w:rtl w:val="0"/>
        </w:rPr>
        <w:t xml:space="preserve">The development of advanced features and analytics capabilities may require a significant investment of resources.</w:t>
      </w:r>
      <w:r w:rsidDel="00000000" w:rsidR="00000000" w:rsidRPr="00000000">
        <w:rPr>
          <w:rtl w:val="0"/>
        </w:rPr>
      </w:r>
    </w:p>
    <w:p w:rsidR="00000000" w:rsidDel="00000000" w:rsidP="00000000" w:rsidRDefault="00000000" w:rsidRPr="00000000" w14:paraId="0000014F">
      <w:pPr>
        <w:numPr>
          <w:ilvl w:val="0"/>
          <w:numId w:val="45"/>
        </w:numPr>
        <w:ind w:left="720" w:right="0" w:hanging="360"/>
        <w:jc w:val="left"/>
        <w:rPr>
          <w:color w:val="000000"/>
        </w:rPr>
      </w:pPr>
      <w:r w:rsidDel="00000000" w:rsidR="00000000" w:rsidRPr="00000000">
        <w:rPr>
          <w:rtl w:val="0"/>
        </w:rPr>
        <w:t xml:space="preserve">The platform may require ongoing maintenance and updates to ensure that it remains relevant and up to date.</w:t>
      </w:r>
      <w:r w:rsidDel="00000000" w:rsidR="00000000" w:rsidRPr="00000000">
        <w:rPr>
          <w:rtl w:val="0"/>
        </w:rPr>
      </w:r>
    </w:p>
    <w:sdt>
      <w:sdtPr>
        <w:tag w:val="goog_rdk_448"/>
      </w:sdtPr>
      <w:sdtContent>
        <w:p w:rsidR="00000000" w:rsidDel="00000000" w:rsidP="00000000" w:rsidRDefault="00000000" w:rsidRPr="00000000" w14:paraId="00000150">
          <w:pPr>
            <w:pStyle w:val="Heading3"/>
            <w:numPr>
              <w:ilvl w:val="0"/>
              <w:numId w:val="51"/>
            </w:numPr>
            <w:ind w:left="360" w:right="0" w:hanging="360"/>
            <w:jc w:val="left"/>
            <w:rPr>
              <w:rPrChange w:author="Iman Mohamed Atef Helal" w:id="156" w:date="2023-10-25T19:57:00Z">
                <w:rPr>
                  <w:rFonts w:ascii="Times New Roman" w:cs="Times New Roman" w:eastAsia="Times New Roman" w:hAnsi="Times New Roman"/>
                </w:rPr>
              </w:rPrChange>
            </w:rPr>
            <w:pPrChange w:author="Iman Mohamed Atef Helal" w:id="0" w:date="2023-10-25T19:57:00Z">
              <w:pPr>
                <w:pStyle w:val="Subtitle"/>
                <w:numPr>
                  <w:ilvl w:val="2"/>
                  <w:numId w:val="45"/>
                </w:numPr>
                <w:spacing w:after="100" w:lineRule="auto"/>
                <w:ind w:left="2160" w:right="0" w:hanging="360"/>
                <w:jc w:val="left"/>
              </w:pPr>
            </w:pPrChange>
          </w:pPr>
          <w:bookmarkStart w:colFirst="0" w:colLast="0" w:name="_heading=h.vx1227" w:id="39"/>
          <w:bookmarkEnd w:id="39"/>
          <w:r w:rsidDel="00000000" w:rsidR="00000000" w:rsidRPr="00000000">
            <w:rPr>
              <w:rFonts w:ascii="Times New Roman" w:cs="Times New Roman" w:eastAsia="Times New Roman" w:hAnsi="Times New Roman"/>
              <w:rtl w:val="0"/>
            </w:rPr>
            <w:t xml:space="preserve">Opportunities</w:t>
          </w:r>
        </w:p>
      </w:sdtContent>
    </w:sdt>
    <w:p w:rsidR="00000000" w:rsidDel="00000000" w:rsidP="00000000" w:rsidRDefault="00000000" w:rsidRPr="00000000" w14:paraId="00000151">
      <w:pPr>
        <w:numPr>
          <w:ilvl w:val="0"/>
          <w:numId w:val="97"/>
        </w:numPr>
        <w:ind w:left="450" w:right="0" w:hanging="180"/>
        <w:jc w:val="left"/>
        <w:rPr/>
      </w:pPr>
      <w:r w:rsidDel="00000000" w:rsidR="00000000" w:rsidRPr="00000000">
        <w:rPr>
          <w:rtl w:val="0"/>
        </w:rPr>
        <w:t xml:space="preserve">The growing demand for e-learning platforms due to the COVID-19 pandemic and the increasing importance of online learning.</w:t>
      </w:r>
    </w:p>
    <w:p w:rsidR="00000000" w:rsidDel="00000000" w:rsidP="00000000" w:rsidRDefault="00000000" w:rsidRPr="00000000" w14:paraId="00000152">
      <w:pPr>
        <w:numPr>
          <w:ilvl w:val="0"/>
          <w:numId w:val="97"/>
        </w:numPr>
        <w:ind w:left="450" w:right="0" w:hanging="180"/>
        <w:jc w:val="left"/>
        <w:rPr/>
      </w:pPr>
      <w:r w:rsidDel="00000000" w:rsidR="00000000" w:rsidRPr="00000000">
        <w:rPr>
          <w:rtl w:val="0"/>
        </w:rPr>
        <w:t xml:space="preserve">The potential to partner with educational institutions and organizations to promote the platform and attract users.</w:t>
      </w:r>
    </w:p>
    <w:p w:rsidR="00000000" w:rsidDel="00000000" w:rsidP="00000000" w:rsidRDefault="00000000" w:rsidRPr="00000000" w14:paraId="00000153">
      <w:pPr>
        <w:numPr>
          <w:ilvl w:val="0"/>
          <w:numId w:val="97"/>
        </w:numPr>
        <w:ind w:left="450" w:right="0" w:hanging="180"/>
        <w:jc w:val="left"/>
        <w:rPr/>
      </w:pPr>
      <w:r w:rsidDel="00000000" w:rsidR="00000000" w:rsidRPr="00000000">
        <w:rPr>
          <w:rtl w:val="0"/>
        </w:rPr>
        <w:t xml:space="preserve">The potential to expand the platform to include additional features or support for other types of education.</w:t>
      </w:r>
    </w:p>
    <w:sdt>
      <w:sdtPr>
        <w:tag w:val="goog_rdk_449"/>
      </w:sdtPr>
      <w:sdtContent>
        <w:p w:rsidR="00000000" w:rsidDel="00000000" w:rsidP="00000000" w:rsidRDefault="00000000" w:rsidRPr="00000000" w14:paraId="00000154">
          <w:pPr>
            <w:pStyle w:val="Heading3"/>
            <w:numPr>
              <w:ilvl w:val="0"/>
              <w:numId w:val="51"/>
            </w:numPr>
            <w:ind w:left="360" w:right="0" w:hanging="360"/>
            <w:jc w:val="left"/>
            <w:rPr>
              <w:rPrChange w:author="Iman Mohamed Atef Helal" w:id="157" w:date="2023-10-25T19:57:00Z">
                <w:rPr>
                  <w:rFonts w:ascii="Times New Roman" w:cs="Times New Roman" w:eastAsia="Times New Roman" w:hAnsi="Times New Roman"/>
                </w:rPr>
              </w:rPrChange>
            </w:rPr>
            <w:pPrChange w:author="Iman Mohamed Atef Helal" w:id="0" w:date="2023-10-25T19:57:00Z">
              <w:pPr>
                <w:pStyle w:val="Subtitle"/>
                <w:numPr>
                  <w:ilvl w:val="2"/>
                  <w:numId w:val="45"/>
                </w:numPr>
                <w:spacing w:after="100" w:lineRule="auto"/>
                <w:ind w:left="2160" w:hanging="360"/>
              </w:pPr>
            </w:pPrChange>
          </w:pPr>
          <w:bookmarkStart w:colFirst="0" w:colLast="0" w:name="_heading=h.3fwokq0" w:id="40"/>
          <w:bookmarkEnd w:id="40"/>
          <w:r w:rsidDel="00000000" w:rsidR="00000000" w:rsidRPr="00000000">
            <w:rPr>
              <w:rFonts w:ascii="Times New Roman" w:cs="Times New Roman" w:eastAsia="Times New Roman" w:hAnsi="Times New Roman"/>
              <w:rtl w:val="0"/>
            </w:rPr>
            <w:t xml:space="preserve">Threats</w:t>
          </w:r>
        </w:p>
      </w:sdtContent>
    </w:sdt>
    <w:p w:rsidR="00000000" w:rsidDel="00000000" w:rsidP="00000000" w:rsidRDefault="00000000" w:rsidRPr="00000000" w14:paraId="00000155">
      <w:pPr>
        <w:numPr>
          <w:ilvl w:val="0"/>
          <w:numId w:val="97"/>
        </w:numPr>
        <w:ind w:left="450" w:right="0" w:hanging="180"/>
        <w:jc w:val="left"/>
        <w:rPr/>
      </w:pPr>
      <w:r w:rsidDel="00000000" w:rsidR="00000000" w:rsidRPr="00000000">
        <w:rPr>
          <w:rtl w:val="0"/>
        </w:rPr>
        <w:t xml:space="preserve">Intense competition from established e-learning platforms that have a strong brand and reputation.</w:t>
      </w:r>
    </w:p>
    <w:p w:rsidR="00000000" w:rsidDel="00000000" w:rsidP="00000000" w:rsidRDefault="00000000" w:rsidRPr="00000000" w14:paraId="00000156">
      <w:pPr>
        <w:numPr>
          <w:ilvl w:val="0"/>
          <w:numId w:val="97"/>
        </w:numPr>
        <w:ind w:left="450" w:right="0" w:hanging="180"/>
        <w:jc w:val="left"/>
        <w:rPr/>
      </w:pPr>
      <w:r w:rsidDel="00000000" w:rsidR="00000000" w:rsidRPr="00000000">
        <w:rPr>
          <w:rtl w:val="0"/>
        </w:rPr>
        <w:t xml:space="preserve">The risk of security breaches or data loss, which could undermine user confidence in the platform.</w:t>
      </w:r>
    </w:p>
    <w:p w:rsidR="00000000" w:rsidDel="00000000" w:rsidP="00000000" w:rsidRDefault="00000000" w:rsidRPr="00000000" w14:paraId="00000157">
      <w:pPr>
        <w:numPr>
          <w:ilvl w:val="0"/>
          <w:numId w:val="97"/>
        </w:numPr>
        <w:ind w:left="450" w:right="0" w:hanging="180"/>
        <w:jc w:val="left"/>
        <w:rPr/>
      </w:pPr>
      <w:r w:rsidDel="00000000" w:rsidR="00000000" w:rsidRPr="00000000">
        <w:rPr>
          <w:rtl w:val="0"/>
        </w:rPr>
        <w:t xml:space="preserve">Regulatory and compliance issues that may arise when handling sensitive student data.</w:t>
      </w:r>
    </w:p>
    <w:sdt>
      <w:sdtPr>
        <w:tag w:val="goog_rdk_450"/>
      </w:sdtPr>
      <w:sdtContent>
        <w:p w:rsidR="00000000" w:rsidDel="00000000" w:rsidP="00000000" w:rsidRDefault="00000000" w:rsidRPr="00000000" w14:paraId="00000158">
          <w:pPr>
            <w:ind w:hanging="360"/>
            <w:rPr/>
            <w:pPrChange w:author="Iman Mohamed Atef Helal" w:id="0" w:date="2023-10-25T19:52:00Z">
              <w:pPr>
                <w:pStyle w:val="Heading2"/>
                <w:spacing w:after="120" w:line="276" w:lineRule="auto"/>
                <w:ind w:left="720" w:right="0" w:hanging="1080"/>
                <w:jc w:val="left"/>
              </w:pPr>
            </w:pPrChange>
          </w:pPr>
          <w:bookmarkStart w:colFirst="0" w:colLast="0" w:name="_heading=h.1v1yuxt" w:id="41"/>
          <w:bookmarkEnd w:id="41"/>
          <w:r w:rsidDel="00000000" w:rsidR="00000000" w:rsidRPr="00000000">
            <w:rPr>
              <w:rtl w:val="0"/>
            </w:rPr>
          </w:r>
        </w:p>
      </w:sdtContent>
    </w:sdt>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sdt>
      <w:sdtPr>
        <w:tag w:val="goog_rdk_451"/>
      </w:sdtPr>
      <w:sdtContent>
        <w:p w:rsidR="00000000" w:rsidDel="00000000" w:rsidP="00000000" w:rsidRDefault="00000000" w:rsidRPr="00000000" w14:paraId="0000015B">
          <w:pPr>
            <w:pStyle w:val="Heading2"/>
            <w:ind w:left="0" w:firstLine="0"/>
            <w:rPr/>
            <w:pPrChange w:author="Iman Mohamed Atef Helal" w:id="0" w:date="2023-10-25T19:57:00Z">
              <w:pPr>
                <w:pStyle w:val="Heading2"/>
                <w:spacing w:after="120" w:line="276" w:lineRule="auto"/>
                <w:ind w:left="720" w:right="0" w:hanging="1080"/>
                <w:jc w:val="left"/>
              </w:pPr>
            </w:pPrChange>
          </w:pPr>
          <w:bookmarkStart w:colFirst="0" w:colLast="0" w:name="_heading=h.4f1mdlm" w:id="42"/>
          <w:bookmarkEnd w:id="42"/>
          <w:r w:rsidDel="00000000" w:rsidR="00000000" w:rsidRPr="00000000">
            <w:rPr>
              <w:rtl w:val="0"/>
            </w:rPr>
            <w:t xml:space="preserve">2.4 Features</w:t>
          </w:r>
        </w:p>
      </w:sdtContent>
    </w:sdt>
    <w:sdt>
      <w:sdtPr>
        <w:tag w:val="goog_rdk_452"/>
      </w:sdtPr>
      <w:sdtContent>
        <w:p w:rsidR="00000000" w:rsidDel="00000000" w:rsidP="00000000" w:rsidRDefault="00000000" w:rsidRPr="00000000" w14:paraId="0000015C">
          <w:pPr>
            <w:ind w:left="0" w:right="29" w:firstLine="288"/>
            <w:rPr>
              <w:shd w:fill="auto" w:val="clear"/>
              <w:rPrChange w:author="Iman Mohamed Atef Helal" w:id="160" w:date="2023-10-25T20:02:00Z">
                <w:rPr>
                  <w:u w:val="single"/>
                </w:rPr>
              </w:rPrChange>
            </w:rPr>
            <w:pPrChange w:author="Iman Mohamed Atef Helal" w:id="0" w:date="2023-10-25T20:02:00Z">
              <w:pPr>
                <w:spacing w:after="200" w:lineRule="auto"/>
                <w:ind w:left="-90" w:right="0" w:firstLine="0"/>
              </w:pPr>
            </w:pPrChange>
          </w:pPr>
          <w:r w:rsidDel="00000000" w:rsidR="00000000" w:rsidRPr="00000000">
            <w:rPr>
              <w:rtl w:val="0"/>
            </w:rPr>
            <w:t xml:space="preserve">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 </w:t>
          </w:r>
          <w:hyperlink w:anchor="_heading=h.14ykbeg">
            <w:r w:rsidDel="00000000" w:rsidR="00000000" w:rsidRPr="00000000">
              <w:rPr>
                <w:u w:val="single"/>
                <w:rtl w:val="0"/>
              </w:rPr>
              <w:t xml:space="preserve">Chapter 3 Section 5</w:t>
            </w:r>
          </w:hyperlink>
          <w:r w:rsidDel="00000000" w:rsidR="00000000" w:rsidRPr="00000000">
            <w:rPr>
              <w:rtl w:val="0"/>
            </w:rPr>
          </w:r>
        </w:p>
      </w:sdtContent>
    </w:sdt>
    <w:sdt>
      <w:sdtPr>
        <w:tag w:val="goog_rdk_453"/>
      </w:sdtPr>
      <w:sdtContent>
        <w:p w:rsidR="00000000" w:rsidDel="00000000" w:rsidP="00000000" w:rsidRDefault="00000000" w:rsidRPr="00000000" w14:paraId="0000015D">
          <w:pPr>
            <w:pStyle w:val="Heading3"/>
            <w:numPr>
              <w:ilvl w:val="0"/>
              <w:numId w:val="51"/>
            </w:numPr>
            <w:ind w:left="360" w:right="0" w:hanging="360"/>
            <w:jc w:val="left"/>
            <w:rPr>
              <w:rPrChange w:author="Iman Mohamed Atef Helal" w:id="161" w:date="2023-10-25T19:56:00Z">
                <w:rPr>
                  <w:rFonts w:ascii="Times New Roman" w:cs="Times New Roman" w:eastAsia="Times New Roman" w:hAnsi="Times New Roman"/>
                </w:rPr>
              </w:rPrChange>
            </w:rPr>
            <w:pPrChange w:author="Iman Mohamed Atef Helal" w:id="0" w:date="2023-10-25T19:56:00Z">
              <w:pPr>
                <w:pStyle w:val="Heading3"/>
                <w:numPr>
                  <w:ilvl w:val="0"/>
                  <w:numId w:val="51"/>
                </w:numPr>
                <w:spacing w:after="0" w:lineRule="auto"/>
                <w:ind w:left="-90" w:right="0" w:hanging="360"/>
                <w:jc w:val="left"/>
              </w:pPr>
            </w:pPrChange>
          </w:pPr>
          <w:bookmarkStart w:colFirst="0" w:colLast="0" w:name="_heading=h.2u6wntf" w:id="43"/>
          <w:bookmarkEnd w:id="43"/>
          <w:r w:rsidDel="00000000" w:rsidR="00000000" w:rsidRPr="00000000">
            <w:rPr>
              <w:rFonts w:ascii="Times New Roman" w:cs="Times New Roman" w:eastAsia="Times New Roman" w:hAnsi="Times New Roman"/>
              <w:rtl w:val="0"/>
            </w:rPr>
            <w:t xml:space="preserve">The key features</w:t>
          </w:r>
        </w:p>
      </w:sdtContent>
    </w:sdt>
    <w:p w:rsidR="00000000" w:rsidDel="00000000" w:rsidP="00000000" w:rsidRDefault="00000000" w:rsidRPr="00000000" w14:paraId="0000015E">
      <w:pPr>
        <w:numPr>
          <w:ilvl w:val="0"/>
          <w:numId w:val="97"/>
        </w:numPr>
        <w:ind w:left="450" w:hanging="180"/>
        <w:rPr/>
      </w:pPr>
      <w:r w:rsidDel="00000000" w:rsidR="00000000" w:rsidRPr="00000000">
        <w:rPr>
          <w:rtl w:val="0"/>
        </w:rPr>
        <w:t xml:space="preserve">Acting as a material repository for students</w:t>
      </w:r>
    </w:p>
    <w:p w:rsidR="00000000" w:rsidDel="00000000" w:rsidP="00000000" w:rsidRDefault="00000000" w:rsidRPr="00000000" w14:paraId="0000015F">
      <w:pPr>
        <w:numPr>
          <w:ilvl w:val="0"/>
          <w:numId w:val="97"/>
        </w:numPr>
        <w:ind w:left="450" w:hanging="180"/>
        <w:rPr/>
      </w:pPr>
      <w:r w:rsidDel="00000000" w:rsidR="00000000" w:rsidRPr="00000000">
        <w:rPr>
          <w:rtl w:val="0"/>
        </w:rPr>
        <w:t xml:space="preserve">Conducting quizzes and tracking grades</w:t>
      </w:r>
    </w:p>
    <w:p w:rsidR="00000000" w:rsidDel="00000000" w:rsidP="00000000" w:rsidRDefault="00000000" w:rsidRPr="00000000" w14:paraId="00000160">
      <w:pPr>
        <w:numPr>
          <w:ilvl w:val="0"/>
          <w:numId w:val="97"/>
        </w:numPr>
        <w:ind w:left="450" w:hanging="180"/>
        <w:rPr/>
      </w:pPr>
      <w:r w:rsidDel="00000000" w:rsidR="00000000" w:rsidRPr="00000000">
        <w:rPr>
          <w:rtl w:val="0"/>
        </w:rPr>
        <w:t xml:space="preserve">Providing easy-to-use tools for educators to communicate with students and track their progress.</w:t>
      </w:r>
    </w:p>
    <w:p w:rsidR="00000000" w:rsidDel="00000000" w:rsidP="00000000" w:rsidRDefault="00000000" w:rsidRPr="00000000" w14:paraId="00000161">
      <w:pPr>
        <w:numPr>
          <w:ilvl w:val="0"/>
          <w:numId w:val="97"/>
        </w:numPr>
        <w:ind w:left="450" w:hanging="180"/>
        <w:rPr/>
      </w:pPr>
      <w:r w:rsidDel="00000000" w:rsidR="00000000" w:rsidRPr="00000000">
        <w:rPr>
          <w:rtl w:val="0"/>
        </w:rPr>
        <w:t xml:space="preserve">Advanced analytics and reporting capabilities that provide insight into student performance, course effectiveness, and learning outcomes.</w:t>
      </w:r>
    </w:p>
    <w:p w:rsidR="00000000" w:rsidDel="00000000" w:rsidP="00000000" w:rsidRDefault="00000000" w:rsidRPr="00000000" w14:paraId="00000162">
      <w:pPr>
        <w:numPr>
          <w:ilvl w:val="0"/>
          <w:numId w:val="97"/>
        </w:numPr>
        <w:ind w:left="450" w:hanging="180"/>
        <w:rPr/>
      </w:pPr>
      <w:r w:rsidDel="00000000" w:rsidR="00000000" w:rsidRPr="00000000">
        <w:rPr>
          <w:rtl w:val="0"/>
        </w:rPr>
        <w:t xml:space="preserve">Support for mobile learning, allowing students to access content and interact with their instructors on their smartphones and tablets.</w:t>
      </w:r>
    </w:p>
    <w:p w:rsidR="00000000" w:rsidDel="00000000" w:rsidP="00000000" w:rsidRDefault="00000000" w:rsidRPr="00000000" w14:paraId="00000163">
      <w:pPr>
        <w:numPr>
          <w:ilvl w:val="0"/>
          <w:numId w:val="97"/>
        </w:numPr>
        <w:ind w:left="450" w:hanging="180"/>
        <w:rPr/>
      </w:pPr>
      <w:r w:rsidDel="00000000" w:rsidR="00000000" w:rsidRPr="00000000">
        <w:rPr>
          <w:rtl w:val="0"/>
        </w:rPr>
        <w:t xml:space="preserve">Accessibility features, such as closed captioning, text-to-speech, and other assistive technologies to ensure that all learners have equal access to the content.</w:t>
      </w:r>
    </w:p>
    <w:p w:rsidR="00000000" w:rsidDel="00000000" w:rsidP="00000000" w:rsidRDefault="00000000" w:rsidRPr="00000000" w14:paraId="00000164">
      <w:pPr>
        <w:numPr>
          <w:ilvl w:val="0"/>
          <w:numId w:val="97"/>
        </w:numPr>
        <w:ind w:left="450" w:hanging="180"/>
        <w:rPr/>
      </w:pPr>
      <w:r w:rsidDel="00000000" w:rsidR="00000000" w:rsidRPr="00000000">
        <w:rPr>
          <w:rtl w:val="0"/>
        </w:rPr>
        <w:t xml:space="preserve">Personalized learning paths and adaptive assessments that provide tailored learning experiences based on individual student needs and abilities.</w:t>
      </w:r>
    </w:p>
    <w:sdt>
      <w:sdtPr>
        <w:tag w:val="goog_rdk_454"/>
      </w:sdtPr>
      <w:sdtContent>
        <w:p w:rsidR="00000000" w:rsidDel="00000000" w:rsidP="00000000" w:rsidRDefault="00000000" w:rsidRPr="00000000" w14:paraId="00000165">
          <w:pPr>
            <w:pStyle w:val="Heading3"/>
            <w:numPr>
              <w:ilvl w:val="0"/>
              <w:numId w:val="51"/>
            </w:numPr>
            <w:ind w:left="360" w:right="0" w:hanging="360"/>
            <w:jc w:val="left"/>
            <w:rPr>
              <w:rPrChange w:author="Iman Mohamed Atef Helal" w:id="162" w:date="2023-10-25T19:56:00Z">
                <w:rPr>
                  <w:rFonts w:ascii="Times New Roman" w:cs="Times New Roman" w:eastAsia="Times New Roman" w:hAnsi="Times New Roman"/>
                </w:rPr>
              </w:rPrChange>
            </w:rPr>
            <w:pPrChange w:author="Iman Mohamed Atef Helal" w:id="0" w:date="2023-10-25T19:56:00Z">
              <w:pPr>
                <w:pStyle w:val="Heading3"/>
                <w:numPr>
                  <w:ilvl w:val="0"/>
                  <w:numId w:val="65"/>
                </w:numPr>
                <w:spacing w:before="120" w:lineRule="auto"/>
                <w:ind w:left="-90" w:hanging="360"/>
              </w:pPr>
            </w:pPrChange>
          </w:pPr>
          <w:bookmarkStart w:colFirst="0" w:colLast="0" w:name="_heading=h.19c6y18" w:id="44"/>
          <w:bookmarkEnd w:id="44"/>
          <w:r w:rsidDel="00000000" w:rsidR="00000000" w:rsidRPr="00000000">
            <w:rPr>
              <w:rFonts w:ascii="Times New Roman" w:cs="Times New Roman" w:eastAsia="Times New Roman" w:hAnsi="Times New Roman"/>
              <w:rtl w:val="0"/>
            </w:rPr>
            <w:t xml:space="preserve">Leading principals</w:t>
          </w:r>
        </w:p>
      </w:sdtContent>
    </w:sdt>
    <w:sdt>
      <w:sdtPr>
        <w:tag w:val="goog_rdk_455"/>
      </w:sdtPr>
      <w:sdtContent>
        <w:p w:rsidR="00000000" w:rsidDel="00000000" w:rsidP="00000000" w:rsidRDefault="00000000" w:rsidRPr="00000000" w14:paraId="00000166">
          <w:pPr>
            <w:pStyle w:val="Subtitle"/>
            <w:numPr>
              <w:ilvl w:val="2"/>
              <w:numId w:val="62"/>
            </w:numPr>
            <w:spacing w:after="120" w:before="0" w:lineRule="auto"/>
            <w:ind w:left="720" w:hanging="270"/>
            <w:rPr>
              <w:rPrChange w:author="Iman Mohamed Atef Helal" w:id="163" w:date="2023-10-25T19:57:00Z">
                <w:rPr>
                  <w:rFonts w:ascii="Times New Roman" w:cs="Times New Roman" w:eastAsia="Times New Roman" w:hAnsi="Times New Roman"/>
                </w:rPr>
              </w:rPrChange>
            </w:rPr>
            <w:pPrChange w:author="Iman Mohamed Atef Helal" w:id="0" w:date="2023-10-25T19:57:00Z">
              <w:pPr>
                <w:pStyle w:val="Subtitle"/>
                <w:numPr>
                  <w:ilvl w:val="2"/>
                  <w:numId w:val="62"/>
                </w:numPr>
                <w:spacing w:after="120" w:before="0" w:lineRule="auto"/>
                <w:ind w:left="360" w:hanging="270"/>
              </w:pPr>
            </w:pPrChange>
          </w:pPr>
          <w:bookmarkStart w:colFirst="0" w:colLast="0" w:name="_heading=h.3tbugp1" w:id="45"/>
          <w:bookmarkEnd w:id="45"/>
          <w:r w:rsidDel="00000000" w:rsidR="00000000" w:rsidRPr="00000000">
            <w:rPr>
              <w:rFonts w:ascii="Times New Roman" w:cs="Times New Roman" w:eastAsia="Times New Roman" w:hAnsi="Times New Roman"/>
              <w:rtl w:val="0"/>
            </w:rPr>
            <w:t xml:space="preserve">User-centric design</w:t>
          </w:r>
        </w:p>
      </w:sdtContent>
    </w:sdt>
    <w:sdt>
      <w:sdtPr>
        <w:tag w:val="goog_rdk_456"/>
      </w:sdtPr>
      <w:sdtContent>
        <w:p w:rsidR="00000000" w:rsidDel="00000000" w:rsidP="00000000" w:rsidRDefault="00000000" w:rsidRPr="00000000" w14:paraId="00000167">
          <w:pPr>
            <w:ind w:left="720" w:right="29" w:firstLine="288"/>
            <w:rPr/>
            <w:pPrChange w:author="Iman Mohamed Atef Helal" w:id="0" w:date="2023-10-25T20:01:00Z">
              <w:pPr>
                <w:spacing w:after="200" w:lineRule="auto"/>
                <w:ind w:left="360" w:right="0" w:firstLine="0"/>
              </w:pPr>
            </w:pPrChange>
          </w:pPr>
          <w:r w:rsidDel="00000000" w:rsidR="00000000" w:rsidRPr="00000000">
            <w:rPr>
              <w:rtl w:val="0"/>
            </w:rPr>
            <w:t xml:space="preserve">Our team is committed to creating a platform that is intuitive, easy to use, and meets the needs of our users. We will prioritize user feedback throughout the development process to ensure that our platform is tailored to the needs of modern learners and educators.</w:t>
          </w:r>
        </w:p>
      </w:sdtContent>
    </w:sdt>
    <w:sdt>
      <w:sdtPr>
        <w:tag w:val="goog_rdk_457"/>
      </w:sdtPr>
      <w:sdtContent>
        <w:p w:rsidR="00000000" w:rsidDel="00000000" w:rsidP="00000000" w:rsidRDefault="00000000" w:rsidRPr="00000000" w14:paraId="00000168">
          <w:pPr>
            <w:pStyle w:val="Subtitle"/>
            <w:numPr>
              <w:ilvl w:val="2"/>
              <w:numId w:val="62"/>
            </w:numPr>
            <w:spacing w:after="120" w:before="0" w:lineRule="auto"/>
            <w:ind w:left="630" w:hanging="270"/>
            <w:rPr>
              <w:rPrChange w:author="Iman Mohamed Atef Helal" w:id="165" w:date="2023-10-25T19:57:00Z">
                <w:rPr>
                  <w:rFonts w:ascii="Times New Roman" w:cs="Times New Roman" w:eastAsia="Times New Roman" w:hAnsi="Times New Roman"/>
                </w:rPr>
              </w:rPrChange>
            </w:rPr>
            <w:pPrChange w:author="Iman Mohamed Atef Helal" w:id="0" w:date="2023-10-25T19:57:00Z">
              <w:pPr>
                <w:pStyle w:val="Subtitle"/>
                <w:numPr>
                  <w:ilvl w:val="2"/>
                  <w:numId w:val="62"/>
                </w:numPr>
                <w:spacing w:after="120" w:before="0" w:lineRule="auto"/>
                <w:ind w:left="360" w:hanging="270"/>
              </w:pPr>
            </w:pPrChange>
          </w:pPr>
          <w:bookmarkStart w:colFirst="0" w:colLast="0" w:name="_heading=h.28h4qwu" w:id="46"/>
          <w:bookmarkEnd w:id="46"/>
          <w:r w:rsidDel="00000000" w:rsidR="00000000" w:rsidRPr="00000000">
            <w:rPr>
              <w:rFonts w:ascii="Times New Roman" w:cs="Times New Roman" w:eastAsia="Times New Roman" w:hAnsi="Times New Roman"/>
              <w:rtl w:val="0"/>
            </w:rPr>
            <w:t xml:space="preserve">Analytics and reporting </w:t>
          </w:r>
        </w:p>
      </w:sdtContent>
    </w:sdt>
    <w:sdt>
      <w:sdtPr>
        <w:tag w:val="goog_rdk_458"/>
      </w:sdtPr>
      <w:sdtContent>
        <w:p w:rsidR="00000000" w:rsidDel="00000000" w:rsidP="00000000" w:rsidRDefault="00000000" w:rsidRPr="00000000" w14:paraId="00000169">
          <w:pPr>
            <w:ind w:left="720" w:right="29" w:firstLine="288"/>
            <w:rPr/>
            <w:pPrChange w:author="Iman Mohamed Atef Helal" w:id="0" w:date="2023-10-25T20:02:00Z">
              <w:pPr>
                <w:spacing w:after="200" w:lineRule="auto"/>
                <w:ind w:left="360" w:right="0" w:firstLine="0"/>
              </w:pPr>
            </w:pPrChange>
          </w:pPr>
          <w:r w:rsidDel="00000000" w:rsidR="00000000" w:rsidRPr="00000000">
            <w:rPr>
              <w:rtl w:val="0"/>
            </w:rPr>
            <w:t xml:space="preserve">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Del="00000000" w:rsidR="00000000" w:rsidRPr="00000000">
            <w:br w:type="page"/>
          </w:r>
          <w:r w:rsidDel="00000000" w:rsidR="00000000" w:rsidRPr="00000000">
            <w:rPr>
              <w:rtl w:val="0"/>
            </w:rPr>
          </w:r>
        </w:p>
      </w:sdtContent>
    </w:sdt>
    <w:p w:rsidR="00000000" w:rsidDel="00000000" w:rsidP="00000000" w:rsidRDefault="00000000" w:rsidRPr="00000000" w14:paraId="0000016A">
      <w:pPr>
        <w:pStyle w:val="Heading1"/>
        <w:ind w:hanging="360"/>
        <w:rPr>
          <w:rFonts w:ascii="Times New Roman" w:cs="Times New Roman" w:eastAsia="Times New Roman" w:hAnsi="Times New Roman"/>
        </w:rPr>
      </w:pPr>
      <w:bookmarkStart w:colFirst="0" w:colLast="0" w:name="_heading=h.nmf14n" w:id="47"/>
      <w:bookmarkEnd w:id="47"/>
      <w:r w:rsidDel="00000000" w:rsidR="00000000" w:rsidRPr="00000000">
        <w:rPr>
          <w:rFonts w:ascii="Times New Roman" w:cs="Times New Roman" w:eastAsia="Times New Roman" w:hAnsi="Times New Roman"/>
          <w:rtl w:val="0"/>
        </w:rPr>
        <w:t xml:space="preserve">Chapter 3: Analysis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ind w:hanging="360"/>
        <w:rPr/>
      </w:pPr>
      <w:bookmarkStart w:colFirst="0" w:colLast="0" w:name="_heading=h.37m2jsg" w:id="48"/>
      <w:bookmarkEnd w:id="48"/>
      <w:r w:rsidDel="00000000" w:rsidR="00000000" w:rsidRPr="00000000">
        <w:rPr>
          <w:rtl w:val="0"/>
        </w:rPr>
        <w:t xml:space="preserve">3.1 Data Gathering</w:t>
      </w:r>
    </w:p>
    <w:sdt>
      <w:sdtPr>
        <w:tag w:val="goog_rdk_459"/>
      </w:sdtPr>
      <w:sdtContent>
        <w:p w:rsidR="00000000" w:rsidDel="00000000" w:rsidP="00000000" w:rsidRDefault="00000000" w:rsidRPr="00000000" w14:paraId="0000016D">
          <w:pPr>
            <w:pBdr>
              <w:top w:space="0" w:sz="0" w:val="nil"/>
              <w:left w:space="0" w:sz="0" w:val="nil"/>
              <w:bottom w:space="0" w:sz="0" w:val="nil"/>
              <w:right w:space="0" w:sz="0" w:val="nil"/>
              <w:between w:space="0" w:sz="0" w:val="nil"/>
            </w:pBdr>
            <w:ind w:left="0" w:right="29" w:firstLine="288"/>
            <w:rPr/>
            <w:pPrChange w:author="Iman Mohamed Atef Helal" w:id="0" w:date="2023-10-25T20:01:00Z">
              <w:pPr>
                <w:pBdr>
                  <w:top w:space="0" w:sz="0" w:val="nil"/>
                  <w:left w:space="0" w:sz="0" w:val="nil"/>
                  <w:bottom w:space="0" w:sz="0" w:val="nil"/>
                  <w:right w:space="0" w:sz="0" w:val="nil"/>
                  <w:between w:space="0" w:sz="0" w:val="nil"/>
                </w:pBdr>
                <w:spacing w:after="200" w:before="0" w:lineRule="auto"/>
                <w:ind w:left="-90" w:right="0" w:firstLine="90"/>
              </w:pPr>
            </w:pPrChange>
          </w:pPr>
          <w:r w:rsidDel="00000000" w:rsidR="00000000" w:rsidRPr="00000000">
            <w:rPr>
              <w:rtl w:val="0"/>
            </w:rPr>
            <w:t xml:space="preserve">Our vision with this project is to create an LMS that provides an easy and competent environment for students, making them not need that many external tools, for teachers to ease their experience and allows them to provide the most value for students with the least effort and for administrators to easily keep track of the courses, performances and efficiency of their staff. Thus, to help direct our project and provide more concrete steps towards those goals, we conducted 2 surveys with the aim of asking students and teachers about their experiences with LMS, their preferred one, the issues they face, and the features they wish to see.</w:t>
          </w:r>
        </w:p>
      </w:sdtContent>
    </w:sdt>
    <w:sdt>
      <w:sdtPr>
        <w:tag w:val="goog_rdk_462"/>
      </w:sdtPr>
      <w:sdtContent>
        <w:p w:rsidR="00000000" w:rsidDel="00000000" w:rsidP="00000000" w:rsidRDefault="00000000" w:rsidRPr="00000000" w14:paraId="0000016E">
          <w:pPr>
            <w:ind w:hanging="360"/>
            <w:rPr>
              <w:del w:author="Iman Mohamed Atef Helal" w:id="168" w:date="2023-10-25T20:01:00Z"/>
            </w:rPr>
          </w:pPr>
          <w:sdt>
            <w:sdtPr>
              <w:tag w:val="goog_rdk_461"/>
            </w:sdtPr>
            <w:sdtContent>
              <w:del w:author="Iman Mohamed Atef Helal" w:id="168" w:date="2023-10-25T20:01:00Z">
                <w:r w:rsidDel="00000000" w:rsidR="00000000" w:rsidRPr="00000000">
                  <w:rPr>
                    <w:rtl w:val="0"/>
                  </w:rPr>
                </w:r>
              </w:del>
            </w:sdtContent>
          </w:sdt>
        </w:p>
      </w:sdtContent>
    </w:sdt>
    <w:sdt>
      <w:sdtPr>
        <w:tag w:val="goog_rdk_463"/>
      </w:sdtPr>
      <w:sdtContent>
        <w:p w:rsidR="00000000" w:rsidDel="00000000" w:rsidP="00000000" w:rsidRDefault="00000000" w:rsidRPr="00000000" w14:paraId="0000016F">
          <w:pPr>
            <w:pBdr>
              <w:top w:space="0" w:sz="0" w:val="nil"/>
              <w:left w:space="0" w:sz="0" w:val="nil"/>
              <w:bottom w:space="0" w:sz="0" w:val="nil"/>
              <w:right w:space="0" w:sz="0" w:val="nil"/>
              <w:between w:space="0" w:sz="0" w:val="nil"/>
            </w:pBdr>
            <w:ind w:left="0" w:right="29" w:firstLine="288"/>
            <w:rPr/>
            <w:pPrChange w:author="Iman Mohamed Atef Helal" w:id="0" w:date="2023-10-25T20:01:00Z">
              <w:pPr>
                <w:pBdr>
                  <w:top w:space="0" w:sz="0" w:val="nil"/>
                  <w:left w:space="0" w:sz="0" w:val="nil"/>
                  <w:bottom w:space="0" w:sz="0" w:val="nil"/>
                  <w:right w:space="0" w:sz="0" w:val="nil"/>
                  <w:between w:space="0" w:sz="0" w:val="nil"/>
                </w:pBdr>
                <w:spacing w:after="200" w:before="0" w:lineRule="auto"/>
                <w:ind w:left="-90" w:right="0" w:firstLine="90"/>
              </w:pPr>
            </w:pPrChange>
          </w:pPr>
          <w:r w:rsidDel="00000000" w:rsidR="00000000" w:rsidRPr="00000000">
            <w:rPr>
              <w:rtl w:val="0"/>
            </w:rPr>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EX: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sdtContent>
    </w:sdt>
    <w:p w:rsidR="00000000" w:rsidDel="00000000" w:rsidP="00000000" w:rsidRDefault="00000000" w:rsidRPr="00000000" w14:paraId="00000170">
      <w:pPr>
        <w:pStyle w:val="Heading2"/>
        <w:ind w:hanging="360"/>
        <w:rPr/>
      </w:pPr>
      <w:bookmarkStart w:colFirst="0" w:colLast="0" w:name="_heading=h.1mrcu09" w:id="49"/>
      <w:bookmarkEnd w:id="49"/>
      <w:r w:rsidDel="00000000" w:rsidR="00000000" w:rsidRPr="00000000">
        <w:rPr>
          <w:rtl w:val="0"/>
        </w:rPr>
        <w:t xml:space="preserve">3.2 Survey Structure</w:t>
      </w:r>
    </w:p>
    <w:sdt>
      <w:sdtPr>
        <w:tag w:val="goog_rdk_465"/>
      </w:sdtPr>
      <w:sdtContent>
        <w:p w:rsidR="00000000" w:rsidDel="00000000" w:rsidP="00000000" w:rsidRDefault="00000000" w:rsidRPr="00000000" w14:paraId="00000171">
          <w:pPr>
            <w:pBdr>
              <w:top w:space="0" w:sz="0" w:val="nil"/>
              <w:left w:space="0" w:sz="0" w:val="nil"/>
              <w:bottom w:space="0" w:sz="0" w:val="nil"/>
              <w:right w:space="0" w:sz="0" w:val="nil"/>
              <w:between w:space="0" w:sz="0" w:val="nil"/>
            </w:pBdr>
            <w:ind w:left="0" w:right="29" w:firstLine="288"/>
            <w:rPr>
              <w:ins w:author="Iman Mohamed Atef Helal" w:id="170" w:date="2023-10-25T20:01:00Z"/>
            </w:rPr>
          </w:pPr>
          <w:r w:rsidDel="00000000" w:rsidR="00000000" w:rsidRPr="00000000">
            <w:rPr>
              <w:rtl w:val="0"/>
            </w:rPr>
            <w:t xml:space="preserve">For ease of use, we chose a commonly used form creation tool which is Google Forms and started creating our questionnaire using scale questions, multiple choice and open-ended questions. Due to having a good number of foreign students at Cairo University, we decided to include an Arabic or English choice for the students to make sure it can be accessible and easy for students who are still learning Arabic. For a full detailed list of all the questions please refer to the appendix.</w:t>
          </w:r>
          <w:sdt>
            <w:sdtPr>
              <w:tag w:val="goog_rdk_464"/>
            </w:sdtPr>
            <w:sdtContent>
              <w:ins w:author="Iman Mohamed Atef Helal" w:id="170" w:date="2023-10-25T20:01:00Z">
                <w:r w:rsidDel="00000000" w:rsidR="00000000" w:rsidRPr="00000000">
                  <w:rPr>
                    <w:rtl w:val="0"/>
                  </w:rPr>
                </w:r>
              </w:ins>
            </w:sdtContent>
          </w:sdt>
        </w:p>
      </w:sdtContent>
    </w:sdt>
    <w:sdt>
      <w:sdtPr>
        <w:tag w:val="goog_rdk_467"/>
      </w:sdtPr>
      <w:sdtContent>
        <w:p w:rsidR="00000000" w:rsidDel="00000000" w:rsidP="00000000" w:rsidRDefault="00000000" w:rsidRPr="00000000" w14:paraId="00000172">
          <w:pPr>
            <w:pBdr>
              <w:top w:space="0" w:sz="0" w:val="nil"/>
              <w:left w:space="0" w:sz="0" w:val="nil"/>
              <w:bottom w:space="0" w:sz="0" w:val="nil"/>
              <w:right w:space="0" w:sz="0" w:val="nil"/>
              <w:between w:space="0" w:sz="0" w:val="nil"/>
            </w:pBdr>
            <w:ind w:left="0" w:right="29" w:firstLine="288"/>
            <w:rPr>
              <w:ins w:author="Iman Mohamed Atef Helal" w:id="170" w:date="2023-10-25T20:01:00Z"/>
            </w:rPr>
          </w:pPr>
          <w:sdt>
            <w:sdtPr>
              <w:tag w:val="goog_rdk_466"/>
            </w:sdtPr>
            <w:sdtContent>
              <w:ins w:author="Iman Mohamed Atef Helal" w:id="170" w:date="2023-10-25T20:01:00Z">
                <w:r w:rsidDel="00000000" w:rsidR="00000000" w:rsidRPr="00000000">
                  <w:rPr>
                    <w:rtl w:val="0"/>
                  </w:rPr>
                </w:r>
              </w:ins>
            </w:sdtContent>
          </w:sdt>
        </w:p>
      </w:sdtContent>
    </w:sdt>
    <w:sdt>
      <w:sdtPr>
        <w:tag w:val="goog_rdk_469"/>
      </w:sdtPr>
      <w:sdtContent>
        <w:p w:rsidR="00000000" w:rsidDel="00000000" w:rsidP="00000000" w:rsidRDefault="00000000" w:rsidRPr="00000000" w14:paraId="00000173">
          <w:pPr>
            <w:pBdr>
              <w:top w:space="0" w:sz="0" w:val="nil"/>
              <w:left w:space="0" w:sz="0" w:val="nil"/>
              <w:bottom w:space="0" w:sz="0" w:val="nil"/>
              <w:right w:space="0" w:sz="0" w:val="nil"/>
              <w:between w:space="0" w:sz="0" w:val="nil"/>
            </w:pBdr>
            <w:ind w:left="0" w:right="29" w:firstLine="288"/>
            <w:rPr>
              <w:ins w:author="Iman Mohamed Atef Helal" w:id="170" w:date="2023-10-25T20:01:00Z"/>
            </w:rPr>
          </w:pPr>
          <w:sdt>
            <w:sdtPr>
              <w:tag w:val="goog_rdk_468"/>
            </w:sdtPr>
            <w:sdtContent>
              <w:ins w:author="Iman Mohamed Atef Helal" w:id="170" w:date="2023-10-25T20:01:00Z">
                <w:r w:rsidDel="00000000" w:rsidR="00000000" w:rsidRPr="00000000">
                  <w:rPr>
                    <w:rtl w:val="0"/>
                  </w:rPr>
                </w:r>
              </w:ins>
            </w:sdtContent>
          </w:sdt>
        </w:p>
      </w:sdtContent>
    </w:sdt>
    <w:sdt>
      <w:sdtPr>
        <w:tag w:val="goog_rdk_471"/>
      </w:sdtPr>
      <w:sdtContent>
        <w:p w:rsidR="00000000" w:rsidDel="00000000" w:rsidP="00000000" w:rsidRDefault="00000000" w:rsidRPr="00000000" w14:paraId="00000174">
          <w:pPr>
            <w:pBdr>
              <w:top w:space="0" w:sz="0" w:val="nil"/>
              <w:left w:space="0" w:sz="0" w:val="nil"/>
              <w:bottom w:space="0" w:sz="0" w:val="nil"/>
              <w:right w:space="0" w:sz="0" w:val="nil"/>
              <w:between w:space="0" w:sz="0" w:val="nil"/>
            </w:pBdr>
            <w:ind w:left="0" w:right="29" w:firstLine="288"/>
            <w:rPr>
              <w:ins w:author="Iman Mohamed Atef Helal" w:id="170" w:date="2023-10-25T20:01:00Z"/>
            </w:rPr>
          </w:pPr>
          <w:sdt>
            <w:sdtPr>
              <w:tag w:val="goog_rdk_470"/>
            </w:sdtPr>
            <w:sdtContent>
              <w:ins w:author="Iman Mohamed Atef Helal" w:id="170" w:date="2023-10-25T20:01:00Z">
                <w:r w:rsidDel="00000000" w:rsidR="00000000" w:rsidRPr="00000000">
                  <w:rPr>
                    <w:rtl w:val="0"/>
                  </w:rPr>
                </w:r>
              </w:ins>
            </w:sdtContent>
          </w:sdt>
        </w:p>
      </w:sdtContent>
    </w:sdt>
    <w:sdt>
      <w:sdtPr>
        <w:tag w:val="goog_rdk_473"/>
      </w:sdtPr>
      <w:sdtContent>
        <w:p w:rsidR="00000000" w:rsidDel="00000000" w:rsidP="00000000" w:rsidRDefault="00000000" w:rsidRPr="00000000" w14:paraId="00000175">
          <w:pPr>
            <w:pBdr>
              <w:top w:space="0" w:sz="0" w:val="nil"/>
              <w:left w:space="0" w:sz="0" w:val="nil"/>
              <w:bottom w:space="0" w:sz="0" w:val="nil"/>
              <w:right w:space="0" w:sz="0" w:val="nil"/>
              <w:between w:space="0" w:sz="0" w:val="nil"/>
            </w:pBdr>
            <w:ind w:left="0" w:right="29" w:firstLine="288"/>
            <w:rPr>
              <w:ins w:author="Iman Mohamed Atef Helal" w:id="170" w:date="2023-10-25T20:01:00Z"/>
            </w:rPr>
          </w:pPr>
          <w:sdt>
            <w:sdtPr>
              <w:tag w:val="goog_rdk_472"/>
            </w:sdtPr>
            <w:sdtContent>
              <w:ins w:author="Iman Mohamed Atef Helal" w:id="170" w:date="2023-10-25T20:01:00Z">
                <w:r w:rsidDel="00000000" w:rsidR="00000000" w:rsidRPr="00000000">
                  <w:rPr>
                    <w:rtl w:val="0"/>
                  </w:rPr>
                </w:r>
              </w:ins>
            </w:sdtContent>
          </w:sdt>
        </w:p>
      </w:sdtContent>
    </w:sdt>
    <w:sdt>
      <w:sdtPr>
        <w:tag w:val="goog_rdk_474"/>
      </w:sdtPr>
      <w:sdtContent>
        <w:p w:rsidR="00000000" w:rsidDel="00000000" w:rsidP="00000000" w:rsidRDefault="00000000" w:rsidRPr="00000000" w14:paraId="00000176">
          <w:pPr>
            <w:pBdr>
              <w:top w:space="0" w:sz="0" w:val="nil"/>
              <w:left w:space="0" w:sz="0" w:val="nil"/>
              <w:bottom w:space="0" w:sz="0" w:val="nil"/>
              <w:right w:space="0" w:sz="0" w:val="nil"/>
              <w:between w:space="0" w:sz="0" w:val="nil"/>
            </w:pBdr>
            <w:ind w:left="0" w:right="29" w:firstLine="288"/>
            <w:rPr/>
            <w:pPrChange w:author="Iman Mohamed Atef Helal" w:id="0" w:date="2023-10-25T20:01:00Z">
              <w:pPr>
                <w:pBdr>
                  <w:top w:space="0" w:sz="0" w:val="nil"/>
                  <w:left w:space="0" w:sz="0" w:val="nil"/>
                  <w:bottom w:space="0" w:sz="0" w:val="nil"/>
                  <w:right w:space="0" w:sz="0" w:val="nil"/>
                  <w:between w:space="0" w:sz="0" w:val="nil"/>
                </w:pBdr>
                <w:spacing w:after="200" w:before="0" w:lineRule="auto"/>
                <w:ind w:left="-90" w:right="0" w:firstLine="90"/>
              </w:pPr>
            </w:pPrChange>
          </w:pPr>
          <w:r w:rsidDel="00000000" w:rsidR="00000000" w:rsidRPr="00000000">
            <w:rPr>
              <w:rtl w:val="0"/>
            </w:rPr>
          </w:r>
        </w:p>
      </w:sdtContent>
    </w:sdt>
    <w:sdt>
      <w:sdtPr>
        <w:tag w:val="goog_rdk_477"/>
      </w:sdtPr>
      <w:sdtContent>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200" w:before="0" w:lineRule="auto"/>
            <w:ind w:left="-90" w:right="0" w:firstLine="90"/>
            <w:rPr>
              <w:del w:author="Iman Mohamed Atef Helal" w:id="172" w:date="2023-10-25T20:01:00Z"/>
            </w:rPr>
          </w:pPr>
          <w:sdt>
            <w:sdtPr>
              <w:tag w:val="goog_rdk_476"/>
            </w:sdtPr>
            <w:sdtContent>
              <w:del w:author="Iman Mohamed Atef Helal" w:id="172" w:date="2023-10-25T20:01:00Z">
                <w:r w:rsidDel="00000000" w:rsidR="00000000" w:rsidRPr="00000000">
                  <w:rPr>
                    <w:rtl w:val="0"/>
                  </w:rPr>
                </w:r>
              </w:del>
            </w:sdtContent>
          </w:sdt>
        </w:p>
      </w:sdtContent>
    </w:sdt>
    <w:sdt>
      <w:sdtPr>
        <w:tag w:val="goog_rdk_479"/>
      </w:sdtPr>
      <w:sdtContent>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200" w:before="0" w:lineRule="auto"/>
            <w:ind w:left="-90" w:right="0" w:firstLine="90"/>
            <w:rPr>
              <w:del w:author="Iman Mohamed Atef Helal" w:id="172" w:date="2023-10-25T20:01:00Z"/>
            </w:rPr>
          </w:pPr>
          <w:sdt>
            <w:sdtPr>
              <w:tag w:val="goog_rdk_478"/>
            </w:sdtPr>
            <w:sdtContent>
              <w:del w:author="Iman Mohamed Atef Helal" w:id="172" w:date="2023-10-25T20:01:00Z">
                <w:r w:rsidDel="00000000" w:rsidR="00000000" w:rsidRPr="00000000">
                  <w:rPr>
                    <w:rtl w:val="0"/>
                  </w:rPr>
                </w:r>
              </w:del>
            </w:sdtContent>
          </w:sdt>
        </w:p>
      </w:sdtContent>
    </w:sdt>
    <w:sdt>
      <w:sdtPr>
        <w:tag w:val="goog_rdk_481"/>
      </w:sdtPr>
      <w:sdtContent>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00" w:before="0" w:lineRule="auto"/>
            <w:ind w:left="-90" w:right="0" w:firstLine="90"/>
            <w:rPr>
              <w:del w:author="Iman Mohamed Atef Helal" w:id="172" w:date="2023-10-25T20:01:00Z"/>
            </w:rPr>
          </w:pPr>
          <w:sdt>
            <w:sdtPr>
              <w:tag w:val="goog_rdk_480"/>
            </w:sdtPr>
            <w:sdtContent>
              <w:del w:author="Iman Mohamed Atef Helal" w:id="172" w:date="2023-10-25T20:01:00Z">
                <w:r w:rsidDel="00000000" w:rsidR="00000000" w:rsidRPr="00000000">
                  <w:rPr>
                    <w:rtl w:val="0"/>
                  </w:rPr>
                </w:r>
              </w:del>
            </w:sdtContent>
          </w:sdt>
        </w:p>
      </w:sdtContent>
    </w:sdt>
    <w:p w:rsidR="00000000" w:rsidDel="00000000" w:rsidP="00000000" w:rsidRDefault="00000000" w:rsidRPr="00000000" w14:paraId="0000017A">
      <w:pPr>
        <w:pStyle w:val="Heading2"/>
        <w:ind w:hanging="360"/>
        <w:jc w:val="left"/>
        <w:rPr/>
      </w:pPr>
      <w:bookmarkStart w:colFirst="0" w:colLast="0" w:name="_heading=h.46r0co2" w:id="50"/>
      <w:bookmarkEnd w:id="50"/>
      <w:r w:rsidDel="00000000" w:rsidR="00000000" w:rsidRPr="00000000">
        <w:rPr>
          <w:rtl w:val="0"/>
        </w:rPr>
        <w:t xml:space="preserve">3.3 Analysis Steps</w:t>
      </w:r>
    </w:p>
    <w:sdt>
      <w:sdtPr>
        <w:tag w:val="goog_rdk_482"/>
      </w:sdtPr>
      <w:sdtContent>
        <w:p w:rsidR="00000000" w:rsidDel="00000000" w:rsidP="00000000" w:rsidRDefault="00000000" w:rsidRPr="00000000" w14:paraId="0000017B">
          <w:pPr>
            <w:pBdr>
              <w:top w:space="0" w:sz="0" w:val="nil"/>
              <w:left w:space="0" w:sz="0" w:val="nil"/>
              <w:bottom w:space="0" w:sz="0" w:val="nil"/>
              <w:right w:space="0" w:sz="0" w:val="nil"/>
              <w:between w:space="0" w:sz="0" w:val="nil"/>
            </w:pBdr>
            <w:ind w:left="0" w:right="29" w:firstLine="288"/>
            <w:rPr/>
            <w:pPrChange w:author="Iman Mohamed Atef Helal" w:id="0" w:date="2023-10-25T20:01:00Z">
              <w:pPr>
                <w:pBdr>
                  <w:top w:space="0" w:sz="0" w:val="nil"/>
                  <w:left w:space="0" w:sz="0" w:val="nil"/>
                  <w:bottom w:space="0" w:sz="0" w:val="nil"/>
                  <w:right w:space="0" w:sz="0" w:val="nil"/>
                  <w:between w:space="0" w:sz="0" w:val="nil"/>
                </w:pBdr>
                <w:spacing w:after="200" w:before="0" w:lineRule="auto"/>
                <w:ind w:left="-90" w:right="0" w:firstLine="90"/>
              </w:pPr>
            </w:pPrChange>
          </w:pPr>
          <w:r w:rsidDel="00000000" w:rsidR="00000000" w:rsidRPr="00000000">
            <w:rPr>
              <w:rtl w:val="0"/>
            </w:rPr>
            <w:t xml:space="preserve">To process the data, we received and present them into a proper summary report we used an Excel sheet as it is the format Google form outputs. We got the collected data and proceeded to rearrange it into the staging sheet. We used this step to format the responses in a clearer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sdtContent>
    </w:sdt>
    <w:sdt>
      <w:sdtPr>
        <w:tag w:val="goog_rdk_483"/>
      </w:sdtPr>
      <w:sdtContent>
        <w:p w:rsidR="00000000" w:rsidDel="00000000" w:rsidP="00000000" w:rsidRDefault="00000000" w:rsidRPr="00000000" w14:paraId="0000017C">
          <w:pPr>
            <w:pBdr>
              <w:top w:space="0" w:sz="0" w:val="nil"/>
              <w:left w:space="0" w:sz="0" w:val="nil"/>
              <w:bottom w:space="0" w:sz="0" w:val="nil"/>
              <w:right w:space="0" w:sz="0" w:val="nil"/>
              <w:between w:space="0" w:sz="0" w:val="nil"/>
            </w:pBdr>
            <w:ind w:left="0" w:right="29" w:firstLine="288"/>
            <w:rPr/>
            <w:pPrChange w:author="Iman Mohamed Atef Helal" w:id="0" w:date="2023-10-25T20:01:00Z">
              <w:pPr>
                <w:pBdr>
                  <w:top w:space="0" w:sz="0" w:val="nil"/>
                  <w:left w:space="0" w:sz="0" w:val="nil"/>
                  <w:bottom w:space="0" w:sz="0" w:val="nil"/>
                  <w:right w:space="0" w:sz="0" w:val="nil"/>
                  <w:between w:space="0" w:sz="0" w:val="nil"/>
                </w:pBdr>
                <w:spacing w:after="200" w:before="0" w:lineRule="auto"/>
                <w:ind w:left="-90" w:right="0" w:firstLine="90"/>
              </w:pPr>
            </w:pPrChange>
          </w:pPr>
          <w:r w:rsidDel="00000000" w:rsidR="00000000" w:rsidRPr="00000000">
            <w:rPr>
              <w:rtl w:val="0"/>
            </w:rPr>
            <w:t xml:space="preserve">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sdtContent>
    </w:sdt>
    <w:sdt>
      <w:sdtPr>
        <w:tag w:val="goog_rdk_484"/>
      </w:sdtPr>
      <w:sdtContent>
        <w:p w:rsidR="00000000" w:rsidDel="00000000" w:rsidP="00000000" w:rsidRDefault="00000000" w:rsidRPr="00000000" w14:paraId="0000017D">
          <w:pPr>
            <w:pBdr>
              <w:top w:space="0" w:sz="0" w:val="nil"/>
              <w:left w:space="0" w:sz="0" w:val="nil"/>
              <w:bottom w:space="0" w:sz="0" w:val="nil"/>
              <w:right w:space="0" w:sz="0" w:val="nil"/>
              <w:between w:space="0" w:sz="0" w:val="nil"/>
            </w:pBdr>
            <w:ind w:left="0" w:right="29" w:firstLine="288"/>
            <w:rPr/>
            <w:pPrChange w:author="Iman Mohamed Atef Helal" w:id="0" w:date="2023-10-25T20:01:00Z">
              <w:pPr>
                <w:pBdr>
                  <w:top w:space="0" w:sz="0" w:val="nil"/>
                  <w:left w:space="0" w:sz="0" w:val="nil"/>
                  <w:bottom w:space="0" w:sz="0" w:val="nil"/>
                  <w:right w:space="0" w:sz="0" w:val="nil"/>
                  <w:between w:space="0" w:sz="0" w:val="nil"/>
                </w:pBdr>
                <w:spacing w:after="200" w:before="0" w:lineRule="auto"/>
                <w:ind w:left="-90" w:right="0" w:firstLine="90"/>
              </w:pPr>
            </w:pPrChange>
          </w:pPr>
          <w:bookmarkStart w:colFirst="0" w:colLast="0" w:name="_heading=h.2lwamvv" w:id="51"/>
          <w:bookmarkEnd w:id="51"/>
          <w:r w:rsidDel="00000000" w:rsidR="00000000" w:rsidRPr="00000000">
            <w:rPr>
              <w:rtl w:val="0"/>
            </w:rPr>
            <w:t xml:space="preserve">For the qualitative questions, we decided to categorize them based on important elements to the users like speed, ease of use, functionality, etc. And picked the most recurring requests in our report for each major LMS.</w:t>
          </w:r>
          <w:r w:rsidDel="00000000" w:rsidR="00000000" w:rsidRPr="00000000">
            <w:br w:type="page"/>
          </w:r>
          <w:r w:rsidDel="00000000" w:rsidR="00000000" w:rsidRPr="00000000">
            <w:rPr>
              <w:rtl w:val="0"/>
            </w:rPr>
          </w:r>
        </w:p>
      </w:sdtContent>
    </w:sdt>
    <w:p w:rsidR="00000000" w:rsidDel="00000000" w:rsidP="00000000" w:rsidRDefault="00000000" w:rsidRPr="00000000" w14:paraId="0000017E">
      <w:pPr>
        <w:ind w:hanging="360"/>
        <w:jc w:val="center"/>
        <w:rPr>
          <w:i w:val="1"/>
          <w:sz w:val="22"/>
          <w:szCs w:val="22"/>
        </w:rPr>
      </w:pPr>
      <w:r w:rsidDel="00000000" w:rsidR="00000000" w:rsidRPr="00000000">
        <w:rPr>
          <w:rtl w:val="0"/>
        </w:rPr>
      </w:r>
    </w:p>
    <w:p w:rsidR="00000000" w:rsidDel="00000000" w:rsidP="00000000" w:rsidRDefault="00000000" w:rsidRPr="00000000" w14:paraId="0000017F">
      <w:pPr>
        <w:ind w:hanging="360"/>
        <w:jc w:val="center"/>
        <w:rPr>
          <w:i w:val="1"/>
          <w:sz w:val="22"/>
          <w:szCs w:val="22"/>
        </w:rPr>
      </w:pPr>
      <w:r w:rsidDel="00000000" w:rsidR="00000000" w:rsidRPr="00000000">
        <w:rPr/>
        <w:drawing>
          <wp:anchor allowOverlap="1" behindDoc="1" distB="0" distT="0" distL="0" distR="0" hidden="0" layoutInCell="1" locked="0" relativeHeight="0" simplePos="0">
            <wp:simplePos x="0" y="0"/>
            <wp:positionH relativeFrom="margin">
              <wp:posOffset>615315</wp:posOffset>
            </wp:positionH>
            <wp:positionV relativeFrom="margin">
              <wp:posOffset>376859</wp:posOffset>
            </wp:positionV>
            <wp:extent cx="4500245" cy="7360920"/>
            <wp:effectExtent b="0" l="0" r="0" t="0"/>
            <wp:wrapNone/>
            <wp:docPr id="206889002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00245" cy="7360920"/>
                    </a:xfrm>
                    <a:prstGeom prst="rect"/>
                    <a:ln/>
                  </pic:spPr>
                </pic:pic>
              </a:graphicData>
            </a:graphic>
          </wp:anchor>
        </w:drawing>
      </w:r>
      <w:r w:rsidDel="00000000" w:rsidR="00000000" w:rsidRPr="00000000">
        <w:rPr>
          <w:rtl w:val="0"/>
        </w:rPr>
      </w:r>
    </w:p>
    <w:p w:rsidR="00000000" w:rsidDel="00000000" w:rsidP="00000000" w:rsidRDefault="00000000" w:rsidRPr="00000000" w14:paraId="00000180">
      <w:pPr>
        <w:ind w:hanging="360"/>
        <w:jc w:val="center"/>
        <w:rPr>
          <w:i w:val="1"/>
          <w:sz w:val="22"/>
          <w:szCs w:val="22"/>
        </w:rPr>
      </w:pPr>
      <w:r w:rsidDel="00000000" w:rsidR="00000000" w:rsidRPr="00000000">
        <w:rPr>
          <w:rtl w:val="0"/>
        </w:rPr>
      </w:r>
    </w:p>
    <w:p w:rsidR="00000000" w:rsidDel="00000000" w:rsidP="00000000" w:rsidRDefault="00000000" w:rsidRPr="00000000" w14:paraId="00000181">
      <w:pPr>
        <w:ind w:hanging="360"/>
        <w:jc w:val="center"/>
        <w:rPr>
          <w:i w:val="1"/>
          <w:sz w:val="22"/>
          <w:szCs w:val="22"/>
        </w:rPr>
      </w:pPr>
      <w:r w:rsidDel="00000000" w:rsidR="00000000" w:rsidRPr="00000000">
        <w:rPr>
          <w:rtl w:val="0"/>
        </w:rPr>
      </w:r>
    </w:p>
    <w:p w:rsidR="00000000" w:rsidDel="00000000" w:rsidP="00000000" w:rsidRDefault="00000000" w:rsidRPr="00000000" w14:paraId="00000182">
      <w:pPr>
        <w:ind w:hanging="360"/>
        <w:jc w:val="center"/>
        <w:rPr>
          <w:i w:val="1"/>
          <w:sz w:val="22"/>
          <w:szCs w:val="22"/>
        </w:rPr>
      </w:pPr>
      <w:r w:rsidDel="00000000" w:rsidR="00000000" w:rsidRPr="00000000">
        <w:rPr>
          <w:rtl w:val="0"/>
        </w:rPr>
      </w:r>
    </w:p>
    <w:p w:rsidR="00000000" w:rsidDel="00000000" w:rsidP="00000000" w:rsidRDefault="00000000" w:rsidRPr="00000000" w14:paraId="00000183">
      <w:pPr>
        <w:ind w:hanging="360"/>
        <w:jc w:val="center"/>
        <w:rPr>
          <w:i w:val="1"/>
          <w:sz w:val="22"/>
          <w:szCs w:val="22"/>
        </w:rPr>
      </w:pPr>
      <w:r w:rsidDel="00000000" w:rsidR="00000000" w:rsidRPr="00000000">
        <w:rPr>
          <w:rtl w:val="0"/>
        </w:rPr>
      </w:r>
    </w:p>
    <w:p w:rsidR="00000000" w:rsidDel="00000000" w:rsidP="00000000" w:rsidRDefault="00000000" w:rsidRPr="00000000" w14:paraId="00000184">
      <w:pPr>
        <w:ind w:hanging="360"/>
        <w:jc w:val="center"/>
        <w:rPr>
          <w:i w:val="1"/>
          <w:sz w:val="22"/>
          <w:szCs w:val="22"/>
        </w:rPr>
      </w:pPr>
      <w:r w:rsidDel="00000000" w:rsidR="00000000" w:rsidRPr="00000000">
        <w:rPr>
          <w:rtl w:val="0"/>
        </w:rPr>
      </w:r>
    </w:p>
    <w:p w:rsidR="00000000" w:rsidDel="00000000" w:rsidP="00000000" w:rsidRDefault="00000000" w:rsidRPr="00000000" w14:paraId="00000185">
      <w:pPr>
        <w:ind w:hanging="360"/>
        <w:jc w:val="center"/>
        <w:rPr>
          <w:i w:val="1"/>
          <w:sz w:val="22"/>
          <w:szCs w:val="22"/>
        </w:rPr>
      </w:pPr>
      <w:r w:rsidDel="00000000" w:rsidR="00000000" w:rsidRPr="00000000">
        <w:rPr>
          <w:rtl w:val="0"/>
        </w:rPr>
      </w:r>
    </w:p>
    <w:p w:rsidR="00000000" w:rsidDel="00000000" w:rsidP="00000000" w:rsidRDefault="00000000" w:rsidRPr="00000000" w14:paraId="00000186">
      <w:pPr>
        <w:ind w:hanging="360"/>
        <w:jc w:val="center"/>
        <w:rPr>
          <w:i w:val="1"/>
          <w:sz w:val="22"/>
          <w:szCs w:val="22"/>
        </w:rPr>
      </w:pPr>
      <w:r w:rsidDel="00000000" w:rsidR="00000000" w:rsidRPr="00000000">
        <w:rPr>
          <w:rtl w:val="0"/>
        </w:rPr>
      </w:r>
    </w:p>
    <w:p w:rsidR="00000000" w:rsidDel="00000000" w:rsidP="00000000" w:rsidRDefault="00000000" w:rsidRPr="00000000" w14:paraId="00000187">
      <w:pPr>
        <w:ind w:hanging="360"/>
        <w:jc w:val="center"/>
        <w:rPr>
          <w:i w:val="1"/>
          <w:sz w:val="22"/>
          <w:szCs w:val="22"/>
        </w:rPr>
      </w:pPr>
      <w:r w:rsidDel="00000000" w:rsidR="00000000" w:rsidRPr="00000000">
        <w:rPr>
          <w:rtl w:val="0"/>
        </w:rPr>
      </w:r>
    </w:p>
    <w:p w:rsidR="00000000" w:rsidDel="00000000" w:rsidP="00000000" w:rsidRDefault="00000000" w:rsidRPr="00000000" w14:paraId="00000188">
      <w:pPr>
        <w:ind w:hanging="360"/>
        <w:jc w:val="center"/>
        <w:rPr>
          <w:i w:val="1"/>
          <w:sz w:val="22"/>
          <w:szCs w:val="22"/>
        </w:rPr>
      </w:pPr>
      <w:r w:rsidDel="00000000" w:rsidR="00000000" w:rsidRPr="00000000">
        <w:rPr>
          <w:rtl w:val="0"/>
        </w:rPr>
      </w:r>
    </w:p>
    <w:p w:rsidR="00000000" w:rsidDel="00000000" w:rsidP="00000000" w:rsidRDefault="00000000" w:rsidRPr="00000000" w14:paraId="00000189">
      <w:pPr>
        <w:ind w:hanging="360"/>
        <w:jc w:val="center"/>
        <w:rPr>
          <w:i w:val="1"/>
          <w:sz w:val="22"/>
          <w:szCs w:val="22"/>
        </w:rPr>
      </w:pPr>
      <w:r w:rsidDel="00000000" w:rsidR="00000000" w:rsidRPr="00000000">
        <w:rPr>
          <w:rtl w:val="0"/>
        </w:rPr>
      </w:r>
    </w:p>
    <w:p w:rsidR="00000000" w:rsidDel="00000000" w:rsidP="00000000" w:rsidRDefault="00000000" w:rsidRPr="00000000" w14:paraId="0000018A">
      <w:pPr>
        <w:ind w:hanging="360"/>
        <w:jc w:val="center"/>
        <w:rPr>
          <w:i w:val="1"/>
          <w:sz w:val="22"/>
          <w:szCs w:val="22"/>
        </w:rPr>
      </w:pPr>
      <w:r w:rsidDel="00000000" w:rsidR="00000000" w:rsidRPr="00000000">
        <w:rPr>
          <w:rtl w:val="0"/>
        </w:rPr>
      </w:r>
    </w:p>
    <w:p w:rsidR="00000000" w:rsidDel="00000000" w:rsidP="00000000" w:rsidRDefault="00000000" w:rsidRPr="00000000" w14:paraId="0000018B">
      <w:pPr>
        <w:ind w:hanging="360"/>
        <w:jc w:val="center"/>
        <w:rPr>
          <w:i w:val="1"/>
          <w:sz w:val="22"/>
          <w:szCs w:val="22"/>
        </w:rPr>
      </w:pPr>
      <w:r w:rsidDel="00000000" w:rsidR="00000000" w:rsidRPr="00000000">
        <w:rPr>
          <w:rtl w:val="0"/>
        </w:rPr>
      </w:r>
    </w:p>
    <w:p w:rsidR="00000000" w:rsidDel="00000000" w:rsidP="00000000" w:rsidRDefault="00000000" w:rsidRPr="00000000" w14:paraId="0000018C">
      <w:pPr>
        <w:ind w:hanging="360"/>
        <w:jc w:val="center"/>
        <w:rPr>
          <w:i w:val="1"/>
          <w:sz w:val="22"/>
          <w:szCs w:val="22"/>
        </w:rPr>
      </w:pPr>
      <w:r w:rsidDel="00000000" w:rsidR="00000000" w:rsidRPr="00000000">
        <w:rPr>
          <w:rtl w:val="0"/>
        </w:rPr>
      </w:r>
    </w:p>
    <w:p w:rsidR="00000000" w:rsidDel="00000000" w:rsidP="00000000" w:rsidRDefault="00000000" w:rsidRPr="00000000" w14:paraId="0000018D">
      <w:pPr>
        <w:ind w:hanging="360"/>
        <w:jc w:val="center"/>
        <w:rPr>
          <w:i w:val="1"/>
          <w:sz w:val="22"/>
          <w:szCs w:val="22"/>
        </w:rPr>
      </w:pPr>
      <w:r w:rsidDel="00000000" w:rsidR="00000000" w:rsidRPr="00000000">
        <w:rPr>
          <w:rtl w:val="0"/>
        </w:rPr>
      </w:r>
    </w:p>
    <w:p w:rsidR="00000000" w:rsidDel="00000000" w:rsidP="00000000" w:rsidRDefault="00000000" w:rsidRPr="00000000" w14:paraId="0000018E">
      <w:pPr>
        <w:ind w:hanging="360"/>
        <w:jc w:val="center"/>
        <w:rPr>
          <w:i w:val="1"/>
          <w:sz w:val="22"/>
          <w:szCs w:val="22"/>
        </w:rPr>
      </w:pPr>
      <w:r w:rsidDel="00000000" w:rsidR="00000000" w:rsidRPr="00000000">
        <w:rPr>
          <w:rtl w:val="0"/>
        </w:rPr>
      </w:r>
    </w:p>
    <w:p w:rsidR="00000000" w:rsidDel="00000000" w:rsidP="00000000" w:rsidRDefault="00000000" w:rsidRPr="00000000" w14:paraId="0000018F">
      <w:pPr>
        <w:ind w:hanging="360"/>
        <w:jc w:val="center"/>
        <w:rPr>
          <w:i w:val="1"/>
          <w:sz w:val="22"/>
          <w:szCs w:val="22"/>
        </w:rPr>
      </w:pPr>
      <w:r w:rsidDel="00000000" w:rsidR="00000000" w:rsidRPr="00000000">
        <w:rPr>
          <w:rtl w:val="0"/>
        </w:rPr>
      </w:r>
    </w:p>
    <w:p w:rsidR="00000000" w:rsidDel="00000000" w:rsidP="00000000" w:rsidRDefault="00000000" w:rsidRPr="00000000" w14:paraId="00000190">
      <w:pPr>
        <w:ind w:hanging="360"/>
        <w:jc w:val="center"/>
        <w:rPr>
          <w:i w:val="1"/>
          <w:sz w:val="22"/>
          <w:szCs w:val="22"/>
        </w:rPr>
      </w:pPr>
      <w:r w:rsidDel="00000000" w:rsidR="00000000" w:rsidRPr="00000000">
        <w:rPr>
          <w:rtl w:val="0"/>
        </w:rPr>
      </w:r>
    </w:p>
    <w:p w:rsidR="00000000" w:rsidDel="00000000" w:rsidP="00000000" w:rsidRDefault="00000000" w:rsidRPr="00000000" w14:paraId="00000191">
      <w:pPr>
        <w:ind w:hanging="360"/>
        <w:jc w:val="center"/>
        <w:rPr>
          <w:i w:val="1"/>
          <w:sz w:val="22"/>
          <w:szCs w:val="22"/>
        </w:rPr>
      </w:pPr>
      <w:r w:rsidDel="00000000" w:rsidR="00000000" w:rsidRPr="00000000">
        <w:rPr>
          <w:rtl w:val="0"/>
        </w:rPr>
      </w:r>
    </w:p>
    <w:p w:rsidR="00000000" w:rsidDel="00000000" w:rsidP="00000000" w:rsidRDefault="00000000" w:rsidRPr="00000000" w14:paraId="00000192">
      <w:pPr>
        <w:ind w:hanging="360"/>
        <w:jc w:val="center"/>
        <w:rPr>
          <w:i w:val="1"/>
          <w:sz w:val="22"/>
          <w:szCs w:val="22"/>
        </w:rPr>
      </w:pPr>
      <w:r w:rsidDel="00000000" w:rsidR="00000000" w:rsidRPr="00000000">
        <w:rPr>
          <w:rtl w:val="0"/>
        </w:rPr>
      </w:r>
    </w:p>
    <w:p w:rsidR="00000000" w:rsidDel="00000000" w:rsidP="00000000" w:rsidRDefault="00000000" w:rsidRPr="00000000" w14:paraId="00000193">
      <w:pPr>
        <w:ind w:hanging="360"/>
        <w:jc w:val="center"/>
        <w:rPr>
          <w:i w:val="1"/>
          <w:sz w:val="22"/>
          <w:szCs w:val="22"/>
        </w:rPr>
      </w:pPr>
      <w:r w:rsidDel="00000000" w:rsidR="00000000" w:rsidRPr="00000000">
        <w:rPr>
          <w:rtl w:val="0"/>
        </w:rPr>
      </w:r>
    </w:p>
    <w:p w:rsidR="00000000" w:rsidDel="00000000" w:rsidP="00000000" w:rsidRDefault="00000000" w:rsidRPr="00000000" w14:paraId="00000194">
      <w:pPr>
        <w:ind w:hanging="360"/>
        <w:jc w:val="center"/>
        <w:rPr>
          <w:i w:val="1"/>
          <w:sz w:val="22"/>
          <w:szCs w:val="22"/>
        </w:rPr>
      </w:pPr>
      <w:r w:rsidDel="00000000" w:rsidR="00000000" w:rsidRPr="00000000">
        <w:rPr>
          <w:rtl w:val="0"/>
        </w:rPr>
      </w:r>
    </w:p>
    <w:p w:rsidR="00000000" w:rsidDel="00000000" w:rsidP="00000000" w:rsidRDefault="00000000" w:rsidRPr="00000000" w14:paraId="00000195">
      <w:pPr>
        <w:ind w:hanging="360"/>
        <w:jc w:val="center"/>
        <w:rPr>
          <w:i w:val="1"/>
          <w:sz w:val="22"/>
          <w:szCs w:val="22"/>
        </w:rPr>
      </w:pPr>
      <w:r w:rsidDel="00000000" w:rsidR="00000000" w:rsidRPr="00000000">
        <w:rPr>
          <w:rtl w:val="0"/>
        </w:rPr>
      </w:r>
    </w:p>
    <w:p w:rsidR="00000000" w:rsidDel="00000000" w:rsidP="00000000" w:rsidRDefault="00000000" w:rsidRPr="00000000" w14:paraId="00000196">
      <w:pPr>
        <w:ind w:hanging="360"/>
        <w:jc w:val="center"/>
        <w:rPr>
          <w:i w:val="1"/>
          <w:sz w:val="22"/>
          <w:szCs w:val="22"/>
        </w:rPr>
      </w:pPr>
      <w:r w:rsidDel="00000000" w:rsidR="00000000" w:rsidRPr="00000000">
        <w:rPr>
          <w:rtl w:val="0"/>
        </w:rPr>
      </w:r>
    </w:p>
    <w:p w:rsidR="00000000" w:rsidDel="00000000" w:rsidP="00000000" w:rsidRDefault="00000000" w:rsidRPr="00000000" w14:paraId="00000197">
      <w:pPr>
        <w:ind w:hanging="360"/>
        <w:jc w:val="center"/>
        <w:rPr>
          <w:i w:val="1"/>
          <w:sz w:val="22"/>
          <w:szCs w:val="22"/>
        </w:rPr>
      </w:pPr>
      <w:r w:rsidDel="00000000" w:rsidR="00000000" w:rsidRPr="00000000">
        <w:rPr>
          <w:rtl w:val="0"/>
        </w:rPr>
      </w:r>
    </w:p>
    <w:p w:rsidR="00000000" w:rsidDel="00000000" w:rsidP="00000000" w:rsidRDefault="00000000" w:rsidRPr="00000000" w14:paraId="00000198">
      <w:pPr>
        <w:ind w:hanging="360"/>
        <w:jc w:val="center"/>
        <w:rPr>
          <w:i w:val="1"/>
          <w:sz w:val="22"/>
          <w:szCs w:val="22"/>
        </w:rPr>
      </w:pPr>
      <w:r w:rsidDel="00000000" w:rsidR="00000000" w:rsidRPr="00000000">
        <w:rPr>
          <w:rtl w:val="0"/>
        </w:rPr>
      </w:r>
    </w:p>
    <w:p w:rsidR="00000000" w:rsidDel="00000000" w:rsidP="00000000" w:rsidRDefault="00000000" w:rsidRPr="00000000" w14:paraId="00000199">
      <w:pPr>
        <w:ind w:hanging="360"/>
        <w:jc w:val="center"/>
        <w:rPr>
          <w:i w:val="1"/>
          <w:sz w:val="22"/>
          <w:szCs w:val="22"/>
        </w:rPr>
      </w:pPr>
      <w:r w:rsidDel="00000000" w:rsidR="00000000" w:rsidRPr="00000000">
        <w:rPr>
          <w:rtl w:val="0"/>
        </w:rPr>
      </w:r>
    </w:p>
    <w:p w:rsidR="00000000" w:rsidDel="00000000" w:rsidP="00000000" w:rsidRDefault="00000000" w:rsidRPr="00000000" w14:paraId="0000019A">
      <w:pPr>
        <w:ind w:hanging="360"/>
        <w:jc w:val="center"/>
        <w:rPr>
          <w:i w:val="1"/>
          <w:sz w:val="22"/>
          <w:szCs w:val="22"/>
        </w:rPr>
      </w:pPr>
      <w:r w:rsidDel="00000000" w:rsidR="00000000" w:rsidRPr="00000000">
        <w:rPr>
          <w:rtl w:val="0"/>
        </w:rPr>
      </w:r>
    </w:p>
    <w:p w:rsidR="00000000" w:rsidDel="00000000" w:rsidP="00000000" w:rsidRDefault="00000000" w:rsidRPr="00000000" w14:paraId="0000019B">
      <w:pPr>
        <w:pStyle w:val="Heading2"/>
        <w:ind w:hanging="360"/>
        <w:rPr/>
      </w:pPr>
      <w:bookmarkStart w:colFirst="0" w:colLast="0" w:name="_heading=h.111kx3o" w:id="52"/>
      <w:bookmarkEnd w:id="52"/>
      <w:r w:rsidDel="00000000" w:rsidR="00000000" w:rsidRPr="00000000">
        <w:rPr>
          <w:rtl w:val="0"/>
        </w:rPr>
        <w:t xml:space="preserve">3.4 Survey Results</w:t>
      </w:r>
      <w:r w:rsidDel="00000000" w:rsidR="00000000" w:rsidRPr="00000000">
        <w:rPr>
          <w:i w:val="1"/>
          <w:sz w:val="22"/>
          <w:szCs w:val="22"/>
          <w:rtl w:val="0"/>
        </w:rPr>
        <w:tab/>
        <w:t xml:space="preserve">                     </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200" w:before="0" w:lineRule="auto"/>
        <w:ind w:left="-90" w:right="0" w:firstLine="90"/>
        <w:rPr>
          <w:i w:val="1"/>
          <w:color w:val="1f497d"/>
          <w:sz w:val="22"/>
          <w:szCs w:val="22"/>
        </w:rPr>
      </w:pPr>
      <w:r w:rsidDel="00000000" w:rsidR="00000000" w:rsidRPr="00000000">
        <w:rPr>
          <w:rtl w:val="0"/>
        </w:rPr>
        <w:t xml:space="preserve">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 in computer science and engineering Faculties, and have used an LMS before(95.6%) which is reflected in </w:t>
      </w:r>
      <w:r w:rsidDel="00000000" w:rsidR="00000000" w:rsidRPr="00000000">
        <w:rPr>
          <w:color w:val="1f497d"/>
          <w:rtl w:val="0"/>
        </w:rPr>
        <w:t xml:space="preserve">Figure 12 Survey Faculty Chart</w:t>
      </w:r>
      <w:r w:rsidDel="00000000" w:rsidR="00000000" w:rsidRPr="00000000">
        <w:rPr>
          <w:rtl w:val="0"/>
        </w:rPr>
        <w:t xml:space="preserve">, </w:t>
      </w:r>
      <w:r w:rsidDel="00000000" w:rsidR="00000000" w:rsidRPr="00000000">
        <w:rPr>
          <w:i w:val="1"/>
          <w:sz w:val="22"/>
          <w:szCs w:val="22"/>
          <w:rtl w:val="0"/>
        </w:rPr>
        <w:t xml:space="preserve"> </w:t>
      </w:r>
      <w:r w:rsidDel="00000000" w:rsidR="00000000" w:rsidRPr="00000000">
        <w:rPr>
          <w:color w:val="1f497d"/>
          <w:rtl w:val="0"/>
        </w:rPr>
        <w:t xml:space="preserve">Figure 11 Survey University Chart</w:t>
      </w:r>
      <w:r w:rsidDel="00000000" w:rsidR="00000000" w:rsidRPr="00000000">
        <w:rPr>
          <w:i w:val="1"/>
          <w:sz w:val="22"/>
          <w:szCs w:val="22"/>
          <w:rtl w:val="0"/>
        </w:rPr>
        <w:t xml:space="preserve">, </w:t>
      </w:r>
      <w:r w:rsidDel="00000000" w:rsidR="00000000" w:rsidRPr="00000000">
        <w:rPr>
          <w:sz w:val="22"/>
          <w:szCs w:val="22"/>
          <w:rtl w:val="0"/>
        </w:rPr>
        <w:t xml:space="preserve">and </w:t>
      </w:r>
      <w:r w:rsidDel="00000000" w:rsidR="00000000" w:rsidRPr="00000000">
        <w:rPr>
          <w:color w:val="1f497d"/>
          <w:rtl w:val="0"/>
        </w:rPr>
        <w:t xml:space="preserve">Figure 10 Survey University Year Chart</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YouTube.</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200" w:before="0" w:lineRule="auto"/>
        <w:ind w:left="-90" w:right="0" w:firstLine="90"/>
        <w:rPr>
          <w:i w:val="1"/>
          <w:color w:val="1f497d"/>
          <w:sz w:val="22"/>
          <w:szCs w:val="22"/>
        </w:rPr>
      </w:pPr>
      <w:r w:rsidDel="00000000" w:rsidR="00000000" w:rsidRPr="00000000">
        <w:rPr>
          <w:rtl w:val="0"/>
        </w:rPr>
        <w:t xml:space="preserve">But most important is the usage data on which LMS the students preferred here </w:t>
      </w:r>
      <w:r w:rsidDel="00000000" w:rsidR="00000000" w:rsidRPr="00000000">
        <w:rPr>
          <w:color w:val="1f497d"/>
          <w:rtl w:val="0"/>
        </w:rPr>
        <w:t xml:space="preserve">Figure 15 Survey Preferred LMS Chart</w:t>
      </w:r>
      <w:r w:rsidDel="00000000" w:rsidR="00000000" w:rsidRPr="00000000">
        <w:rPr>
          <w:rtl w:val="0"/>
        </w:rPr>
        <w:t xml:space="preserve">. Which shows that Blackboard, Google Classroom, and Microsoft Teams are the top three choices for LMS.</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On the top is the chart representing the percentages of which LMS the students preferred (Question 7) while below are the cumulative numbers of which LMS the students ever used (Question 6)</w:t>
      </w:r>
    </w:p>
    <w:p w:rsidR="00000000" w:rsidDel="00000000" w:rsidP="00000000" w:rsidRDefault="00000000" w:rsidRPr="00000000" w14:paraId="000001A1">
      <w:pPr>
        <w:rPr/>
      </w:pPr>
      <w:r w:rsidDel="00000000" w:rsidR="00000000" w:rsidRPr="00000000">
        <w:rPr>
          <w:rtl w:val="0"/>
        </w:rPr>
        <w:t xml:space="preserve">It is also crucial to point out a few major points that are derived from this data.</w:t>
      </w:r>
    </w:p>
    <w:p w:rsidR="00000000" w:rsidDel="00000000" w:rsidP="00000000" w:rsidRDefault="00000000" w:rsidRPr="00000000" w14:paraId="000001A2">
      <w:pPr>
        <w:numPr>
          <w:ilvl w:val="0"/>
          <w:numId w:val="52"/>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Firstly, even though Microsoft Teams is not an LMS in the strictest terms, its features of organizing work, dashboards, sharing material and video streaming made it a very useful tool for students and teachers alike.</w:t>
      </w:r>
    </w:p>
    <w:p w:rsidR="00000000" w:rsidDel="00000000" w:rsidP="00000000" w:rsidRDefault="00000000" w:rsidRPr="00000000" w14:paraId="000001A3">
      <w:pPr>
        <w:numPr>
          <w:ilvl w:val="0"/>
          <w:numId w:val="52"/>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Secondly, an interesting note to point out is that 100% of the respondents who chose Blackboard as their preferred LMS were all from Cairo University, adding the fact that most respondents are from Cairo University suggests that the current features of Blackboard are liked enough to warrant a second place even when no other student from another university chose Blackboard. </w:t>
      </w:r>
    </w:p>
    <w:p w:rsidR="00000000" w:rsidDel="00000000" w:rsidP="00000000" w:rsidRDefault="00000000" w:rsidRPr="00000000" w14:paraId="000001A4">
      <w:pPr>
        <w:numPr>
          <w:ilvl w:val="0"/>
          <w:numId w:val="52"/>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Thirdly, this also warrants a deeper look into Google Classroom, as though compared to Blackboard it lacks a lot of the features that allow Blackboard to be an internationally recognized LMS, it is still preferred by many students.</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200" w:before="200" w:lineRule="auto"/>
        <w:ind w:left="630" w:right="0" w:firstLine="0"/>
        <w:rPr/>
      </w:pPr>
      <w:r w:rsidDel="00000000" w:rsidR="00000000" w:rsidRPr="00000000">
        <w:rPr>
          <w:rtl w:val="0"/>
        </w:rPr>
      </w:r>
    </w:p>
    <w:p w:rsidR="00000000" w:rsidDel="00000000" w:rsidP="00000000" w:rsidRDefault="00000000" w:rsidRPr="00000000" w14:paraId="000001A6">
      <w:pPr>
        <w:numPr>
          <w:ilvl w:val="0"/>
          <w:numId w:val="52"/>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Lastly, following up on the previous point, even though we added other internationally recognized LMSs like Canvas and Moodle, barely anyone preferred them or even used them. This can be due to our limited respondents, but it can also imply a lack of experiments with those LMS in higher education in Egypt.</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200" w:before="0" w:lineRule="auto"/>
        <w:ind w:left="-90" w:right="0" w:firstLine="90"/>
        <w:rPr>
          <w:i w:val="1"/>
          <w:color w:val="1f497d"/>
          <w:sz w:val="22"/>
          <w:szCs w:val="22"/>
        </w:rPr>
      </w:pPr>
      <w:r w:rsidDel="00000000" w:rsidR="00000000" w:rsidRPr="00000000">
        <w:rPr>
          <w:color w:val="1f497d"/>
          <w:rtl w:val="0"/>
        </w:rPr>
        <w:t xml:space="preserve">Figure 14 Survey LMS Cumulative Usage Chart</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By going through the responses some common points were made by the teaching staff on how important Ease of use, reusability, of course, issues caused by low bandwidth, sharing and organizing files easier, making quizzes and lastly video conferencing.</w:t>
      </w:r>
    </w:p>
    <w:p w:rsidR="00000000" w:rsidDel="00000000" w:rsidP="00000000" w:rsidRDefault="00000000" w:rsidRPr="00000000" w14:paraId="000001AA">
      <w:pPr>
        <w:pStyle w:val="Heading2"/>
        <w:ind w:hanging="360"/>
        <w:rPr/>
      </w:pPr>
      <w:bookmarkStart w:colFirst="0" w:colLast="0" w:name="_heading=h.3l18frh" w:id="53"/>
      <w:bookmarkEnd w:id="53"/>
      <w:r w:rsidDel="00000000" w:rsidR="00000000" w:rsidRPr="00000000">
        <w:rPr>
          <w:rtl w:val="0"/>
        </w:rPr>
        <w:t xml:space="preserve"> 3.5 Project Preliminary Requirements</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w:t>
      </w:r>
      <w:sdt>
        <w:sdtPr>
          <w:tag w:val="goog_rdk_485"/>
        </w:sdtPr>
        <w:sdtContent>
          <w:ins w:author="Iman Mohamed Atef Helal" w:id="176" w:date="2023-10-25T20:08:00Z">
            <w:r w:rsidDel="00000000" w:rsidR="00000000" w:rsidRPr="00000000">
              <w:rPr>
                <w:rtl w:val="0"/>
              </w:rPr>
              <w:t xml:space="preserve">Appendix F.  </w:t>
            </w:r>
          </w:ins>
        </w:sdtContent>
      </w:sdt>
      <w:sdt>
        <w:sdtPr>
          <w:tag w:val="goog_rdk_486"/>
        </w:sdtPr>
        <w:sdtContent>
          <w:del w:author="Iman Mohamed Atef Helal" w:id="176" w:date="2023-10-25T20:08:00Z">
            <w:r w:rsidDel="00000000" w:rsidR="00000000" w:rsidRPr="00000000">
              <w:rPr>
                <w:rtl w:val="0"/>
              </w:rPr>
              <w:delText xml:space="preserve">appendix</w:delText>
            </w:r>
          </w:del>
        </w:sdtContent>
      </w:sdt>
      <w:r w:rsidDel="00000000" w:rsidR="00000000" w:rsidRPr="00000000">
        <w:rPr>
          <w:rtl w:val="0"/>
        </w:rPr>
        <w:t xml:space="preserve">. The list is split into 3 categories based on priority/importance/Ease of implementation, Those 3 categories.</w:t>
      </w:r>
    </w:p>
    <w:p w:rsidR="00000000" w:rsidDel="00000000" w:rsidP="00000000" w:rsidRDefault="00000000" w:rsidRPr="00000000" w14:paraId="000001AC">
      <w:pPr>
        <w:numPr>
          <w:ilvl w:val="0"/>
          <w:numId w:val="52"/>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Must Have Features: Features that are crucial to the LMS and should not pose significant trouble implementing.</w:t>
      </w:r>
    </w:p>
    <w:p w:rsidR="00000000" w:rsidDel="00000000" w:rsidP="00000000" w:rsidRDefault="00000000" w:rsidRPr="00000000" w14:paraId="000001AD">
      <w:pPr>
        <w:numPr>
          <w:ilvl w:val="0"/>
          <w:numId w:val="52"/>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 Should Have Features: Features that include quality-of-life improvements or minor additions to the system as a whole and their implementation may need consideration in the design phase or are easy to implement. </w:t>
      </w:r>
    </w:p>
    <w:p w:rsidR="00000000" w:rsidDel="00000000" w:rsidP="00000000" w:rsidRDefault="00000000" w:rsidRPr="00000000" w14:paraId="000001AE">
      <w:pPr>
        <w:numPr>
          <w:ilvl w:val="0"/>
          <w:numId w:val="52"/>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Nice To Have Features: Features that can benefit stakeholders but are not crucial and their implementation may be extremely complicated and/or require extreme hardware capabilities. </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200" w:before="200" w:lineRule="auto"/>
        <w:ind w:left="0" w:right="0" w:firstLine="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200" w:before="200" w:lineRule="auto"/>
        <w:ind w:left="0" w:right="0" w:firstLine="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200" w:before="200" w:lineRule="auto"/>
        <w:ind w:left="0" w:right="0" w:firstLine="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200" w:before="200" w:lineRule="auto"/>
        <w:ind w:left="0" w:right="0" w:firstLine="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00" w:before="200" w:lineRule="auto"/>
        <w:ind w:left="0" w:right="0" w:firstLine="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200" w:before="200" w:lineRule="auto"/>
        <w:ind w:left="0" w:right="0" w:firstLine="0"/>
        <w:rPr/>
      </w:pPr>
      <w:r w:rsidDel="00000000" w:rsidR="00000000" w:rsidRPr="00000000">
        <w:rPr>
          <w:rtl w:val="0"/>
        </w:rPr>
      </w:r>
    </w:p>
    <w:p w:rsidR="00000000" w:rsidDel="00000000" w:rsidP="00000000" w:rsidRDefault="00000000" w:rsidRPr="00000000" w14:paraId="000001B5">
      <w:pPr>
        <w:pStyle w:val="Heading3"/>
        <w:numPr>
          <w:ilvl w:val="2"/>
          <w:numId w:val="56"/>
        </w:numPr>
        <w:ind w:left="360" w:hanging="360"/>
        <w:rPr>
          <w:rFonts w:ascii="Times New Roman" w:cs="Times New Roman" w:eastAsia="Times New Roman" w:hAnsi="Times New Roman"/>
        </w:rPr>
      </w:pPr>
      <w:bookmarkStart w:colFirst="0" w:colLast="0" w:name="_heading=h.206ipza" w:id="54"/>
      <w:bookmarkEnd w:id="54"/>
      <w:r w:rsidDel="00000000" w:rsidR="00000000" w:rsidRPr="00000000">
        <w:rPr>
          <w:rFonts w:ascii="Times New Roman" w:cs="Times New Roman" w:eastAsia="Times New Roman" w:hAnsi="Times New Roman"/>
          <w:rtl w:val="0"/>
        </w:rPr>
        <w:t xml:space="preserve">Must Have Features:</w:t>
      </w:r>
    </w:p>
    <w:p w:rsidR="00000000" w:rsidDel="00000000" w:rsidP="00000000" w:rsidRDefault="00000000" w:rsidRPr="00000000" w14:paraId="000001B6">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User Dashboard</w:t>
      </w:r>
    </w:p>
    <w:p w:rsidR="00000000" w:rsidDel="00000000" w:rsidP="00000000" w:rsidRDefault="00000000" w:rsidRPr="00000000" w14:paraId="000001B7">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Tracking Course Progress</w:t>
      </w:r>
    </w:p>
    <w:p w:rsidR="00000000" w:rsidDel="00000000" w:rsidP="00000000" w:rsidRDefault="00000000" w:rsidRPr="00000000" w14:paraId="000001B8">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Cloud Storage</w:t>
      </w:r>
    </w:p>
    <w:p w:rsidR="00000000" w:rsidDel="00000000" w:rsidP="00000000" w:rsidRDefault="00000000" w:rsidRPr="00000000" w14:paraId="000001B9">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Multi-language support ability</w:t>
      </w:r>
    </w:p>
    <w:p w:rsidR="00000000" w:rsidDel="00000000" w:rsidP="00000000" w:rsidRDefault="00000000" w:rsidRPr="00000000" w14:paraId="000001BA">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Communication Features</w:t>
      </w:r>
    </w:p>
    <w:p w:rsidR="00000000" w:rsidDel="00000000" w:rsidP="00000000" w:rsidRDefault="00000000" w:rsidRPr="00000000" w14:paraId="000001BB">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User-Friendly and easy to navigate Interface.</w:t>
      </w:r>
    </w:p>
    <w:p w:rsidR="00000000" w:rsidDel="00000000" w:rsidP="00000000" w:rsidRDefault="00000000" w:rsidRPr="00000000" w14:paraId="000001BC">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Accessible interface</w:t>
      </w:r>
    </w:p>
    <w:p w:rsidR="00000000" w:rsidDel="00000000" w:rsidP="00000000" w:rsidRDefault="00000000" w:rsidRPr="00000000" w14:paraId="000001BD">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Hot Keys/Quick Access to Tools</w:t>
      </w:r>
    </w:p>
    <w:p w:rsidR="00000000" w:rsidDel="00000000" w:rsidP="00000000" w:rsidRDefault="00000000" w:rsidRPr="00000000" w14:paraId="000001BE">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Labels and Categorisation/Platform Organization</w:t>
      </w:r>
    </w:p>
    <w:p w:rsidR="00000000" w:rsidDel="00000000" w:rsidP="00000000" w:rsidRDefault="00000000" w:rsidRPr="00000000" w14:paraId="000001BF">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Self-Enrolment with invitations or codes</w:t>
      </w:r>
    </w:p>
    <w:p w:rsidR="00000000" w:rsidDel="00000000" w:rsidP="00000000" w:rsidRDefault="00000000" w:rsidRPr="00000000" w14:paraId="000001C0">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Create Courses</w:t>
      </w:r>
    </w:p>
    <w:p w:rsidR="00000000" w:rsidDel="00000000" w:rsidP="00000000" w:rsidRDefault="00000000" w:rsidRPr="00000000" w14:paraId="000001C1">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Add Material/Reuse material from other courses.</w:t>
      </w:r>
    </w:p>
    <w:p w:rsidR="00000000" w:rsidDel="00000000" w:rsidP="00000000" w:rsidRDefault="00000000" w:rsidRPr="00000000" w14:paraId="000001C2">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Tasks/Assignments</w:t>
      </w:r>
    </w:p>
    <w:p w:rsidR="00000000" w:rsidDel="00000000" w:rsidP="00000000" w:rsidRDefault="00000000" w:rsidRPr="00000000" w14:paraId="000001C3">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Writing/Post Editor page</w:t>
      </w:r>
    </w:p>
    <w:p w:rsidR="00000000" w:rsidDel="00000000" w:rsidP="00000000" w:rsidRDefault="00000000" w:rsidRPr="00000000" w14:paraId="000001C4">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Quiz assignments</w:t>
      </w:r>
    </w:p>
    <w:p w:rsidR="00000000" w:rsidDel="00000000" w:rsidP="00000000" w:rsidRDefault="00000000" w:rsidRPr="00000000" w14:paraId="000001C5">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Mobile App Availability</w:t>
      </w:r>
    </w:p>
    <w:p w:rsidR="00000000" w:rsidDel="00000000" w:rsidP="00000000" w:rsidRDefault="00000000" w:rsidRPr="00000000" w14:paraId="000001C6">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Fast Performance</w:t>
      </w:r>
    </w:p>
    <w:p w:rsidR="00000000" w:rsidDel="00000000" w:rsidP="00000000" w:rsidRDefault="00000000" w:rsidRPr="00000000" w14:paraId="000001C7">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Blog per Course</w:t>
      </w:r>
    </w:p>
    <w:p w:rsidR="00000000" w:rsidDel="00000000" w:rsidP="00000000" w:rsidRDefault="00000000" w:rsidRPr="00000000" w14:paraId="000001C8">
      <w:pPr>
        <w:pStyle w:val="Heading3"/>
        <w:numPr>
          <w:ilvl w:val="2"/>
          <w:numId w:val="57"/>
        </w:numPr>
        <w:spacing w:line="259" w:lineRule="auto"/>
        <w:ind w:left="360" w:hanging="360"/>
        <w:rPr>
          <w:rFonts w:ascii="Times New Roman" w:cs="Times New Roman" w:eastAsia="Times New Roman" w:hAnsi="Times New Roman"/>
        </w:rPr>
      </w:pPr>
      <w:bookmarkStart w:colFirst="0" w:colLast="0" w:name="_heading=h.4k668n3" w:id="55"/>
      <w:bookmarkEnd w:id="55"/>
      <w:r w:rsidDel="00000000" w:rsidR="00000000" w:rsidRPr="00000000">
        <w:rPr>
          <w:rFonts w:ascii="Times New Roman" w:cs="Times New Roman" w:eastAsia="Times New Roman" w:hAnsi="Times New Roman"/>
          <w:rtl w:val="0"/>
        </w:rPr>
        <w:t xml:space="preserve">Should Have Features:</w:t>
      </w:r>
    </w:p>
    <w:p w:rsidR="00000000" w:rsidDel="00000000" w:rsidP="00000000" w:rsidRDefault="00000000" w:rsidRPr="00000000" w14:paraId="000001C9">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Dark Mode Option</w:t>
      </w:r>
    </w:p>
    <w:p w:rsidR="00000000" w:rsidDel="00000000" w:rsidP="00000000" w:rsidRDefault="00000000" w:rsidRPr="00000000" w14:paraId="000001CA">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YouTube video Integration</w:t>
      </w:r>
    </w:p>
    <w:p w:rsidR="00000000" w:rsidDel="00000000" w:rsidP="00000000" w:rsidRDefault="00000000" w:rsidRPr="00000000" w14:paraId="000001CB">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SCROM/Xapi/Interoperability Conformance </w:t>
      </w:r>
    </w:p>
    <w:p w:rsidR="00000000" w:rsidDel="00000000" w:rsidP="00000000" w:rsidRDefault="00000000" w:rsidRPr="00000000" w14:paraId="000001CC">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Enhanced Search Tools</w:t>
      </w:r>
    </w:p>
    <w:p w:rsidR="00000000" w:rsidDel="00000000" w:rsidP="00000000" w:rsidRDefault="00000000" w:rsidRPr="00000000" w14:paraId="000001CD">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Customizable Settings</w:t>
      </w:r>
    </w:p>
    <w:p w:rsidR="00000000" w:rsidDel="00000000" w:rsidP="00000000" w:rsidRDefault="00000000" w:rsidRPr="00000000" w14:paraId="000001CE">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Direct File Downloads</w:t>
      </w:r>
    </w:p>
    <w:p w:rsidR="00000000" w:rsidDel="00000000" w:rsidP="00000000" w:rsidRDefault="00000000" w:rsidRPr="00000000" w14:paraId="000001CF">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Tutorials</w:t>
      </w:r>
    </w:p>
    <w:p w:rsidR="00000000" w:rsidDel="00000000" w:rsidP="00000000" w:rsidRDefault="00000000" w:rsidRPr="00000000" w14:paraId="000001D0">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Advanced (reply to and set reminders, etc) Notifications.</w:t>
      </w:r>
    </w:p>
    <w:p w:rsidR="00000000" w:rsidDel="00000000" w:rsidP="00000000" w:rsidRDefault="00000000" w:rsidRPr="00000000" w14:paraId="000001D1">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File Management System</w:t>
      </w:r>
    </w:p>
    <w:p w:rsidR="00000000" w:rsidDel="00000000" w:rsidP="00000000" w:rsidRDefault="00000000" w:rsidRPr="00000000" w14:paraId="000001D2">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Integrated External Resources</w:t>
      </w:r>
    </w:p>
    <w:p w:rsidR="00000000" w:rsidDel="00000000" w:rsidP="00000000" w:rsidRDefault="00000000" w:rsidRPr="00000000" w14:paraId="000001D3">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Assessment Tools (Scoring) /Teacher Dashboard</w:t>
      </w:r>
    </w:p>
    <w:p w:rsidR="00000000" w:rsidDel="00000000" w:rsidP="00000000" w:rsidRDefault="00000000" w:rsidRPr="00000000" w14:paraId="000001D4">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Feedback Mechanisms</w:t>
      </w:r>
    </w:p>
    <w:p w:rsidR="00000000" w:rsidDel="00000000" w:rsidP="00000000" w:rsidRDefault="00000000" w:rsidRPr="00000000" w14:paraId="000001D5">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In-depth Analytics</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D9">
      <w:pPr>
        <w:pStyle w:val="Heading3"/>
        <w:numPr>
          <w:ilvl w:val="2"/>
          <w:numId w:val="44"/>
        </w:numPr>
        <w:spacing w:after="0" w:line="259" w:lineRule="auto"/>
        <w:ind w:left="360" w:hanging="360"/>
        <w:rPr>
          <w:rFonts w:ascii="Times New Roman" w:cs="Times New Roman" w:eastAsia="Times New Roman" w:hAnsi="Times New Roman"/>
        </w:rPr>
      </w:pPr>
      <w:bookmarkStart w:colFirst="0" w:colLast="0" w:name="_heading=h.2zbgiuw" w:id="56"/>
      <w:bookmarkEnd w:id="56"/>
      <w:r w:rsidDel="00000000" w:rsidR="00000000" w:rsidRPr="00000000">
        <w:rPr>
          <w:rFonts w:ascii="Times New Roman" w:cs="Times New Roman" w:eastAsia="Times New Roman" w:hAnsi="Times New Roman"/>
          <w:rtl w:val="0"/>
        </w:rPr>
        <w:t xml:space="preserve">Nice to Have Features:</w:t>
      </w:r>
    </w:p>
    <w:p w:rsidR="00000000" w:rsidDel="00000000" w:rsidP="00000000" w:rsidRDefault="00000000" w:rsidRPr="00000000" w14:paraId="000001DA">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Live Meeting Functionality</w:t>
      </w:r>
    </w:p>
    <w:p w:rsidR="00000000" w:rsidDel="00000000" w:rsidP="00000000" w:rsidRDefault="00000000" w:rsidRPr="00000000" w14:paraId="000001DB">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Personalized Learning Paths</w:t>
      </w:r>
    </w:p>
    <w:p w:rsidR="00000000" w:rsidDel="00000000" w:rsidP="00000000" w:rsidRDefault="00000000" w:rsidRPr="00000000" w14:paraId="000001DC">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Collaborative Features/ Student teams and shared scores</w:t>
      </w:r>
    </w:p>
    <w:p w:rsidR="00000000" w:rsidDel="00000000" w:rsidP="00000000" w:rsidRDefault="00000000" w:rsidRPr="00000000" w14:paraId="000001DD">
      <w:pPr>
        <w:numPr>
          <w:ilvl w:val="0"/>
          <w:numId w:val="97"/>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Auto-grading (Text recognition)</w:t>
      </w:r>
    </w:p>
    <w:p w:rsidR="00000000" w:rsidDel="00000000" w:rsidP="00000000" w:rsidRDefault="00000000" w:rsidRPr="00000000" w14:paraId="000001DE">
      <w:pPr>
        <w:pStyle w:val="Heading3"/>
        <w:numPr>
          <w:ilvl w:val="0"/>
          <w:numId w:val="35"/>
        </w:numPr>
        <w:spacing w:after="0" w:lineRule="auto"/>
        <w:ind w:left="360" w:hanging="360"/>
        <w:rPr>
          <w:rFonts w:ascii="Times New Roman" w:cs="Times New Roman" w:eastAsia="Times New Roman" w:hAnsi="Times New Roman"/>
        </w:rPr>
      </w:pPr>
      <w:bookmarkStart w:colFirst="0" w:colLast="0" w:name="_heading=h.1egqt2p" w:id="57"/>
      <w:bookmarkEnd w:id="57"/>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1DF">
      <w:pPr>
        <w:numPr>
          <w:ilvl w:val="0"/>
          <w:numId w:val="46"/>
        </w:numPr>
        <w:ind w:left="720" w:hanging="360"/>
        <w:rPr>
          <w:b w:val="1"/>
        </w:rPr>
      </w:pPr>
      <w:r w:rsidDel="00000000" w:rsidR="00000000" w:rsidRPr="00000000">
        <w:rPr>
          <w:b w:val="1"/>
          <w:rtl w:val="0"/>
        </w:rPr>
        <w:t xml:space="preserve">User Authentication</w:t>
      </w:r>
    </w:p>
    <w:p w:rsidR="00000000" w:rsidDel="00000000" w:rsidP="00000000" w:rsidRDefault="00000000" w:rsidRPr="00000000" w14:paraId="000001E0">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 initiates registration by providing details and system validates.</w:t>
      </w:r>
    </w:p>
    <w:p w:rsidR="00000000" w:rsidDel="00000000" w:rsidP="00000000" w:rsidRDefault="00000000" w:rsidRPr="00000000" w14:paraId="000001E1">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 logs in using credentials or third-party accounts.</w:t>
      </w:r>
    </w:p>
    <w:p w:rsidR="00000000" w:rsidDel="00000000" w:rsidP="00000000" w:rsidRDefault="00000000" w:rsidRPr="00000000" w14:paraId="000001E2">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 resets the password if forgotten.</w:t>
      </w:r>
    </w:p>
    <w:p w:rsidR="00000000" w:rsidDel="00000000" w:rsidP="00000000" w:rsidRDefault="00000000" w:rsidRPr="00000000" w14:paraId="000001E3">
      <w:pPr>
        <w:numPr>
          <w:ilvl w:val="0"/>
          <w:numId w:val="46"/>
        </w:numPr>
        <w:ind w:left="720" w:hanging="360"/>
        <w:rPr>
          <w:b w:val="1"/>
        </w:rPr>
      </w:pPr>
      <w:r w:rsidDel="00000000" w:rsidR="00000000" w:rsidRPr="00000000">
        <w:rPr>
          <w:b w:val="1"/>
          <w:rtl w:val="0"/>
        </w:rPr>
        <w:t xml:space="preserve">User Actions</w:t>
      </w:r>
    </w:p>
    <w:p w:rsidR="00000000" w:rsidDel="00000000" w:rsidP="00000000" w:rsidRDefault="00000000" w:rsidRPr="00000000" w14:paraId="000001E4">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Students enrolled in courses, access content, and track progress.</w:t>
      </w:r>
    </w:p>
    <w:p w:rsidR="00000000" w:rsidDel="00000000" w:rsidP="00000000" w:rsidRDefault="00000000" w:rsidRPr="00000000" w14:paraId="000001E5">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Teacher creates/updates/reviews/deletes assignments, materials, quizzes, and courses.</w:t>
      </w:r>
    </w:p>
    <w:p w:rsidR="00000000" w:rsidDel="00000000" w:rsidP="00000000" w:rsidRDefault="00000000" w:rsidRPr="00000000" w14:paraId="000001E6">
      <w:pPr>
        <w:numPr>
          <w:ilvl w:val="0"/>
          <w:numId w:val="46"/>
        </w:numPr>
        <w:ind w:left="720" w:hanging="360"/>
        <w:rPr>
          <w:b w:val="1"/>
        </w:rPr>
      </w:pPr>
      <w:r w:rsidDel="00000000" w:rsidR="00000000" w:rsidRPr="00000000">
        <w:rPr>
          <w:b w:val="1"/>
          <w:rtl w:val="0"/>
        </w:rPr>
        <w:t xml:space="preserve">Platform Features</w:t>
      </w:r>
    </w:p>
    <w:p w:rsidR="00000000" w:rsidDel="00000000" w:rsidP="00000000" w:rsidRDefault="00000000" w:rsidRPr="00000000" w14:paraId="000001E7">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 uploads, downloads, and manages learning materials.</w:t>
      </w:r>
    </w:p>
    <w:p w:rsidR="00000000" w:rsidDel="00000000" w:rsidP="00000000" w:rsidRDefault="00000000" w:rsidRPr="00000000" w14:paraId="000001E8">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Users set preferences for language (AR, En), accessibility (screen light, colour blind palette), and appearance (Font size, font format, dark/light modes).</w:t>
      </w:r>
    </w:p>
    <w:p w:rsidR="00000000" w:rsidDel="00000000" w:rsidP="00000000" w:rsidRDefault="00000000" w:rsidRPr="00000000" w14:paraId="000001E9">
      <w:pPr>
        <w:numPr>
          <w:ilvl w:val="0"/>
          <w:numId w:val="46"/>
        </w:numPr>
        <w:ind w:left="720" w:hanging="360"/>
        <w:rPr>
          <w:b w:val="1"/>
        </w:rPr>
      </w:pPr>
      <w:r w:rsidDel="00000000" w:rsidR="00000000" w:rsidRPr="00000000">
        <w:rPr>
          <w:b w:val="1"/>
          <w:rtl w:val="0"/>
        </w:rPr>
        <w:t xml:space="preserve">Course Management</w:t>
      </w:r>
    </w:p>
    <w:p w:rsidR="00000000" w:rsidDel="00000000" w:rsidP="00000000" w:rsidRDefault="00000000" w:rsidRPr="00000000" w14:paraId="000001EA">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Admin generates enrolment codes and controls courses.</w:t>
      </w:r>
    </w:p>
    <w:p w:rsidR="00000000" w:rsidDel="00000000" w:rsidP="00000000" w:rsidRDefault="00000000" w:rsidRPr="00000000" w14:paraId="000001EB">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Student self-enrols using provided codes.</w:t>
      </w:r>
    </w:p>
    <w:p w:rsidR="00000000" w:rsidDel="00000000" w:rsidP="00000000" w:rsidRDefault="00000000" w:rsidRPr="00000000" w14:paraId="000001EC">
      <w:pPr>
        <w:numPr>
          <w:ilvl w:val="0"/>
          <w:numId w:val="46"/>
        </w:numPr>
        <w:ind w:left="720" w:hanging="360"/>
        <w:rPr>
          <w:b w:val="1"/>
        </w:rPr>
      </w:pPr>
      <w:r w:rsidDel="00000000" w:rsidR="00000000" w:rsidRPr="00000000">
        <w:rPr>
          <w:b w:val="1"/>
          <w:rtl w:val="0"/>
        </w:rPr>
        <w:t xml:space="preserve">User Settings</w:t>
      </w:r>
    </w:p>
    <w:p w:rsidR="00000000" w:rsidDel="00000000" w:rsidP="00000000" w:rsidRDefault="00000000" w:rsidRPr="00000000" w14:paraId="000001ED">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 updates profile, manages preferences, and data.</w:t>
      </w:r>
    </w:p>
    <w:p w:rsidR="00000000" w:rsidDel="00000000" w:rsidP="00000000" w:rsidRDefault="00000000" w:rsidRPr="00000000" w14:paraId="000001EE">
      <w:pPr>
        <w:numPr>
          <w:ilvl w:val="0"/>
          <w:numId w:val="46"/>
        </w:numPr>
        <w:ind w:left="720" w:hanging="360"/>
        <w:rPr>
          <w:b w:val="1"/>
        </w:rPr>
      </w:pPr>
      <w:r w:rsidDel="00000000" w:rsidR="00000000" w:rsidRPr="00000000">
        <w:rPr>
          <w:b w:val="1"/>
          <w:rtl w:val="0"/>
        </w:rPr>
        <w:t xml:space="preserve">Feedback and Assessment</w:t>
      </w:r>
    </w:p>
    <w:p w:rsidR="00000000" w:rsidDel="00000000" w:rsidP="00000000" w:rsidRDefault="00000000" w:rsidRPr="00000000" w14:paraId="000001EF">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Users provide feedback, ratings, and engage in assessments.</w:t>
      </w:r>
    </w:p>
    <w:p w:rsidR="00000000" w:rsidDel="00000000" w:rsidP="00000000" w:rsidRDefault="00000000" w:rsidRPr="00000000" w14:paraId="000001F0">
      <w:pPr>
        <w:numPr>
          <w:ilvl w:val="0"/>
          <w:numId w:val="46"/>
        </w:numPr>
        <w:ind w:left="720" w:hanging="360"/>
        <w:rPr>
          <w:b w:val="1"/>
        </w:rPr>
      </w:pPr>
      <w:r w:rsidDel="00000000" w:rsidR="00000000" w:rsidRPr="00000000">
        <w:rPr>
          <w:b w:val="1"/>
          <w:rtl w:val="0"/>
        </w:rPr>
        <w:t xml:space="preserve">Mobile App and Accessibility</w:t>
      </w:r>
    </w:p>
    <w:p w:rsidR="00000000" w:rsidDel="00000000" w:rsidP="00000000" w:rsidRDefault="00000000" w:rsidRPr="00000000" w14:paraId="000001F1">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Users access the platform via mobile app with optimized design.</w:t>
      </w:r>
    </w:p>
    <w:p w:rsidR="00000000" w:rsidDel="00000000" w:rsidP="00000000" w:rsidRDefault="00000000" w:rsidRPr="00000000" w14:paraId="000001F2">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User utilizes accessibility features.</w:t>
      </w:r>
    </w:p>
    <w:p w:rsidR="00000000" w:rsidDel="00000000" w:rsidP="00000000" w:rsidRDefault="00000000" w:rsidRPr="00000000" w14:paraId="000001F3">
      <w:pPr>
        <w:numPr>
          <w:ilvl w:val="0"/>
          <w:numId w:val="46"/>
        </w:numPr>
        <w:ind w:left="720" w:hanging="360"/>
        <w:rPr>
          <w:b w:val="1"/>
        </w:rPr>
      </w:pPr>
      <w:r w:rsidDel="00000000" w:rsidR="00000000" w:rsidRPr="00000000">
        <w:rPr>
          <w:b w:val="1"/>
          <w:rtl w:val="0"/>
        </w:rPr>
        <w:t xml:space="preserve">Admin Functions</w:t>
      </w:r>
    </w:p>
    <w:p w:rsidR="00000000" w:rsidDel="00000000" w:rsidP="00000000" w:rsidRDefault="00000000" w:rsidRPr="00000000" w14:paraId="000001F4">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Admin manages users, courses, platform, and configurations.</w:t>
      </w:r>
    </w:p>
    <w:p w:rsidR="00000000" w:rsidDel="00000000" w:rsidP="00000000" w:rsidRDefault="00000000" w:rsidRPr="00000000" w14:paraId="000001F5">
      <w:pPr>
        <w:numPr>
          <w:ilvl w:val="0"/>
          <w:numId w:val="46"/>
        </w:numPr>
        <w:ind w:left="720" w:hanging="360"/>
        <w:rPr>
          <w:b w:val="1"/>
        </w:rPr>
      </w:pPr>
      <w:r w:rsidDel="00000000" w:rsidR="00000000" w:rsidRPr="00000000">
        <w:rPr>
          <w:b w:val="1"/>
          <w:rtl w:val="0"/>
        </w:rPr>
        <w:t xml:space="preserve">Reports and Analytics</w:t>
      </w:r>
    </w:p>
    <w:p w:rsidR="00000000" w:rsidDel="00000000" w:rsidP="00000000" w:rsidRDefault="00000000" w:rsidRPr="00000000" w14:paraId="000001F6">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Admin reviews reports and analytics for decision-making.</w:t>
      </w:r>
    </w:p>
    <w:p w:rsidR="00000000" w:rsidDel="00000000" w:rsidP="00000000" w:rsidRDefault="00000000" w:rsidRPr="00000000" w14:paraId="000001F7">
      <w:pPr>
        <w:numPr>
          <w:ilvl w:val="0"/>
          <w:numId w:val="46"/>
        </w:numPr>
        <w:ind w:left="720" w:hanging="360"/>
        <w:rPr>
          <w:b w:val="1"/>
        </w:rPr>
      </w:pPr>
      <w:r w:rsidDel="00000000" w:rsidR="00000000" w:rsidRPr="00000000">
        <w:rPr>
          <w:b w:val="1"/>
          <w:rtl w:val="0"/>
        </w:rPr>
        <w:t xml:space="preserve">User Support and Maintenance</w:t>
      </w:r>
    </w:p>
    <w:p w:rsidR="00000000" w:rsidDel="00000000" w:rsidP="00000000" w:rsidRDefault="00000000" w:rsidRPr="00000000" w14:paraId="000001F8">
      <w:pPr>
        <w:numPr>
          <w:ilvl w:val="0"/>
          <w:numId w:val="97"/>
        </w:numPr>
        <w:pBdr>
          <w:top w:space="0" w:sz="0" w:val="nil"/>
          <w:left w:space="0" w:sz="0" w:val="nil"/>
          <w:bottom w:space="0" w:sz="0" w:val="nil"/>
          <w:right w:space="0" w:sz="0" w:val="nil"/>
          <w:between w:space="0" w:sz="0" w:val="nil"/>
        </w:pBdr>
        <w:tabs>
          <w:tab w:val="left" w:leader="none" w:pos="900"/>
        </w:tabs>
        <w:spacing w:after="80" w:before="0" w:line="240" w:lineRule="auto"/>
        <w:ind w:left="1080" w:right="0" w:hanging="180"/>
        <w:jc w:val="left"/>
        <w:rPr/>
      </w:pPr>
      <w:r w:rsidDel="00000000" w:rsidR="00000000" w:rsidRPr="00000000">
        <w:rPr>
          <w:rtl w:val="0"/>
        </w:rPr>
        <w:t xml:space="preserve">Admin supports users and oversees platform maintenance.</w:t>
      </w:r>
    </w:p>
    <w:p w:rsidR="00000000" w:rsidDel="00000000" w:rsidP="00000000" w:rsidRDefault="00000000" w:rsidRPr="00000000" w14:paraId="000001F9">
      <w:pPr>
        <w:pStyle w:val="Heading3"/>
        <w:numPr>
          <w:ilvl w:val="0"/>
          <w:numId w:val="36"/>
        </w:numPr>
        <w:spacing w:after="0" w:lineRule="auto"/>
        <w:ind w:left="360" w:hanging="360"/>
        <w:rPr>
          <w:rFonts w:ascii="Times New Roman" w:cs="Times New Roman" w:eastAsia="Times New Roman" w:hAnsi="Times New Roman"/>
        </w:rPr>
      </w:pPr>
      <w:bookmarkStart w:colFirst="0" w:colLast="0" w:name="_heading=h.3ygebqi" w:id="58"/>
      <w:bookmarkEnd w:id="58"/>
      <w:r w:rsidDel="00000000" w:rsidR="00000000" w:rsidRPr="00000000">
        <w:rPr>
          <w:rFonts w:ascii="Times New Roman" w:cs="Times New Roman" w:eastAsia="Times New Roman" w:hAnsi="Times New Roman"/>
          <w:rtl w:val="0"/>
        </w:rPr>
        <w:t xml:space="preserve">Non-functional</w:t>
      </w:r>
    </w:p>
    <w:p w:rsidR="00000000" w:rsidDel="00000000" w:rsidP="00000000" w:rsidRDefault="00000000" w:rsidRPr="00000000" w14:paraId="000001FA">
      <w:pPr>
        <w:spacing w:after="0" w:lineRule="auto"/>
        <w:ind w:left="0" w:firstLine="0"/>
        <w:rPr/>
      </w:pPr>
      <w:r w:rsidDel="00000000" w:rsidR="00000000" w:rsidRPr="00000000">
        <w:rPr>
          <w:b w:val="1"/>
          <w:rtl w:val="0"/>
        </w:rPr>
        <w:t xml:space="preserve">Usability</w:t>
      </w:r>
      <w:r w:rsidDel="00000000" w:rsidR="00000000" w:rsidRPr="00000000">
        <w:rPr>
          <w:rtl w:val="0"/>
        </w:rPr>
        <w:t xml:space="preserve">: </w:t>
      </w:r>
    </w:p>
    <w:p w:rsidR="00000000" w:rsidDel="00000000" w:rsidP="00000000" w:rsidRDefault="00000000" w:rsidRPr="00000000" w14:paraId="000001FB">
      <w:pPr>
        <w:numPr>
          <w:ilvl w:val="0"/>
          <w:numId w:val="58"/>
        </w:numPr>
        <w:spacing w:after="0" w:lineRule="auto"/>
        <w:ind w:left="450" w:hanging="270"/>
        <w:rPr/>
      </w:pPr>
      <w:r w:rsidDel="00000000" w:rsidR="00000000" w:rsidRPr="00000000">
        <w:rPr>
          <w:b w:val="1"/>
          <w:rtl w:val="0"/>
        </w:rPr>
        <w:t xml:space="preserve">Accessibility</w:t>
      </w:r>
      <w:r w:rsidDel="00000000" w:rsidR="00000000" w:rsidRPr="00000000">
        <w:rPr>
          <w:rtl w:val="0"/>
        </w:rPr>
        <w:t xml:space="preserve">: Ensure compliance with accessibility standards (e.g., Web Consortium Accessibility Guidelines WCAG) to make the LMS usable for individuals with disabilities.</w:t>
      </w:r>
    </w:p>
    <w:p w:rsidR="00000000" w:rsidDel="00000000" w:rsidP="00000000" w:rsidRDefault="00000000" w:rsidRPr="00000000" w14:paraId="000001FC">
      <w:pPr>
        <w:numPr>
          <w:ilvl w:val="0"/>
          <w:numId w:val="58"/>
        </w:numPr>
        <w:spacing w:after="0" w:before="0" w:lineRule="auto"/>
        <w:ind w:left="450" w:hanging="270"/>
        <w:rPr/>
      </w:pPr>
      <w:r w:rsidDel="00000000" w:rsidR="00000000" w:rsidRPr="00000000">
        <w:rPr>
          <w:b w:val="1"/>
          <w:rtl w:val="0"/>
        </w:rPr>
        <w:t xml:space="preserve">User Experience (UX</w:t>
      </w:r>
      <w:r w:rsidDel="00000000" w:rsidR="00000000" w:rsidRPr="00000000">
        <w:rPr>
          <w:rtl w:val="0"/>
        </w:rPr>
        <w:t xml:space="preserve">): Define guidelines for the overall user experience, such as intuitive navigation, consistent layouts, and responsive design.</w:t>
      </w:r>
    </w:p>
    <w:p w:rsidR="00000000" w:rsidDel="00000000" w:rsidP="00000000" w:rsidRDefault="00000000" w:rsidRPr="00000000" w14:paraId="000001FD">
      <w:pPr>
        <w:spacing w:after="0" w:lineRule="auto"/>
        <w:ind w:hanging="360"/>
        <w:rPr/>
      </w:pPr>
      <w:r w:rsidDel="00000000" w:rsidR="00000000" w:rsidRPr="00000000">
        <w:rPr>
          <w:rtl w:val="0"/>
        </w:rPr>
      </w:r>
    </w:p>
    <w:p w:rsidR="00000000" w:rsidDel="00000000" w:rsidP="00000000" w:rsidRDefault="00000000" w:rsidRPr="00000000" w14:paraId="000001FE">
      <w:pPr>
        <w:spacing w:after="0" w:lineRule="auto"/>
        <w:ind w:left="0" w:firstLine="0"/>
        <w:rPr/>
      </w:pPr>
      <w:r w:rsidDel="00000000" w:rsidR="00000000" w:rsidRPr="00000000">
        <w:rPr>
          <w:b w:val="1"/>
          <w:rtl w:val="0"/>
        </w:rPr>
        <w:t xml:space="preserve">Performance: </w:t>
      </w:r>
      <w:r w:rsidDel="00000000" w:rsidR="00000000" w:rsidRPr="00000000">
        <w:rPr>
          <w:rtl w:val="0"/>
        </w:rPr>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rsidR="00000000" w:rsidDel="00000000" w:rsidP="00000000" w:rsidRDefault="00000000" w:rsidRPr="00000000" w14:paraId="000001FF">
      <w:pPr>
        <w:spacing w:after="0" w:lineRule="auto"/>
        <w:ind w:left="0" w:firstLine="0"/>
        <w:rPr/>
      </w:pPr>
      <w:r w:rsidDel="00000000" w:rsidR="00000000" w:rsidRPr="00000000">
        <w:rPr>
          <w:rtl w:val="0"/>
        </w:rPr>
      </w:r>
    </w:p>
    <w:p w:rsidR="00000000" w:rsidDel="00000000" w:rsidP="00000000" w:rsidRDefault="00000000" w:rsidRPr="00000000" w14:paraId="00000200">
      <w:pPr>
        <w:spacing w:after="0" w:lineRule="auto"/>
        <w:ind w:left="0" w:firstLine="0"/>
        <w:rPr/>
      </w:pPr>
      <w:r w:rsidDel="00000000" w:rsidR="00000000" w:rsidRPr="00000000">
        <w:rPr>
          <w:b w:val="1"/>
          <w:rtl w:val="0"/>
        </w:rPr>
        <w:t xml:space="preserve">Reliability: </w:t>
      </w:r>
      <w:r w:rsidDel="00000000" w:rsidR="00000000" w:rsidRPr="00000000">
        <w:rPr>
          <w:rtl w:val="0"/>
        </w:rPr>
        <w:t xml:space="preserve">Reliability is concerned with ensuring our services go down as little as possible, this can be done by ensuring our code robustness and how it deals with errors and using high-quality services to manage the servers. So, it can handle a few thousand students connecting concurrently to the servers, a similar size to an Egyptian University student count per faculty.</w:t>
      </w:r>
    </w:p>
    <w:p w:rsidR="00000000" w:rsidDel="00000000" w:rsidP="00000000" w:rsidRDefault="00000000" w:rsidRPr="00000000" w14:paraId="00000201">
      <w:pPr>
        <w:pStyle w:val="Heading2"/>
        <w:ind w:hanging="360"/>
        <w:rPr/>
      </w:pPr>
      <w:bookmarkStart w:colFirst="0" w:colLast="0" w:name="_heading=h.2dlolyb" w:id="59"/>
      <w:bookmarkEnd w:id="59"/>
      <w:r w:rsidDel="00000000" w:rsidR="00000000" w:rsidRPr="00000000">
        <w:rPr>
          <w:rtl w:val="0"/>
        </w:rPr>
        <w:t xml:space="preserve">3.6 User Persona</w:t>
      </w:r>
      <w:r w:rsidDel="00000000" w:rsidR="00000000" w:rsidRPr="00000000">
        <w:rPr>
          <w:i w:val="1"/>
          <w:sz w:val="22"/>
          <w:szCs w:val="22"/>
          <w:rtl w:val="0"/>
        </w:rPr>
        <w:t xml:space="preserve">                     </w:t>
      </w:r>
      <w:r w:rsidDel="00000000" w:rsidR="00000000" w:rsidRPr="00000000">
        <w:rPr>
          <w:rtl w:val="0"/>
        </w:rPr>
      </w:r>
    </w:p>
    <w:p w:rsidR="00000000" w:rsidDel="00000000" w:rsidP="00000000" w:rsidRDefault="00000000" w:rsidRPr="00000000" w14:paraId="00000202">
      <w:pPr>
        <w:spacing w:after="0" w:lineRule="auto"/>
        <w:ind w:left="0" w:firstLine="0"/>
        <w:rPr>
          <w:sz w:val="28"/>
          <w:szCs w:val="28"/>
        </w:rPr>
      </w:pPr>
      <w:r w:rsidDel="00000000" w:rsidR="00000000" w:rsidRPr="00000000">
        <w:rPr>
          <w:sz w:val="28"/>
          <w:szCs w:val="28"/>
          <w:rtl w:val="0"/>
        </w:rPr>
        <w:t xml:space="preserve">Persona 01: Doaa - The Undergraduate Student</w:t>
      </w:r>
    </w:p>
    <w:p w:rsidR="00000000" w:rsidDel="00000000" w:rsidP="00000000" w:rsidRDefault="00000000" w:rsidRPr="00000000" w14:paraId="00000203">
      <w:pPr>
        <w:spacing w:after="0" w:lineRule="auto"/>
        <w:ind w:left="0" w:firstLine="0"/>
        <w:rPr/>
      </w:pPr>
      <w:r w:rsidDel="00000000" w:rsidR="00000000" w:rsidRPr="00000000">
        <w:rPr>
          <w:b w:val="1"/>
          <w:rtl w:val="0"/>
        </w:rPr>
        <w:t xml:space="preserve">User Persona Details</w:t>
      </w:r>
      <w:r w:rsidDel="00000000" w:rsidR="00000000" w:rsidRPr="00000000">
        <w:rPr>
          <w:rtl w:val="0"/>
        </w:rPr>
      </w:r>
    </w:p>
    <w:p w:rsidR="00000000" w:rsidDel="00000000" w:rsidP="00000000" w:rsidRDefault="00000000" w:rsidRPr="00000000" w14:paraId="00000204">
      <w:pPr>
        <w:spacing w:after="0" w:lineRule="auto"/>
        <w:ind w:left="0" w:firstLine="0"/>
        <w:rPr/>
      </w:pPr>
      <w:r w:rsidDel="00000000" w:rsidR="00000000" w:rsidRPr="00000000">
        <w:rPr>
          <w:rtl w:val="0"/>
        </w:rPr>
        <w:t xml:space="preserve">Name: Doaa</w:t>
      </w:r>
    </w:p>
    <w:p w:rsidR="00000000" w:rsidDel="00000000" w:rsidP="00000000" w:rsidRDefault="00000000" w:rsidRPr="00000000" w14:paraId="00000205">
      <w:pPr>
        <w:spacing w:after="0" w:lineRule="auto"/>
        <w:ind w:left="0" w:firstLine="0"/>
        <w:rPr/>
      </w:pPr>
      <w:r w:rsidDel="00000000" w:rsidR="00000000" w:rsidRPr="00000000">
        <w:rPr>
          <w:rtl w:val="0"/>
        </w:rPr>
        <w:t xml:space="preserve">Age: 21</w:t>
      </w:r>
    </w:p>
    <w:p w:rsidR="00000000" w:rsidDel="00000000" w:rsidP="00000000" w:rsidRDefault="00000000" w:rsidRPr="00000000" w14:paraId="00000206">
      <w:pPr>
        <w:spacing w:after="0" w:lineRule="auto"/>
        <w:ind w:left="0" w:firstLine="0"/>
        <w:rPr/>
      </w:pPr>
      <w:r w:rsidDel="00000000" w:rsidR="00000000" w:rsidRPr="00000000">
        <w:rPr>
          <w:rtl w:val="0"/>
        </w:rPr>
        <w:t xml:space="preserve">Background: Doaa is an undergraduate student majoring in Computer Science. She's in her third year at the university. She's tech-savvy and comfortable with various online tools and platforms. Her primary goal is to excel in her studies.</w:t>
      </w:r>
    </w:p>
    <w:p w:rsidR="00000000" w:rsidDel="00000000" w:rsidP="00000000" w:rsidRDefault="00000000" w:rsidRPr="00000000" w14:paraId="00000207">
      <w:pPr>
        <w:ind w:left="0" w:firstLine="0"/>
        <w:rPr/>
      </w:pPr>
      <w:r w:rsidDel="00000000" w:rsidR="00000000" w:rsidRPr="00000000">
        <w:rPr>
          <w:b w:val="1"/>
          <w:rtl w:val="0"/>
        </w:rPr>
        <w:t xml:space="preserve">User Stories for Doaa</w:t>
      </w:r>
      <w:r w:rsidDel="00000000" w:rsidR="00000000" w:rsidRPr="00000000">
        <w:rPr>
          <w:rtl w:val="0"/>
        </w:rPr>
      </w:r>
    </w:p>
    <w:p w:rsidR="00000000" w:rsidDel="00000000" w:rsidP="00000000" w:rsidRDefault="00000000" w:rsidRPr="00000000" w14:paraId="00000208">
      <w:pPr>
        <w:numPr>
          <w:ilvl w:val="0"/>
          <w:numId w:val="32"/>
        </w:numPr>
        <w:spacing w:after="0" w:lineRule="auto"/>
        <w:ind w:left="720" w:hanging="360"/>
        <w:rPr/>
      </w:pPr>
      <w:r w:rsidDel="00000000" w:rsidR="00000000" w:rsidRPr="00000000">
        <w:rPr>
          <w:rtl w:val="0"/>
        </w:rPr>
        <w:t xml:space="preserve">User Story: As Doaa, I want to be able to access course materials, including lecture notes, slides, and assignments, from a user-friendly dashboard. This way, I can quickly find what I need for my coursework.</w:t>
      </w:r>
    </w:p>
    <w:p w:rsidR="00000000" w:rsidDel="00000000" w:rsidP="00000000" w:rsidRDefault="00000000" w:rsidRPr="00000000" w14:paraId="00000209">
      <w:pPr>
        <w:numPr>
          <w:ilvl w:val="0"/>
          <w:numId w:val="32"/>
        </w:numPr>
        <w:spacing w:after="0" w:lineRule="auto"/>
        <w:ind w:left="720" w:hanging="360"/>
        <w:rPr/>
      </w:pPr>
      <w:r w:rsidDel="00000000" w:rsidR="00000000" w:rsidRPr="00000000">
        <w:rPr>
          <w:rtl w:val="0"/>
        </w:rPr>
        <w:t xml:space="preserve">User Story: As Doaa, I want the platform to support various file formats, like PDFs, videos, and interactive simulations, to cater to different types of of course content.</w:t>
      </w:r>
    </w:p>
    <w:p w:rsidR="00000000" w:rsidDel="00000000" w:rsidP="00000000" w:rsidRDefault="00000000" w:rsidRPr="00000000" w14:paraId="0000020A">
      <w:pPr>
        <w:numPr>
          <w:ilvl w:val="0"/>
          <w:numId w:val="32"/>
        </w:numPr>
        <w:spacing w:after="0" w:lineRule="auto"/>
        <w:ind w:left="720" w:hanging="360"/>
        <w:rPr/>
      </w:pPr>
      <w:r w:rsidDel="00000000" w:rsidR="00000000" w:rsidRPr="00000000">
        <w:rPr>
          <w:rtl w:val="0"/>
        </w:rPr>
        <w:t xml:space="preserve">User Story: As Doaa, I want the ability to customize my dashboard, so I can prioritize my most important courses and resources.</w:t>
      </w:r>
    </w:p>
    <w:p w:rsidR="00000000" w:rsidDel="00000000" w:rsidP="00000000" w:rsidRDefault="00000000" w:rsidRPr="00000000" w14:paraId="0000020B">
      <w:pPr>
        <w:numPr>
          <w:ilvl w:val="0"/>
          <w:numId w:val="32"/>
        </w:numPr>
        <w:spacing w:after="0" w:lineRule="auto"/>
        <w:ind w:left="720" w:hanging="360"/>
        <w:rPr/>
      </w:pPr>
      <w:r w:rsidDel="00000000" w:rsidR="00000000" w:rsidRPr="00000000">
        <w:rPr>
          <w:rtl w:val="0"/>
        </w:rPr>
        <w:t xml:space="preserve">User Story: As Doaa, I want to receive notifications for new content, announcements, and upcoming assignment due dates to stay on top of my coursework.</w:t>
      </w:r>
    </w:p>
    <w:p w:rsidR="00000000" w:rsidDel="00000000" w:rsidP="00000000" w:rsidRDefault="00000000" w:rsidRPr="00000000" w14:paraId="0000020C">
      <w:pPr>
        <w:numPr>
          <w:ilvl w:val="0"/>
          <w:numId w:val="32"/>
        </w:numPr>
        <w:spacing w:after="0" w:lineRule="auto"/>
        <w:ind w:left="720" w:hanging="360"/>
        <w:rPr/>
      </w:pPr>
      <w:r w:rsidDel="00000000" w:rsidR="00000000" w:rsidRPr="00000000">
        <w:rPr>
          <w:rtl w:val="0"/>
        </w:rPr>
        <w:t xml:space="preserve">User Story: As Doaa, I want a collaborative workspace where I can work on group projects with my peers efficiently.</w:t>
      </w:r>
    </w:p>
    <w:p w:rsidR="00000000" w:rsidDel="00000000" w:rsidP="00000000" w:rsidRDefault="00000000" w:rsidRPr="00000000" w14:paraId="0000020D">
      <w:pPr>
        <w:ind w:left="0" w:firstLine="0"/>
        <w:rPr/>
      </w:pPr>
      <w:r w:rsidDel="00000000" w:rsidR="00000000" w:rsidRPr="00000000">
        <w:rPr>
          <w:b w:val="1"/>
          <w:rtl w:val="0"/>
        </w:rPr>
        <w:t xml:space="preserve">Empathy Map for Doaa</w:t>
      </w:r>
      <w:r w:rsidDel="00000000" w:rsidR="00000000" w:rsidRPr="00000000">
        <w:rPr>
          <w:rtl w:val="0"/>
        </w:rPr>
      </w:r>
    </w:p>
    <w:p w:rsidR="00000000" w:rsidDel="00000000" w:rsidP="00000000" w:rsidRDefault="00000000" w:rsidRPr="00000000" w14:paraId="0000020E">
      <w:pPr>
        <w:spacing w:after="0" w:lineRule="auto"/>
        <w:ind w:left="0" w:firstLine="0"/>
        <w:rPr/>
      </w:pPr>
      <w:r w:rsidDel="00000000" w:rsidR="00000000" w:rsidRPr="00000000">
        <w:rPr>
          <w:b w:val="1"/>
          <w:rtl w:val="0"/>
        </w:rPr>
        <w:t xml:space="preserve">What Doaa Says</w:t>
      </w:r>
      <w:r w:rsidDel="00000000" w:rsidR="00000000" w:rsidRPr="00000000">
        <w:rPr>
          <w:rtl w:val="0"/>
        </w:rPr>
      </w:r>
    </w:p>
    <w:p w:rsidR="00000000" w:rsidDel="00000000" w:rsidP="00000000" w:rsidRDefault="00000000" w:rsidRPr="00000000" w14:paraId="0000020F">
      <w:pPr>
        <w:numPr>
          <w:ilvl w:val="0"/>
          <w:numId w:val="33"/>
        </w:numPr>
        <w:spacing w:after="0" w:lineRule="auto"/>
        <w:ind w:left="720" w:hanging="360"/>
        <w:rPr/>
      </w:pPr>
      <w:r w:rsidDel="00000000" w:rsidR="00000000" w:rsidRPr="00000000">
        <w:rPr>
          <w:rtl w:val="0"/>
        </w:rPr>
        <w:t xml:space="preserve">"I often find it challenging to locate the materials I need for my courses."</w:t>
      </w:r>
    </w:p>
    <w:p w:rsidR="00000000" w:rsidDel="00000000" w:rsidP="00000000" w:rsidRDefault="00000000" w:rsidRPr="00000000" w14:paraId="00000210">
      <w:pPr>
        <w:numPr>
          <w:ilvl w:val="0"/>
          <w:numId w:val="33"/>
        </w:numPr>
        <w:spacing w:after="0" w:lineRule="auto"/>
        <w:ind w:left="720" w:hanging="360"/>
        <w:rPr/>
      </w:pPr>
      <w:r w:rsidDel="00000000" w:rsidR="00000000" w:rsidRPr="00000000">
        <w:rPr>
          <w:rtl w:val="0"/>
        </w:rPr>
        <w:t xml:space="preserve">"I wish there was a way to stay updated on my assignment due dates and course announcements."</w:t>
      </w:r>
    </w:p>
    <w:p w:rsidR="00000000" w:rsidDel="00000000" w:rsidP="00000000" w:rsidRDefault="00000000" w:rsidRPr="00000000" w14:paraId="00000211">
      <w:pPr>
        <w:numPr>
          <w:ilvl w:val="0"/>
          <w:numId w:val="33"/>
        </w:numPr>
        <w:spacing w:after="0" w:lineRule="auto"/>
        <w:ind w:left="720" w:hanging="360"/>
        <w:rPr/>
      </w:pPr>
      <w:r w:rsidDel="00000000" w:rsidR="00000000" w:rsidRPr="00000000">
        <w:rPr>
          <w:rtl w:val="0"/>
        </w:rPr>
        <w:t xml:space="preserve">"I like having options for customizing my learning space."</w:t>
      </w:r>
    </w:p>
    <w:p w:rsidR="00000000" w:rsidDel="00000000" w:rsidP="00000000" w:rsidRDefault="00000000" w:rsidRPr="00000000" w14:paraId="00000212">
      <w:pPr>
        <w:spacing w:after="0" w:lineRule="auto"/>
        <w:ind w:left="0" w:firstLine="0"/>
        <w:rPr/>
      </w:pPr>
      <w:r w:rsidDel="00000000" w:rsidR="00000000" w:rsidRPr="00000000">
        <w:rPr>
          <w:b w:val="1"/>
          <w:rtl w:val="0"/>
        </w:rPr>
        <w:t xml:space="preserve">What Doaa Does</w:t>
      </w:r>
      <w:r w:rsidDel="00000000" w:rsidR="00000000" w:rsidRPr="00000000">
        <w:rPr>
          <w:rtl w:val="0"/>
        </w:rPr>
      </w:r>
    </w:p>
    <w:p w:rsidR="00000000" w:rsidDel="00000000" w:rsidP="00000000" w:rsidRDefault="00000000" w:rsidRPr="00000000" w14:paraId="00000213">
      <w:pPr>
        <w:numPr>
          <w:ilvl w:val="0"/>
          <w:numId w:val="34"/>
        </w:numPr>
        <w:spacing w:after="0" w:lineRule="auto"/>
        <w:ind w:left="720" w:hanging="360"/>
        <w:rPr/>
      </w:pPr>
      <w:r w:rsidDel="00000000" w:rsidR="00000000" w:rsidRPr="00000000">
        <w:rPr>
          <w:rtl w:val="0"/>
        </w:rPr>
        <w:t xml:space="preserve">Doaa spends a lot of time searching for lecture materials.</w:t>
      </w:r>
    </w:p>
    <w:p w:rsidR="00000000" w:rsidDel="00000000" w:rsidP="00000000" w:rsidRDefault="00000000" w:rsidRPr="00000000" w14:paraId="00000214">
      <w:pPr>
        <w:numPr>
          <w:ilvl w:val="0"/>
          <w:numId w:val="34"/>
        </w:numPr>
        <w:spacing w:after="0" w:lineRule="auto"/>
        <w:ind w:left="720" w:hanging="360"/>
        <w:rPr/>
      </w:pPr>
      <w:r w:rsidDel="00000000" w:rsidR="00000000" w:rsidRPr="00000000">
        <w:rPr>
          <w:rtl w:val="0"/>
        </w:rPr>
        <w:t xml:space="preserve">She frequently checks her email for course updates.</w:t>
      </w:r>
    </w:p>
    <w:p w:rsidR="00000000" w:rsidDel="00000000" w:rsidP="00000000" w:rsidRDefault="00000000" w:rsidRPr="00000000" w14:paraId="00000215">
      <w:pPr>
        <w:numPr>
          <w:ilvl w:val="0"/>
          <w:numId w:val="34"/>
        </w:numPr>
        <w:spacing w:after="0" w:lineRule="auto"/>
        <w:ind w:left="720" w:hanging="360"/>
        <w:rPr/>
      </w:pPr>
      <w:r w:rsidDel="00000000" w:rsidR="00000000" w:rsidRPr="00000000">
        <w:rPr>
          <w:rtl w:val="0"/>
        </w:rPr>
        <w:t xml:space="preserve">She tries to organize her study environment to minimize distractions.</w:t>
      </w:r>
    </w:p>
    <w:p w:rsidR="00000000" w:rsidDel="00000000" w:rsidP="00000000" w:rsidRDefault="00000000" w:rsidRPr="00000000" w14:paraId="00000216">
      <w:pPr>
        <w:spacing w:after="0" w:lineRule="auto"/>
        <w:ind w:left="0" w:firstLine="0"/>
        <w:rPr/>
      </w:pPr>
      <w:r w:rsidDel="00000000" w:rsidR="00000000" w:rsidRPr="00000000">
        <w:rPr>
          <w:b w:val="1"/>
          <w:rtl w:val="0"/>
        </w:rPr>
        <w:t xml:space="preserve">What Doaa Thinks and Feels</w:t>
      </w:r>
      <w:r w:rsidDel="00000000" w:rsidR="00000000" w:rsidRPr="00000000">
        <w:rPr>
          <w:rtl w:val="0"/>
        </w:rPr>
      </w:r>
    </w:p>
    <w:p w:rsidR="00000000" w:rsidDel="00000000" w:rsidP="00000000" w:rsidRDefault="00000000" w:rsidRPr="00000000" w14:paraId="00000217">
      <w:pPr>
        <w:numPr>
          <w:ilvl w:val="0"/>
          <w:numId w:val="21"/>
        </w:numPr>
        <w:spacing w:after="0" w:lineRule="auto"/>
        <w:ind w:left="720" w:hanging="360"/>
        <w:rPr/>
      </w:pPr>
      <w:r w:rsidDel="00000000" w:rsidR="00000000" w:rsidRPr="00000000">
        <w:rPr>
          <w:rtl w:val="0"/>
        </w:rPr>
        <w:t xml:space="preserve">Doaa feels overwhelmed when materials are disorganized.</w:t>
      </w:r>
    </w:p>
    <w:p w:rsidR="00000000" w:rsidDel="00000000" w:rsidP="00000000" w:rsidRDefault="00000000" w:rsidRPr="00000000" w14:paraId="00000218">
      <w:pPr>
        <w:numPr>
          <w:ilvl w:val="0"/>
          <w:numId w:val="21"/>
        </w:numPr>
        <w:spacing w:after="0" w:lineRule="auto"/>
        <w:ind w:left="720" w:hanging="360"/>
        <w:rPr/>
      </w:pPr>
      <w:r w:rsidDel="00000000" w:rsidR="00000000" w:rsidRPr="00000000">
        <w:rPr>
          <w:rtl w:val="0"/>
        </w:rPr>
        <w:t xml:space="preserve">She worries about missing important announcements.</w:t>
      </w:r>
    </w:p>
    <w:p w:rsidR="00000000" w:rsidDel="00000000" w:rsidP="00000000" w:rsidRDefault="00000000" w:rsidRPr="00000000" w14:paraId="00000219">
      <w:pPr>
        <w:numPr>
          <w:ilvl w:val="0"/>
          <w:numId w:val="21"/>
        </w:numPr>
        <w:spacing w:after="0" w:lineRule="auto"/>
        <w:ind w:left="720" w:hanging="360"/>
        <w:rPr/>
      </w:pPr>
      <w:r w:rsidDel="00000000" w:rsidR="00000000" w:rsidRPr="00000000">
        <w:rPr>
          <w:rtl w:val="0"/>
        </w:rPr>
        <w:t xml:space="preserve">She enjoys personalizing her learning experience.</w:t>
      </w:r>
    </w:p>
    <w:p w:rsidR="00000000" w:rsidDel="00000000" w:rsidP="00000000" w:rsidRDefault="00000000" w:rsidRPr="00000000" w14:paraId="0000021A">
      <w:pPr>
        <w:spacing w:after="0" w:lineRule="auto"/>
        <w:ind w:left="0" w:firstLine="0"/>
        <w:rPr/>
      </w:pPr>
      <w:r w:rsidDel="00000000" w:rsidR="00000000" w:rsidRPr="00000000">
        <w:rPr>
          <w:b w:val="1"/>
          <w:rtl w:val="0"/>
        </w:rPr>
        <w:t xml:space="preserve">Doaa's Pain Points</w:t>
      </w:r>
      <w:r w:rsidDel="00000000" w:rsidR="00000000" w:rsidRPr="00000000">
        <w:rPr>
          <w:rtl w:val="0"/>
        </w:rPr>
      </w:r>
    </w:p>
    <w:p w:rsidR="00000000" w:rsidDel="00000000" w:rsidP="00000000" w:rsidRDefault="00000000" w:rsidRPr="00000000" w14:paraId="0000021B">
      <w:pPr>
        <w:numPr>
          <w:ilvl w:val="0"/>
          <w:numId w:val="22"/>
        </w:numPr>
        <w:spacing w:after="0" w:lineRule="auto"/>
        <w:ind w:left="720" w:hanging="360"/>
        <w:rPr/>
      </w:pPr>
      <w:r w:rsidDel="00000000" w:rsidR="00000000" w:rsidRPr="00000000">
        <w:rPr>
          <w:rtl w:val="0"/>
        </w:rPr>
        <w:t xml:space="preserve">Difficulty finding course materials quickly.</w:t>
      </w:r>
    </w:p>
    <w:p w:rsidR="00000000" w:rsidDel="00000000" w:rsidP="00000000" w:rsidRDefault="00000000" w:rsidRPr="00000000" w14:paraId="0000021C">
      <w:pPr>
        <w:numPr>
          <w:ilvl w:val="0"/>
          <w:numId w:val="22"/>
        </w:numPr>
        <w:spacing w:after="0" w:lineRule="auto"/>
        <w:ind w:left="720" w:hanging="360"/>
        <w:rPr/>
      </w:pPr>
      <w:r w:rsidDel="00000000" w:rsidR="00000000" w:rsidRPr="00000000">
        <w:rPr>
          <w:rtl w:val="0"/>
        </w:rPr>
        <w:t xml:space="preserve">Anxiety about missing important updates.</w:t>
      </w:r>
    </w:p>
    <w:p w:rsidR="00000000" w:rsidDel="00000000" w:rsidP="00000000" w:rsidRDefault="00000000" w:rsidRPr="00000000" w14:paraId="0000021D">
      <w:pPr>
        <w:numPr>
          <w:ilvl w:val="0"/>
          <w:numId w:val="22"/>
        </w:numPr>
        <w:spacing w:after="0" w:lineRule="auto"/>
        <w:ind w:left="720" w:hanging="360"/>
        <w:rPr/>
      </w:pPr>
      <w:r w:rsidDel="00000000" w:rsidR="00000000" w:rsidRPr="00000000">
        <w:rPr>
          <w:rtl w:val="0"/>
        </w:rPr>
        <w:t xml:space="preserve">Feeling overwhelmed by a cluttered dashboard.</w:t>
      </w:r>
    </w:p>
    <w:p w:rsidR="00000000" w:rsidDel="00000000" w:rsidP="00000000" w:rsidRDefault="00000000" w:rsidRPr="00000000" w14:paraId="0000021E">
      <w:pPr>
        <w:spacing w:after="0" w:lineRule="auto"/>
        <w:ind w:left="0" w:firstLine="0"/>
        <w:rPr/>
      </w:pPr>
      <w:r w:rsidDel="00000000" w:rsidR="00000000" w:rsidRPr="00000000">
        <w:rPr>
          <w:b w:val="1"/>
          <w:rtl w:val="0"/>
        </w:rPr>
        <w:t xml:space="preserve">What Doaa Gains</w:t>
      </w:r>
      <w:r w:rsidDel="00000000" w:rsidR="00000000" w:rsidRPr="00000000">
        <w:rPr>
          <w:rtl w:val="0"/>
        </w:rPr>
      </w:r>
    </w:p>
    <w:p w:rsidR="00000000" w:rsidDel="00000000" w:rsidP="00000000" w:rsidRDefault="00000000" w:rsidRPr="00000000" w14:paraId="0000021F">
      <w:pPr>
        <w:numPr>
          <w:ilvl w:val="0"/>
          <w:numId w:val="23"/>
        </w:numPr>
        <w:spacing w:after="0" w:lineRule="auto"/>
        <w:ind w:left="720" w:hanging="360"/>
        <w:rPr/>
      </w:pPr>
      <w:r w:rsidDel="00000000" w:rsidR="00000000" w:rsidRPr="00000000">
        <w:rPr>
          <w:rtl w:val="0"/>
        </w:rPr>
        <w:t xml:space="preserve">More efficient access to study materials.</w:t>
      </w:r>
    </w:p>
    <w:p w:rsidR="00000000" w:rsidDel="00000000" w:rsidP="00000000" w:rsidRDefault="00000000" w:rsidRPr="00000000" w14:paraId="00000220">
      <w:pPr>
        <w:numPr>
          <w:ilvl w:val="0"/>
          <w:numId w:val="23"/>
        </w:numPr>
        <w:spacing w:after="0" w:lineRule="auto"/>
        <w:ind w:left="720" w:hanging="360"/>
        <w:rPr/>
      </w:pPr>
      <w:r w:rsidDel="00000000" w:rsidR="00000000" w:rsidRPr="00000000">
        <w:rPr>
          <w:rtl w:val="0"/>
        </w:rPr>
        <w:t xml:space="preserve">Reduced stress through better communication.</w:t>
      </w:r>
    </w:p>
    <w:p w:rsidR="00000000" w:rsidDel="00000000" w:rsidP="00000000" w:rsidRDefault="00000000" w:rsidRPr="00000000" w14:paraId="00000221">
      <w:pPr>
        <w:numPr>
          <w:ilvl w:val="0"/>
          <w:numId w:val="23"/>
        </w:numPr>
        <w:spacing w:after="0" w:lineRule="auto"/>
        <w:ind w:left="720" w:hanging="360"/>
        <w:rPr/>
      </w:pPr>
      <w:r w:rsidDel="00000000" w:rsidR="00000000" w:rsidRPr="00000000">
        <w:rPr>
          <w:rtl w:val="0"/>
        </w:rPr>
        <w:t xml:space="preserve">A sense of control and focus in her learning.</w:t>
      </w:r>
    </w:p>
    <w:p w:rsidR="00000000" w:rsidDel="00000000" w:rsidP="00000000" w:rsidRDefault="00000000" w:rsidRPr="00000000" w14:paraId="00000222">
      <w:pPr>
        <w:spacing w:after="0" w:lineRule="auto"/>
        <w:ind w:left="0" w:firstLine="0"/>
        <w:rPr/>
      </w:pPr>
      <w:r w:rsidDel="00000000" w:rsidR="00000000" w:rsidRPr="00000000">
        <w:rPr>
          <w:rtl w:val="0"/>
        </w:rPr>
        <w:t xml:space="preserve">By understanding Doaa's persona, needs, and pain points, an e-learning platform can be developed or improved to cater to her specific requirements, making her learning experience more efficient and enjoyable.</w:t>
      </w:r>
    </w:p>
    <w:p w:rsidR="00000000" w:rsidDel="00000000" w:rsidP="00000000" w:rsidRDefault="00000000" w:rsidRPr="00000000" w14:paraId="00000223">
      <w:pPr>
        <w:spacing w:after="0" w:lineRule="auto"/>
        <w:ind w:left="0" w:firstLine="0"/>
        <w:rPr/>
      </w:pPr>
      <w:r w:rsidDel="00000000" w:rsidR="00000000" w:rsidRPr="00000000">
        <w:rPr>
          <w:rtl w:val="0"/>
        </w:rPr>
      </w:r>
    </w:p>
    <w:p w:rsidR="00000000" w:rsidDel="00000000" w:rsidP="00000000" w:rsidRDefault="00000000" w:rsidRPr="00000000" w14:paraId="00000224">
      <w:pPr>
        <w:spacing w:after="0" w:lineRule="auto"/>
        <w:ind w:left="0" w:firstLine="0"/>
        <w:rPr/>
      </w:pPr>
      <w:r w:rsidDel="00000000" w:rsidR="00000000" w:rsidRPr="00000000">
        <w:rPr>
          <w:rtl w:val="0"/>
        </w:rPr>
      </w:r>
    </w:p>
    <w:p w:rsidR="00000000" w:rsidDel="00000000" w:rsidP="00000000" w:rsidRDefault="00000000" w:rsidRPr="00000000" w14:paraId="00000225">
      <w:pPr>
        <w:spacing w:after="0" w:lineRule="auto"/>
        <w:ind w:left="0" w:firstLine="0"/>
        <w:rPr/>
      </w:pPr>
      <w:r w:rsidDel="00000000" w:rsidR="00000000" w:rsidRPr="00000000">
        <w:rPr>
          <w:sz w:val="28"/>
          <w:szCs w:val="28"/>
          <w:rtl w:val="0"/>
        </w:rPr>
        <w:t xml:space="preserve">Persona 02: Hassan - The University Professor</w:t>
      </w:r>
      <w:r w:rsidDel="00000000" w:rsidR="00000000" w:rsidRPr="00000000">
        <w:rPr>
          <w:rtl w:val="0"/>
        </w:rPr>
      </w:r>
    </w:p>
    <w:p w:rsidR="00000000" w:rsidDel="00000000" w:rsidP="00000000" w:rsidRDefault="00000000" w:rsidRPr="00000000" w14:paraId="00000226">
      <w:pPr>
        <w:spacing w:after="0" w:lineRule="auto"/>
        <w:ind w:left="0" w:firstLine="0"/>
        <w:rPr/>
      </w:pPr>
      <w:r w:rsidDel="00000000" w:rsidR="00000000" w:rsidRPr="00000000">
        <w:rPr>
          <w:b w:val="1"/>
          <w:rtl w:val="0"/>
        </w:rPr>
        <w:t xml:space="preserve">User Persona Details</w:t>
      </w:r>
      <w:r w:rsidDel="00000000" w:rsidR="00000000" w:rsidRPr="00000000">
        <w:rPr>
          <w:rtl w:val="0"/>
        </w:rPr>
      </w:r>
    </w:p>
    <w:p w:rsidR="00000000" w:rsidDel="00000000" w:rsidP="00000000" w:rsidRDefault="00000000" w:rsidRPr="00000000" w14:paraId="00000227">
      <w:pPr>
        <w:spacing w:after="0" w:lineRule="auto"/>
        <w:ind w:left="0" w:firstLine="0"/>
        <w:rPr/>
      </w:pPr>
      <w:r w:rsidDel="00000000" w:rsidR="00000000" w:rsidRPr="00000000">
        <w:rPr>
          <w:rtl w:val="0"/>
        </w:rPr>
        <w:t xml:space="preserve">Name: Hassan</w:t>
      </w:r>
    </w:p>
    <w:p w:rsidR="00000000" w:rsidDel="00000000" w:rsidP="00000000" w:rsidRDefault="00000000" w:rsidRPr="00000000" w14:paraId="00000228">
      <w:pPr>
        <w:spacing w:after="0" w:lineRule="auto"/>
        <w:ind w:left="0" w:firstLine="0"/>
        <w:rPr/>
      </w:pPr>
      <w:r w:rsidDel="00000000" w:rsidR="00000000" w:rsidRPr="00000000">
        <w:rPr>
          <w:rtl w:val="0"/>
        </w:rPr>
        <w:t xml:space="preserve">Age: 42</w:t>
      </w:r>
    </w:p>
    <w:p w:rsidR="00000000" w:rsidDel="00000000" w:rsidP="00000000" w:rsidRDefault="00000000" w:rsidRPr="00000000" w14:paraId="00000229">
      <w:pPr>
        <w:spacing w:after="0" w:lineRule="auto"/>
        <w:ind w:left="0" w:firstLine="0"/>
        <w:rPr/>
      </w:pPr>
      <w:r w:rsidDel="00000000" w:rsidR="00000000" w:rsidRPr="00000000">
        <w:rPr>
          <w:rtl w:val="0"/>
        </w:rPr>
        <w:t xml:space="preserve">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rsidR="00000000" w:rsidDel="00000000" w:rsidP="00000000" w:rsidRDefault="00000000" w:rsidRPr="00000000" w14:paraId="0000022A">
      <w:pPr>
        <w:spacing w:after="0" w:lineRule="auto"/>
        <w:ind w:left="0" w:firstLine="0"/>
        <w:rPr/>
      </w:pPr>
      <w:r w:rsidDel="00000000" w:rsidR="00000000" w:rsidRPr="00000000">
        <w:rPr>
          <w:b w:val="1"/>
          <w:rtl w:val="0"/>
        </w:rPr>
        <w:t xml:space="preserve">User Stories for Hassan</w:t>
      </w:r>
      <w:r w:rsidDel="00000000" w:rsidR="00000000" w:rsidRPr="00000000">
        <w:rPr>
          <w:rtl w:val="0"/>
        </w:rPr>
      </w:r>
    </w:p>
    <w:p w:rsidR="00000000" w:rsidDel="00000000" w:rsidP="00000000" w:rsidRDefault="00000000" w:rsidRPr="00000000" w14:paraId="0000022B">
      <w:pPr>
        <w:numPr>
          <w:ilvl w:val="0"/>
          <w:numId w:val="24"/>
        </w:numPr>
        <w:spacing w:after="0" w:lineRule="auto"/>
        <w:ind w:left="720" w:hanging="360"/>
        <w:rPr/>
      </w:pPr>
      <w:r w:rsidDel="00000000" w:rsidR="00000000" w:rsidRPr="00000000">
        <w:rPr>
          <w:rtl w:val="0"/>
        </w:rPr>
        <w:t xml:space="preserve">User Story: As Hassan, I want an intuitive content creation tool that allows me to design engaging and interactive online lectures and course materials.</w:t>
      </w:r>
    </w:p>
    <w:p w:rsidR="00000000" w:rsidDel="00000000" w:rsidP="00000000" w:rsidRDefault="00000000" w:rsidRPr="00000000" w14:paraId="0000022C">
      <w:pPr>
        <w:numPr>
          <w:ilvl w:val="0"/>
          <w:numId w:val="24"/>
        </w:numPr>
        <w:spacing w:after="0" w:lineRule="auto"/>
        <w:ind w:left="720" w:hanging="360"/>
        <w:rPr/>
      </w:pPr>
      <w:r w:rsidDel="00000000" w:rsidR="00000000" w:rsidRPr="00000000">
        <w:rPr>
          <w:rtl w:val="0"/>
        </w:rPr>
        <w:t xml:space="preserve">User Story: As Hassan, I need a platform that supports live video streaming and virtual classroom features for conducting real-time interactive sessions with my students.</w:t>
      </w:r>
    </w:p>
    <w:p w:rsidR="00000000" w:rsidDel="00000000" w:rsidP="00000000" w:rsidRDefault="00000000" w:rsidRPr="00000000" w14:paraId="0000022D">
      <w:pPr>
        <w:numPr>
          <w:ilvl w:val="0"/>
          <w:numId w:val="24"/>
        </w:numPr>
        <w:spacing w:after="0" w:lineRule="auto"/>
        <w:ind w:left="720" w:hanging="360"/>
        <w:rPr/>
      </w:pPr>
      <w:r w:rsidDel="00000000" w:rsidR="00000000" w:rsidRPr="00000000">
        <w:rPr>
          <w:rtl w:val="0"/>
        </w:rPr>
        <w:t xml:space="preserve">User Story: As Hassan, I'd like a robust discussion forum to encourage student participation and facilitate peer-to-peer learning.</w:t>
      </w:r>
    </w:p>
    <w:p w:rsidR="00000000" w:rsidDel="00000000" w:rsidP="00000000" w:rsidRDefault="00000000" w:rsidRPr="00000000" w14:paraId="0000022E">
      <w:pPr>
        <w:numPr>
          <w:ilvl w:val="0"/>
          <w:numId w:val="24"/>
        </w:numPr>
        <w:spacing w:after="0" w:lineRule="auto"/>
        <w:ind w:left="720" w:hanging="360"/>
        <w:rPr/>
      </w:pPr>
      <w:r w:rsidDel="00000000" w:rsidR="00000000" w:rsidRPr="00000000">
        <w:rPr>
          <w:rtl w:val="0"/>
        </w:rPr>
        <w:t xml:space="preserve">User Story: As Hassan, I want to be able to track student progress and engagement through analytics to adapt my teaching methods for better outcomes.</w:t>
      </w:r>
    </w:p>
    <w:p w:rsidR="00000000" w:rsidDel="00000000" w:rsidP="00000000" w:rsidRDefault="00000000" w:rsidRPr="00000000" w14:paraId="0000022F">
      <w:pPr>
        <w:numPr>
          <w:ilvl w:val="0"/>
          <w:numId w:val="24"/>
        </w:numPr>
        <w:spacing w:after="0" w:lineRule="auto"/>
        <w:ind w:left="720" w:hanging="360"/>
        <w:rPr/>
      </w:pPr>
      <w:r w:rsidDel="00000000" w:rsidR="00000000" w:rsidRPr="00000000">
        <w:rPr>
          <w:rtl w:val="0"/>
        </w:rPr>
        <w:t xml:space="preserve">User Story: As Hassan, I need easy integration with the university's grading system and a feature for securely sharing grades and feedback with students.</w:t>
      </w:r>
    </w:p>
    <w:p w:rsidR="00000000" w:rsidDel="00000000" w:rsidP="00000000" w:rsidRDefault="00000000" w:rsidRPr="00000000" w14:paraId="00000230">
      <w:pPr>
        <w:spacing w:after="0" w:lineRule="auto"/>
        <w:ind w:left="0" w:firstLine="0"/>
        <w:rPr/>
      </w:pPr>
      <w:r w:rsidDel="00000000" w:rsidR="00000000" w:rsidRPr="00000000">
        <w:rPr>
          <w:b w:val="1"/>
          <w:rtl w:val="0"/>
        </w:rPr>
        <w:t xml:space="preserve">Empathy Map for Hassan</w:t>
      </w:r>
      <w:r w:rsidDel="00000000" w:rsidR="00000000" w:rsidRPr="00000000">
        <w:rPr>
          <w:rtl w:val="0"/>
        </w:rPr>
      </w:r>
    </w:p>
    <w:p w:rsidR="00000000" w:rsidDel="00000000" w:rsidP="00000000" w:rsidRDefault="00000000" w:rsidRPr="00000000" w14:paraId="00000231">
      <w:pPr>
        <w:spacing w:after="0" w:lineRule="auto"/>
        <w:ind w:left="0" w:firstLine="0"/>
        <w:rPr/>
      </w:pPr>
      <w:r w:rsidDel="00000000" w:rsidR="00000000" w:rsidRPr="00000000">
        <w:rPr>
          <w:b w:val="1"/>
          <w:rtl w:val="0"/>
        </w:rPr>
        <w:t xml:space="preserve">What Hassan Says</w:t>
      </w:r>
      <w:r w:rsidDel="00000000" w:rsidR="00000000" w:rsidRPr="00000000">
        <w:rPr>
          <w:rtl w:val="0"/>
        </w:rPr>
      </w:r>
    </w:p>
    <w:p w:rsidR="00000000" w:rsidDel="00000000" w:rsidP="00000000" w:rsidRDefault="00000000" w:rsidRPr="00000000" w14:paraId="00000232">
      <w:pPr>
        <w:numPr>
          <w:ilvl w:val="0"/>
          <w:numId w:val="26"/>
        </w:numPr>
        <w:spacing w:after="0" w:lineRule="auto"/>
        <w:ind w:left="720" w:hanging="360"/>
        <w:rPr/>
      </w:pPr>
      <w:r w:rsidDel="00000000" w:rsidR="00000000" w:rsidRPr="00000000">
        <w:rPr>
          <w:rtl w:val="0"/>
        </w:rPr>
        <w:t xml:space="preserve">"Online teaching tools should be as user-friendly as traditional classroom materials."</w:t>
      </w:r>
    </w:p>
    <w:p w:rsidR="00000000" w:rsidDel="00000000" w:rsidP="00000000" w:rsidRDefault="00000000" w:rsidRPr="00000000" w14:paraId="00000233">
      <w:pPr>
        <w:numPr>
          <w:ilvl w:val="0"/>
          <w:numId w:val="26"/>
        </w:numPr>
        <w:spacing w:after="0" w:lineRule="auto"/>
        <w:ind w:left="720" w:hanging="360"/>
        <w:rPr/>
      </w:pPr>
      <w:r w:rsidDel="00000000" w:rsidR="00000000" w:rsidRPr="00000000">
        <w:rPr>
          <w:rtl w:val="0"/>
        </w:rPr>
        <w:t xml:space="preserve">"I need a platform that makes it easy for students to ask questions and participate in discussions."</w:t>
      </w:r>
    </w:p>
    <w:p w:rsidR="00000000" w:rsidDel="00000000" w:rsidP="00000000" w:rsidRDefault="00000000" w:rsidRPr="00000000" w14:paraId="00000234">
      <w:pPr>
        <w:numPr>
          <w:ilvl w:val="0"/>
          <w:numId w:val="26"/>
        </w:numPr>
        <w:spacing w:after="0" w:lineRule="auto"/>
        <w:ind w:left="720" w:hanging="360"/>
        <w:rPr/>
      </w:pPr>
      <w:r w:rsidDel="00000000" w:rsidR="00000000" w:rsidRPr="00000000">
        <w:rPr>
          <w:rtl w:val="0"/>
        </w:rPr>
        <w:t xml:space="preserve">"Analytics on student engagement can help me identify struggling students and provide timely support."</w:t>
      </w:r>
    </w:p>
    <w:p w:rsidR="00000000" w:rsidDel="00000000" w:rsidP="00000000" w:rsidRDefault="00000000" w:rsidRPr="00000000" w14:paraId="00000235">
      <w:pPr>
        <w:spacing w:after="0" w:lineRule="auto"/>
        <w:ind w:left="0" w:firstLine="0"/>
        <w:rPr/>
      </w:pPr>
      <w:r w:rsidDel="00000000" w:rsidR="00000000" w:rsidRPr="00000000">
        <w:rPr>
          <w:b w:val="1"/>
          <w:rtl w:val="0"/>
        </w:rPr>
        <w:t xml:space="preserve">What Hassan Does</w:t>
      </w:r>
      <w:r w:rsidDel="00000000" w:rsidR="00000000" w:rsidRPr="00000000">
        <w:rPr>
          <w:rtl w:val="0"/>
        </w:rPr>
      </w:r>
    </w:p>
    <w:p w:rsidR="00000000" w:rsidDel="00000000" w:rsidP="00000000" w:rsidRDefault="00000000" w:rsidRPr="00000000" w14:paraId="00000236">
      <w:pPr>
        <w:numPr>
          <w:ilvl w:val="0"/>
          <w:numId w:val="84"/>
        </w:numPr>
        <w:spacing w:after="0" w:lineRule="auto"/>
        <w:ind w:left="720" w:hanging="360"/>
        <w:rPr/>
      </w:pPr>
      <w:r w:rsidDel="00000000" w:rsidR="00000000" w:rsidRPr="00000000">
        <w:rPr>
          <w:rtl w:val="0"/>
        </w:rPr>
        <w:t xml:space="preserve">He spends time creating course materials and lectures.</w:t>
      </w:r>
    </w:p>
    <w:p w:rsidR="00000000" w:rsidDel="00000000" w:rsidP="00000000" w:rsidRDefault="00000000" w:rsidRPr="00000000" w14:paraId="00000237">
      <w:pPr>
        <w:numPr>
          <w:ilvl w:val="0"/>
          <w:numId w:val="84"/>
        </w:numPr>
        <w:spacing w:after="0" w:lineRule="auto"/>
        <w:ind w:left="720" w:hanging="360"/>
        <w:rPr/>
      </w:pPr>
      <w:r w:rsidDel="00000000" w:rsidR="00000000" w:rsidRPr="00000000">
        <w:rPr>
          <w:rtl w:val="0"/>
        </w:rPr>
        <w:t xml:space="preserve">He encourages student participation through discussions and assignments.</w:t>
      </w:r>
    </w:p>
    <w:p w:rsidR="00000000" w:rsidDel="00000000" w:rsidP="00000000" w:rsidRDefault="00000000" w:rsidRPr="00000000" w14:paraId="00000238">
      <w:pPr>
        <w:numPr>
          <w:ilvl w:val="0"/>
          <w:numId w:val="84"/>
        </w:numPr>
        <w:spacing w:after="0" w:lineRule="auto"/>
        <w:ind w:left="720" w:hanging="360"/>
        <w:rPr/>
      </w:pPr>
      <w:r w:rsidDel="00000000" w:rsidR="00000000" w:rsidRPr="00000000">
        <w:rPr>
          <w:rtl w:val="0"/>
        </w:rPr>
        <w:t xml:space="preserve">He uses analytics to assess student progress.</w:t>
      </w:r>
    </w:p>
    <w:p w:rsidR="00000000" w:rsidDel="00000000" w:rsidP="00000000" w:rsidRDefault="00000000" w:rsidRPr="00000000" w14:paraId="00000239">
      <w:pPr>
        <w:spacing w:after="0" w:lineRule="auto"/>
        <w:ind w:left="0" w:firstLine="0"/>
        <w:rPr/>
      </w:pPr>
      <w:r w:rsidDel="00000000" w:rsidR="00000000" w:rsidRPr="00000000">
        <w:rPr>
          <w:rtl w:val="0"/>
        </w:rPr>
      </w:r>
    </w:p>
    <w:p w:rsidR="00000000" w:rsidDel="00000000" w:rsidP="00000000" w:rsidRDefault="00000000" w:rsidRPr="00000000" w14:paraId="0000023A">
      <w:pPr>
        <w:spacing w:after="0" w:lineRule="auto"/>
        <w:ind w:left="0" w:firstLine="0"/>
        <w:rPr/>
      </w:pPr>
      <w:r w:rsidDel="00000000" w:rsidR="00000000" w:rsidRPr="00000000">
        <w:rPr>
          <w:rtl w:val="0"/>
        </w:rPr>
      </w:r>
    </w:p>
    <w:p w:rsidR="00000000" w:rsidDel="00000000" w:rsidP="00000000" w:rsidRDefault="00000000" w:rsidRPr="00000000" w14:paraId="0000023B">
      <w:pPr>
        <w:spacing w:after="0" w:lineRule="auto"/>
        <w:ind w:left="0" w:firstLine="0"/>
        <w:rPr/>
      </w:pPr>
      <w:r w:rsidDel="00000000" w:rsidR="00000000" w:rsidRPr="00000000">
        <w:rPr>
          <w:rtl w:val="0"/>
        </w:rPr>
      </w:r>
    </w:p>
    <w:p w:rsidR="00000000" w:rsidDel="00000000" w:rsidP="00000000" w:rsidRDefault="00000000" w:rsidRPr="00000000" w14:paraId="0000023C">
      <w:pPr>
        <w:spacing w:after="0" w:lineRule="auto"/>
        <w:ind w:left="0" w:firstLine="0"/>
        <w:rPr/>
      </w:pPr>
      <w:r w:rsidDel="00000000" w:rsidR="00000000" w:rsidRPr="00000000">
        <w:rPr>
          <w:b w:val="1"/>
          <w:rtl w:val="0"/>
        </w:rPr>
        <w:t xml:space="preserve">What Hassan Thinks and Feels</w:t>
      </w:r>
      <w:r w:rsidDel="00000000" w:rsidR="00000000" w:rsidRPr="00000000">
        <w:rPr>
          <w:rtl w:val="0"/>
        </w:rPr>
      </w:r>
    </w:p>
    <w:p w:rsidR="00000000" w:rsidDel="00000000" w:rsidP="00000000" w:rsidRDefault="00000000" w:rsidRPr="00000000" w14:paraId="0000023D">
      <w:pPr>
        <w:numPr>
          <w:ilvl w:val="0"/>
          <w:numId w:val="86"/>
        </w:numPr>
        <w:spacing w:after="0" w:lineRule="auto"/>
        <w:ind w:left="720" w:hanging="360"/>
        <w:rPr/>
      </w:pPr>
      <w:r w:rsidDel="00000000" w:rsidR="00000000" w:rsidRPr="00000000">
        <w:rPr>
          <w:rtl w:val="0"/>
        </w:rPr>
        <w:t xml:space="preserve">Hassan values effective teaching methods.</w:t>
      </w:r>
    </w:p>
    <w:p w:rsidR="00000000" w:rsidDel="00000000" w:rsidP="00000000" w:rsidRDefault="00000000" w:rsidRPr="00000000" w14:paraId="0000023E">
      <w:pPr>
        <w:numPr>
          <w:ilvl w:val="0"/>
          <w:numId w:val="86"/>
        </w:numPr>
        <w:spacing w:after="0" w:lineRule="auto"/>
        <w:ind w:left="720" w:hanging="360"/>
        <w:rPr/>
      </w:pPr>
      <w:r w:rsidDel="00000000" w:rsidR="00000000" w:rsidRPr="00000000">
        <w:rPr>
          <w:rtl w:val="0"/>
        </w:rPr>
        <w:t xml:space="preserve">He feels the need to adapt his teaching style to online platforms.</w:t>
      </w:r>
    </w:p>
    <w:p w:rsidR="00000000" w:rsidDel="00000000" w:rsidP="00000000" w:rsidRDefault="00000000" w:rsidRPr="00000000" w14:paraId="0000023F">
      <w:pPr>
        <w:numPr>
          <w:ilvl w:val="0"/>
          <w:numId w:val="86"/>
        </w:numPr>
        <w:spacing w:after="0" w:lineRule="auto"/>
        <w:ind w:left="720" w:hanging="360"/>
        <w:rPr/>
      </w:pPr>
      <w:r w:rsidDel="00000000" w:rsidR="00000000" w:rsidRPr="00000000">
        <w:rPr>
          <w:rtl w:val="0"/>
        </w:rPr>
        <w:t xml:space="preserve">He wants to foster a sense of community and engagement in his virtual classroom.</w:t>
      </w:r>
    </w:p>
    <w:p w:rsidR="00000000" w:rsidDel="00000000" w:rsidP="00000000" w:rsidRDefault="00000000" w:rsidRPr="00000000" w14:paraId="00000240">
      <w:pPr>
        <w:spacing w:after="0" w:lineRule="auto"/>
        <w:ind w:left="0" w:firstLine="0"/>
        <w:rPr/>
      </w:pPr>
      <w:r w:rsidDel="00000000" w:rsidR="00000000" w:rsidRPr="00000000">
        <w:rPr>
          <w:b w:val="1"/>
          <w:rtl w:val="0"/>
        </w:rPr>
        <w:t xml:space="preserve">Hassan's Pain Points</w:t>
      </w:r>
      <w:r w:rsidDel="00000000" w:rsidR="00000000" w:rsidRPr="00000000">
        <w:rPr>
          <w:rtl w:val="0"/>
        </w:rPr>
      </w:r>
    </w:p>
    <w:p w:rsidR="00000000" w:rsidDel="00000000" w:rsidP="00000000" w:rsidRDefault="00000000" w:rsidRPr="00000000" w14:paraId="00000241">
      <w:pPr>
        <w:numPr>
          <w:ilvl w:val="0"/>
          <w:numId w:val="85"/>
        </w:numPr>
        <w:spacing w:after="0" w:lineRule="auto"/>
        <w:ind w:left="720" w:hanging="360"/>
        <w:rPr/>
      </w:pPr>
      <w:r w:rsidDel="00000000" w:rsidR="00000000" w:rsidRPr="00000000">
        <w:rPr>
          <w:rtl w:val="0"/>
        </w:rPr>
        <w:t xml:space="preserve">Difficulty in creating engaging online content.</w:t>
      </w:r>
    </w:p>
    <w:p w:rsidR="00000000" w:rsidDel="00000000" w:rsidP="00000000" w:rsidRDefault="00000000" w:rsidRPr="00000000" w14:paraId="00000242">
      <w:pPr>
        <w:numPr>
          <w:ilvl w:val="0"/>
          <w:numId w:val="85"/>
        </w:numPr>
        <w:spacing w:after="0" w:lineRule="auto"/>
        <w:ind w:left="720" w:hanging="360"/>
        <w:rPr/>
      </w:pPr>
      <w:r w:rsidDel="00000000" w:rsidR="00000000" w:rsidRPr="00000000">
        <w:rPr>
          <w:rtl w:val="0"/>
        </w:rPr>
        <w:t xml:space="preserve">Limited interaction and engagement in virtual classrooms.</w:t>
      </w:r>
    </w:p>
    <w:p w:rsidR="00000000" w:rsidDel="00000000" w:rsidP="00000000" w:rsidRDefault="00000000" w:rsidRPr="00000000" w14:paraId="00000243">
      <w:pPr>
        <w:numPr>
          <w:ilvl w:val="0"/>
          <w:numId w:val="85"/>
        </w:numPr>
        <w:spacing w:after="0" w:lineRule="auto"/>
        <w:ind w:left="720" w:hanging="360"/>
        <w:rPr/>
      </w:pPr>
      <w:r w:rsidDel="00000000" w:rsidR="00000000" w:rsidRPr="00000000">
        <w:rPr>
          <w:rtl w:val="0"/>
        </w:rPr>
        <w:t xml:space="preserve">Challenges in identifying struggling students.</w:t>
      </w:r>
    </w:p>
    <w:p w:rsidR="00000000" w:rsidDel="00000000" w:rsidP="00000000" w:rsidRDefault="00000000" w:rsidRPr="00000000" w14:paraId="00000244">
      <w:pPr>
        <w:spacing w:after="0" w:lineRule="auto"/>
        <w:ind w:left="0" w:firstLine="0"/>
        <w:rPr/>
      </w:pPr>
      <w:r w:rsidDel="00000000" w:rsidR="00000000" w:rsidRPr="00000000">
        <w:rPr>
          <w:b w:val="1"/>
          <w:rtl w:val="0"/>
        </w:rPr>
        <w:t xml:space="preserve">What Hassan Gains</w:t>
      </w:r>
      <w:r w:rsidDel="00000000" w:rsidR="00000000" w:rsidRPr="00000000">
        <w:rPr>
          <w:rtl w:val="0"/>
        </w:rPr>
      </w:r>
    </w:p>
    <w:p w:rsidR="00000000" w:rsidDel="00000000" w:rsidP="00000000" w:rsidRDefault="00000000" w:rsidRPr="00000000" w14:paraId="00000245">
      <w:pPr>
        <w:numPr>
          <w:ilvl w:val="0"/>
          <w:numId w:val="77"/>
        </w:numPr>
        <w:spacing w:after="0" w:lineRule="auto"/>
        <w:ind w:left="720" w:hanging="360"/>
        <w:rPr/>
      </w:pPr>
      <w:r w:rsidDel="00000000" w:rsidR="00000000" w:rsidRPr="00000000">
        <w:rPr>
          <w:rtl w:val="0"/>
        </w:rPr>
        <w:t xml:space="preserve">Enhanced teaching materials and methods.</w:t>
      </w:r>
    </w:p>
    <w:p w:rsidR="00000000" w:rsidDel="00000000" w:rsidP="00000000" w:rsidRDefault="00000000" w:rsidRPr="00000000" w14:paraId="00000246">
      <w:pPr>
        <w:numPr>
          <w:ilvl w:val="0"/>
          <w:numId w:val="77"/>
        </w:numPr>
        <w:spacing w:after="0" w:lineRule="auto"/>
        <w:ind w:left="720" w:hanging="360"/>
        <w:rPr/>
      </w:pPr>
      <w:r w:rsidDel="00000000" w:rsidR="00000000" w:rsidRPr="00000000">
        <w:rPr>
          <w:rtl w:val="0"/>
        </w:rPr>
        <w:t xml:space="preserve">Increased student engagement and participation.</w:t>
      </w:r>
    </w:p>
    <w:p w:rsidR="00000000" w:rsidDel="00000000" w:rsidP="00000000" w:rsidRDefault="00000000" w:rsidRPr="00000000" w14:paraId="00000247">
      <w:pPr>
        <w:numPr>
          <w:ilvl w:val="0"/>
          <w:numId w:val="77"/>
        </w:numPr>
        <w:spacing w:after="0" w:lineRule="auto"/>
        <w:ind w:left="720" w:hanging="360"/>
        <w:rPr/>
      </w:pPr>
      <w:r w:rsidDel="00000000" w:rsidR="00000000" w:rsidRPr="00000000">
        <w:rPr>
          <w:rtl w:val="0"/>
        </w:rPr>
        <w:t xml:space="preserve">Better support for struggling students through analytics.</w:t>
      </w:r>
    </w:p>
    <w:p w:rsidR="00000000" w:rsidDel="00000000" w:rsidP="00000000" w:rsidRDefault="00000000" w:rsidRPr="00000000" w14:paraId="00000248">
      <w:pPr>
        <w:spacing w:after="0" w:lineRule="auto"/>
        <w:ind w:left="0" w:firstLine="0"/>
        <w:rPr/>
      </w:pPr>
      <w:r w:rsidDel="00000000" w:rsidR="00000000" w:rsidRPr="00000000">
        <w:rPr>
          <w:rtl w:val="0"/>
        </w:rPr>
        <w:t xml:space="preserve">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rsidR="00000000" w:rsidDel="00000000" w:rsidP="00000000" w:rsidRDefault="00000000" w:rsidRPr="00000000" w14:paraId="00000249">
      <w:pPr>
        <w:spacing w:after="0" w:lineRule="auto"/>
        <w:ind w:left="0" w:firstLine="0"/>
        <w:jc w:val="left"/>
        <w:rPr/>
      </w:pPr>
      <w:r w:rsidDel="00000000" w:rsidR="00000000" w:rsidRPr="00000000">
        <w:rPr>
          <w:rtl w:val="0"/>
        </w:rPr>
        <w:br w:type="textWrapping"/>
      </w:r>
      <w:r w:rsidDel="00000000" w:rsidR="00000000" w:rsidRPr="00000000">
        <w:rPr>
          <w:sz w:val="28"/>
          <w:szCs w:val="28"/>
          <w:rtl w:val="0"/>
        </w:rPr>
        <w:t xml:space="preserve">Persona 03: Kareem - Student Manager / Management Staff</w:t>
      </w:r>
      <w:r w:rsidDel="00000000" w:rsidR="00000000" w:rsidRPr="00000000">
        <w:rPr>
          <w:rtl w:val="0"/>
        </w:rPr>
      </w:r>
    </w:p>
    <w:p w:rsidR="00000000" w:rsidDel="00000000" w:rsidP="00000000" w:rsidRDefault="00000000" w:rsidRPr="00000000" w14:paraId="0000024A">
      <w:pPr>
        <w:spacing w:after="0" w:lineRule="auto"/>
        <w:ind w:left="0" w:firstLine="0"/>
        <w:rPr/>
      </w:pPr>
      <w:r w:rsidDel="00000000" w:rsidR="00000000" w:rsidRPr="00000000">
        <w:rPr>
          <w:b w:val="1"/>
          <w:rtl w:val="0"/>
        </w:rPr>
        <w:t xml:space="preserve">User Persona Details</w:t>
      </w:r>
      <w:r w:rsidDel="00000000" w:rsidR="00000000" w:rsidRPr="00000000">
        <w:rPr>
          <w:rtl w:val="0"/>
        </w:rPr>
      </w:r>
    </w:p>
    <w:p w:rsidR="00000000" w:rsidDel="00000000" w:rsidP="00000000" w:rsidRDefault="00000000" w:rsidRPr="00000000" w14:paraId="0000024B">
      <w:pPr>
        <w:spacing w:after="0" w:lineRule="auto"/>
        <w:ind w:left="0" w:firstLine="0"/>
        <w:rPr/>
      </w:pPr>
      <w:r w:rsidDel="00000000" w:rsidR="00000000" w:rsidRPr="00000000">
        <w:rPr>
          <w:rtl w:val="0"/>
        </w:rPr>
        <w:t xml:space="preserve">Name: Kareem</w:t>
      </w:r>
    </w:p>
    <w:p w:rsidR="00000000" w:rsidDel="00000000" w:rsidP="00000000" w:rsidRDefault="00000000" w:rsidRPr="00000000" w14:paraId="0000024C">
      <w:pPr>
        <w:spacing w:after="0" w:lineRule="auto"/>
        <w:ind w:left="0" w:firstLine="0"/>
        <w:rPr/>
      </w:pPr>
      <w:r w:rsidDel="00000000" w:rsidR="00000000" w:rsidRPr="00000000">
        <w:rPr>
          <w:rtl w:val="0"/>
        </w:rPr>
        <w:t xml:space="preserve">Age: 35</w:t>
      </w:r>
    </w:p>
    <w:p w:rsidR="00000000" w:rsidDel="00000000" w:rsidP="00000000" w:rsidRDefault="00000000" w:rsidRPr="00000000" w14:paraId="0000024D">
      <w:pPr>
        <w:spacing w:after="0" w:lineRule="auto"/>
        <w:ind w:left="0" w:firstLine="0"/>
        <w:rPr/>
      </w:pPr>
      <w:r w:rsidDel="00000000" w:rsidR="00000000" w:rsidRPr="00000000">
        <w:rPr>
          <w:rtl w:val="0"/>
        </w:rPr>
        <w:t xml:space="preserve">Background: Kareem works as a student manager at a university, overseeing various aspects of student affairs. He's responsible for ensuring a smooth and efficient learning environment for both students and teaching staff.</w:t>
      </w:r>
    </w:p>
    <w:p w:rsidR="00000000" w:rsidDel="00000000" w:rsidP="00000000" w:rsidRDefault="00000000" w:rsidRPr="00000000" w14:paraId="0000024E">
      <w:pPr>
        <w:spacing w:after="0" w:lineRule="auto"/>
        <w:ind w:left="0" w:firstLine="0"/>
        <w:rPr/>
      </w:pPr>
      <w:r w:rsidDel="00000000" w:rsidR="00000000" w:rsidRPr="00000000">
        <w:rPr>
          <w:b w:val="1"/>
          <w:rtl w:val="0"/>
        </w:rPr>
        <w:t xml:space="preserve">User Stories for Kareem</w:t>
      </w:r>
      <w:r w:rsidDel="00000000" w:rsidR="00000000" w:rsidRPr="00000000">
        <w:rPr>
          <w:rtl w:val="0"/>
        </w:rPr>
      </w:r>
    </w:p>
    <w:p w:rsidR="00000000" w:rsidDel="00000000" w:rsidP="00000000" w:rsidRDefault="00000000" w:rsidRPr="00000000" w14:paraId="0000024F">
      <w:pPr>
        <w:numPr>
          <w:ilvl w:val="0"/>
          <w:numId w:val="76"/>
        </w:numPr>
        <w:spacing w:after="0" w:lineRule="auto"/>
        <w:ind w:left="720" w:hanging="360"/>
        <w:rPr/>
      </w:pPr>
      <w:r w:rsidDel="00000000" w:rsidR="00000000" w:rsidRPr="00000000">
        <w:rPr>
          <w:rtl w:val="0"/>
        </w:rPr>
        <w:t xml:space="preserve">User Story: As Kareem, I need a comprehensive dashboard that provides an overview of student enrollment, attendance, and performance data to make informed decisions.</w:t>
      </w:r>
    </w:p>
    <w:p w:rsidR="00000000" w:rsidDel="00000000" w:rsidP="00000000" w:rsidRDefault="00000000" w:rsidRPr="00000000" w14:paraId="00000250">
      <w:pPr>
        <w:numPr>
          <w:ilvl w:val="0"/>
          <w:numId w:val="76"/>
        </w:numPr>
        <w:spacing w:after="0" w:lineRule="auto"/>
        <w:ind w:left="720" w:hanging="360"/>
        <w:rPr/>
      </w:pPr>
      <w:r w:rsidDel="00000000" w:rsidR="00000000" w:rsidRPr="00000000">
        <w:rPr>
          <w:rtl w:val="0"/>
        </w:rPr>
        <w:t xml:space="preserve">User Story: As Kareem, I want to be able to communicate with students and professors effectively through the platform to address any administrative issues or concerns.</w:t>
      </w:r>
    </w:p>
    <w:p w:rsidR="00000000" w:rsidDel="00000000" w:rsidP="00000000" w:rsidRDefault="00000000" w:rsidRPr="00000000" w14:paraId="00000251">
      <w:pPr>
        <w:numPr>
          <w:ilvl w:val="0"/>
          <w:numId w:val="76"/>
        </w:numPr>
        <w:spacing w:after="0" w:lineRule="auto"/>
        <w:ind w:left="720" w:hanging="360"/>
        <w:rPr/>
      </w:pPr>
      <w:r w:rsidDel="00000000" w:rsidR="00000000" w:rsidRPr="00000000">
        <w:rPr>
          <w:rtl w:val="0"/>
        </w:rPr>
        <w:t xml:space="preserve">User Story: As Kareem, I require a feature that allows me to schedule and manage online meetings, workshops, and events for students and teaching staff.</w:t>
      </w:r>
    </w:p>
    <w:p w:rsidR="00000000" w:rsidDel="00000000" w:rsidP="00000000" w:rsidRDefault="00000000" w:rsidRPr="00000000" w14:paraId="00000252">
      <w:pPr>
        <w:numPr>
          <w:ilvl w:val="0"/>
          <w:numId w:val="76"/>
        </w:numPr>
        <w:spacing w:after="0" w:lineRule="auto"/>
        <w:ind w:left="720" w:hanging="360"/>
        <w:rPr/>
      </w:pPr>
      <w:r w:rsidDel="00000000" w:rsidR="00000000" w:rsidRPr="00000000">
        <w:rPr>
          <w:rtl w:val="0"/>
        </w:rPr>
        <w:t xml:space="preserve">User Story: As Kareem, I need access to data analytics and reports that help me identify trends, improve student retention, and optimize course offerings.</w:t>
      </w:r>
    </w:p>
    <w:p w:rsidR="00000000" w:rsidDel="00000000" w:rsidP="00000000" w:rsidRDefault="00000000" w:rsidRPr="00000000" w14:paraId="00000253">
      <w:pPr>
        <w:numPr>
          <w:ilvl w:val="0"/>
          <w:numId w:val="76"/>
        </w:numPr>
        <w:spacing w:after="0" w:lineRule="auto"/>
        <w:ind w:left="720" w:hanging="360"/>
        <w:rPr/>
      </w:pPr>
      <w:r w:rsidDel="00000000" w:rsidR="00000000" w:rsidRPr="00000000">
        <w:rPr>
          <w:rtl w:val="0"/>
        </w:rPr>
        <w:t xml:space="preserve">User Story: As Kareem, I want a secure and efficient system for managing student records, including enrollment, grades, and course schedules.</w:t>
      </w:r>
    </w:p>
    <w:p w:rsidR="00000000" w:rsidDel="00000000" w:rsidP="00000000" w:rsidRDefault="00000000" w:rsidRPr="00000000" w14:paraId="00000254">
      <w:pPr>
        <w:ind w:left="0" w:firstLine="0"/>
        <w:rPr/>
      </w:pPr>
      <w:r w:rsidDel="00000000" w:rsidR="00000000" w:rsidRPr="00000000">
        <w:rPr>
          <w:b w:val="1"/>
          <w:rtl w:val="0"/>
        </w:rPr>
        <w:t xml:space="preserve">Empathy Map for Kareem</w:t>
      </w:r>
      <w:r w:rsidDel="00000000" w:rsidR="00000000" w:rsidRPr="00000000">
        <w:rPr>
          <w:rtl w:val="0"/>
        </w:rPr>
      </w:r>
    </w:p>
    <w:p w:rsidR="00000000" w:rsidDel="00000000" w:rsidP="00000000" w:rsidRDefault="00000000" w:rsidRPr="00000000" w14:paraId="00000255">
      <w:pPr>
        <w:spacing w:after="0" w:lineRule="auto"/>
        <w:ind w:left="0" w:firstLine="0"/>
        <w:rPr/>
      </w:pPr>
      <w:r w:rsidDel="00000000" w:rsidR="00000000" w:rsidRPr="00000000">
        <w:rPr>
          <w:b w:val="1"/>
          <w:rtl w:val="0"/>
        </w:rPr>
        <w:t xml:space="preserve">What Kareem Says</w:t>
      </w:r>
      <w:r w:rsidDel="00000000" w:rsidR="00000000" w:rsidRPr="00000000">
        <w:rPr>
          <w:rtl w:val="0"/>
        </w:rPr>
      </w:r>
    </w:p>
    <w:p w:rsidR="00000000" w:rsidDel="00000000" w:rsidP="00000000" w:rsidRDefault="00000000" w:rsidRPr="00000000" w14:paraId="00000256">
      <w:pPr>
        <w:numPr>
          <w:ilvl w:val="0"/>
          <w:numId w:val="79"/>
        </w:numPr>
        <w:spacing w:after="0" w:lineRule="auto"/>
        <w:ind w:left="720" w:hanging="360"/>
        <w:rPr/>
      </w:pPr>
      <w:r w:rsidDel="00000000" w:rsidR="00000000" w:rsidRPr="00000000">
        <w:rPr>
          <w:rtl w:val="0"/>
        </w:rPr>
        <w:t xml:space="preserve">"I need quick access to up-to-date information on student enrollment and performance."</w:t>
      </w:r>
    </w:p>
    <w:p w:rsidR="00000000" w:rsidDel="00000000" w:rsidP="00000000" w:rsidRDefault="00000000" w:rsidRPr="00000000" w14:paraId="00000257">
      <w:pPr>
        <w:numPr>
          <w:ilvl w:val="0"/>
          <w:numId w:val="79"/>
        </w:numPr>
        <w:spacing w:after="0" w:lineRule="auto"/>
        <w:ind w:left="720" w:hanging="360"/>
        <w:rPr/>
      </w:pPr>
      <w:r w:rsidDel="00000000" w:rsidR="00000000" w:rsidRPr="00000000">
        <w:rPr>
          <w:rtl w:val="0"/>
        </w:rPr>
        <w:t xml:space="preserve">"Communication with students and professors should be seamless to address issues promptly."</w:t>
      </w:r>
    </w:p>
    <w:p w:rsidR="00000000" w:rsidDel="00000000" w:rsidP="00000000" w:rsidRDefault="00000000" w:rsidRPr="00000000" w14:paraId="00000258">
      <w:pPr>
        <w:numPr>
          <w:ilvl w:val="0"/>
          <w:numId w:val="79"/>
        </w:numPr>
        <w:spacing w:after="0" w:lineRule="auto"/>
        <w:ind w:left="720" w:hanging="360"/>
        <w:rPr/>
      </w:pPr>
      <w:r w:rsidDel="00000000" w:rsidR="00000000" w:rsidRPr="00000000">
        <w:rPr>
          <w:rtl w:val="0"/>
        </w:rPr>
        <w:t xml:space="preserve">"Data analytics can help us understand and improve student outcomes."</w:t>
      </w:r>
    </w:p>
    <w:p w:rsidR="00000000" w:rsidDel="00000000" w:rsidP="00000000" w:rsidRDefault="00000000" w:rsidRPr="00000000" w14:paraId="00000259">
      <w:pPr>
        <w:spacing w:after="0" w:lineRule="auto"/>
        <w:ind w:left="0" w:firstLine="0"/>
        <w:rPr/>
      </w:pPr>
      <w:r w:rsidDel="00000000" w:rsidR="00000000" w:rsidRPr="00000000">
        <w:rPr>
          <w:b w:val="1"/>
          <w:rtl w:val="0"/>
        </w:rPr>
        <w:t xml:space="preserve">What Kareem Does</w:t>
      </w:r>
      <w:r w:rsidDel="00000000" w:rsidR="00000000" w:rsidRPr="00000000">
        <w:rPr>
          <w:rtl w:val="0"/>
        </w:rPr>
      </w:r>
    </w:p>
    <w:p w:rsidR="00000000" w:rsidDel="00000000" w:rsidP="00000000" w:rsidRDefault="00000000" w:rsidRPr="00000000" w14:paraId="0000025A">
      <w:pPr>
        <w:numPr>
          <w:ilvl w:val="0"/>
          <w:numId w:val="78"/>
        </w:numPr>
        <w:spacing w:after="0" w:lineRule="auto"/>
        <w:ind w:left="720" w:hanging="360"/>
        <w:rPr/>
      </w:pPr>
      <w:r w:rsidDel="00000000" w:rsidR="00000000" w:rsidRPr="00000000">
        <w:rPr>
          <w:rtl w:val="0"/>
        </w:rPr>
        <w:t xml:space="preserve">He regularly reviews data and reports on student enrollment and performance.</w:t>
      </w:r>
    </w:p>
    <w:p w:rsidR="00000000" w:rsidDel="00000000" w:rsidP="00000000" w:rsidRDefault="00000000" w:rsidRPr="00000000" w14:paraId="0000025B">
      <w:pPr>
        <w:numPr>
          <w:ilvl w:val="0"/>
          <w:numId w:val="78"/>
        </w:numPr>
        <w:spacing w:after="0" w:lineRule="auto"/>
        <w:ind w:left="720" w:hanging="360"/>
        <w:rPr/>
      </w:pPr>
      <w:r w:rsidDel="00000000" w:rsidR="00000000" w:rsidRPr="00000000">
        <w:rPr>
          <w:rtl w:val="0"/>
        </w:rPr>
        <w:t xml:space="preserve">He communicates with students and professors to resolve administrative matters.</w:t>
      </w:r>
    </w:p>
    <w:p w:rsidR="00000000" w:rsidDel="00000000" w:rsidP="00000000" w:rsidRDefault="00000000" w:rsidRPr="00000000" w14:paraId="0000025C">
      <w:pPr>
        <w:numPr>
          <w:ilvl w:val="0"/>
          <w:numId w:val="78"/>
        </w:numPr>
        <w:spacing w:after="0" w:lineRule="auto"/>
        <w:ind w:left="720" w:hanging="360"/>
        <w:rPr/>
      </w:pPr>
      <w:r w:rsidDel="00000000" w:rsidR="00000000" w:rsidRPr="00000000">
        <w:rPr>
          <w:rtl w:val="0"/>
        </w:rPr>
        <w:t xml:space="preserve">He uses data analytics to inform decision-making.</w:t>
      </w:r>
    </w:p>
    <w:p w:rsidR="00000000" w:rsidDel="00000000" w:rsidP="00000000" w:rsidRDefault="00000000" w:rsidRPr="00000000" w14:paraId="0000025D">
      <w:pPr>
        <w:spacing w:after="0" w:lineRule="auto"/>
        <w:ind w:left="0" w:firstLine="0"/>
        <w:rPr/>
      </w:pPr>
      <w:r w:rsidDel="00000000" w:rsidR="00000000" w:rsidRPr="00000000">
        <w:rPr>
          <w:b w:val="1"/>
          <w:rtl w:val="0"/>
        </w:rPr>
        <w:t xml:space="preserve">What Kareem Thinks and Feels</w:t>
      </w:r>
      <w:r w:rsidDel="00000000" w:rsidR="00000000" w:rsidRPr="00000000">
        <w:rPr>
          <w:rtl w:val="0"/>
        </w:rPr>
      </w:r>
    </w:p>
    <w:p w:rsidR="00000000" w:rsidDel="00000000" w:rsidP="00000000" w:rsidRDefault="00000000" w:rsidRPr="00000000" w14:paraId="0000025E">
      <w:pPr>
        <w:numPr>
          <w:ilvl w:val="0"/>
          <w:numId w:val="81"/>
        </w:numPr>
        <w:spacing w:after="0" w:lineRule="auto"/>
        <w:ind w:left="720" w:hanging="360"/>
        <w:rPr/>
      </w:pPr>
      <w:r w:rsidDel="00000000" w:rsidR="00000000" w:rsidRPr="00000000">
        <w:rPr>
          <w:rtl w:val="0"/>
        </w:rPr>
        <w:t xml:space="preserve">Kareem aims for efficient management of student affairs.</w:t>
      </w:r>
    </w:p>
    <w:p w:rsidR="00000000" w:rsidDel="00000000" w:rsidP="00000000" w:rsidRDefault="00000000" w:rsidRPr="00000000" w14:paraId="0000025F">
      <w:pPr>
        <w:numPr>
          <w:ilvl w:val="0"/>
          <w:numId w:val="81"/>
        </w:numPr>
        <w:spacing w:after="0" w:lineRule="auto"/>
        <w:ind w:left="720" w:hanging="360"/>
        <w:rPr/>
      </w:pPr>
      <w:r w:rsidDel="00000000" w:rsidR="00000000" w:rsidRPr="00000000">
        <w:rPr>
          <w:rtl w:val="0"/>
        </w:rPr>
        <w:t xml:space="preserve">He wants to provide support and resources for student success.</w:t>
      </w:r>
    </w:p>
    <w:p w:rsidR="00000000" w:rsidDel="00000000" w:rsidP="00000000" w:rsidRDefault="00000000" w:rsidRPr="00000000" w14:paraId="00000260">
      <w:pPr>
        <w:numPr>
          <w:ilvl w:val="0"/>
          <w:numId w:val="81"/>
        </w:numPr>
        <w:spacing w:after="0" w:lineRule="auto"/>
        <w:ind w:left="720" w:hanging="360"/>
        <w:rPr/>
      </w:pPr>
      <w:r w:rsidDel="00000000" w:rsidR="00000000" w:rsidRPr="00000000">
        <w:rPr>
          <w:rtl w:val="0"/>
        </w:rPr>
        <w:t xml:space="preserve">He feels that data-driven insights are critical for making informed decisions.</w:t>
      </w:r>
    </w:p>
    <w:p w:rsidR="00000000" w:rsidDel="00000000" w:rsidP="00000000" w:rsidRDefault="00000000" w:rsidRPr="00000000" w14:paraId="00000261">
      <w:pPr>
        <w:spacing w:after="0" w:lineRule="auto"/>
        <w:ind w:left="0" w:firstLine="0"/>
        <w:rPr/>
      </w:pPr>
      <w:r w:rsidDel="00000000" w:rsidR="00000000" w:rsidRPr="00000000">
        <w:rPr>
          <w:b w:val="1"/>
          <w:rtl w:val="0"/>
        </w:rPr>
        <w:t xml:space="preserve">Kareem's Pain Points</w:t>
      </w:r>
      <w:r w:rsidDel="00000000" w:rsidR="00000000" w:rsidRPr="00000000">
        <w:rPr>
          <w:rtl w:val="0"/>
        </w:rPr>
      </w:r>
    </w:p>
    <w:p w:rsidR="00000000" w:rsidDel="00000000" w:rsidP="00000000" w:rsidRDefault="00000000" w:rsidRPr="00000000" w14:paraId="00000262">
      <w:pPr>
        <w:numPr>
          <w:ilvl w:val="0"/>
          <w:numId w:val="80"/>
        </w:numPr>
        <w:spacing w:after="0" w:lineRule="auto"/>
        <w:ind w:left="720" w:hanging="360"/>
        <w:rPr/>
      </w:pPr>
      <w:r w:rsidDel="00000000" w:rsidR="00000000" w:rsidRPr="00000000">
        <w:rPr>
          <w:rtl w:val="0"/>
        </w:rPr>
        <w:t xml:space="preserve">Inefficient access to student data and communication tools.</w:t>
      </w:r>
    </w:p>
    <w:p w:rsidR="00000000" w:rsidDel="00000000" w:rsidP="00000000" w:rsidRDefault="00000000" w:rsidRPr="00000000" w14:paraId="00000263">
      <w:pPr>
        <w:numPr>
          <w:ilvl w:val="0"/>
          <w:numId w:val="80"/>
        </w:numPr>
        <w:spacing w:after="0" w:lineRule="auto"/>
        <w:ind w:left="720" w:hanging="360"/>
        <w:rPr/>
      </w:pPr>
      <w:r w:rsidDel="00000000" w:rsidR="00000000" w:rsidRPr="00000000">
        <w:rPr>
          <w:rtl w:val="0"/>
        </w:rPr>
        <w:t xml:space="preserve">Difficulty in managing administrative tasks without proper features.</w:t>
      </w:r>
    </w:p>
    <w:p w:rsidR="00000000" w:rsidDel="00000000" w:rsidP="00000000" w:rsidRDefault="00000000" w:rsidRPr="00000000" w14:paraId="00000264">
      <w:pPr>
        <w:numPr>
          <w:ilvl w:val="0"/>
          <w:numId w:val="80"/>
        </w:numPr>
        <w:spacing w:after="0" w:lineRule="auto"/>
        <w:ind w:left="720" w:hanging="360"/>
        <w:rPr/>
      </w:pPr>
      <w:r w:rsidDel="00000000" w:rsidR="00000000" w:rsidRPr="00000000">
        <w:rPr>
          <w:rtl w:val="0"/>
        </w:rPr>
        <w:t xml:space="preserve">The challenge of identifying and addressing student performance issues.</w:t>
      </w:r>
    </w:p>
    <w:p w:rsidR="00000000" w:rsidDel="00000000" w:rsidP="00000000" w:rsidRDefault="00000000" w:rsidRPr="00000000" w14:paraId="00000265">
      <w:pPr>
        <w:spacing w:after="0" w:lineRule="auto"/>
        <w:ind w:left="0" w:firstLine="0"/>
        <w:rPr/>
      </w:pPr>
      <w:r w:rsidDel="00000000" w:rsidR="00000000" w:rsidRPr="00000000">
        <w:rPr>
          <w:b w:val="1"/>
          <w:rtl w:val="0"/>
        </w:rPr>
        <w:t xml:space="preserve">What Kareem Gains</w:t>
      </w:r>
      <w:r w:rsidDel="00000000" w:rsidR="00000000" w:rsidRPr="00000000">
        <w:rPr>
          <w:rtl w:val="0"/>
        </w:rPr>
      </w:r>
    </w:p>
    <w:p w:rsidR="00000000" w:rsidDel="00000000" w:rsidP="00000000" w:rsidRDefault="00000000" w:rsidRPr="00000000" w14:paraId="00000266">
      <w:pPr>
        <w:numPr>
          <w:ilvl w:val="0"/>
          <w:numId w:val="82"/>
        </w:numPr>
        <w:spacing w:after="0" w:lineRule="auto"/>
        <w:ind w:left="720" w:hanging="360"/>
        <w:rPr/>
      </w:pPr>
      <w:r w:rsidDel="00000000" w:rsidR="00000000" w:rsidRPr="00000000">
        <w:rPr>
          <w:rtl w:val="0"/>
        </w:rPr>
        <w:t xml:space="preserve">Streamlined access to critical student data and communication tools.</w:t>
      </w:r>
    </w:p>
    <w:p w:rsidR="00000000" w:rsidDel="00000000" w:rsidP="00000000" w:rsidRDefault="00000000" w:rsidRPr="00000000" w14:paraId="00000267">
      <w:pPr>
        <w:numPr>
          <w:ilvl w:val="0"/>
          <w:numId w:val="82"/>
        </w:numPr>
        <w:spacing w:after="0" w:lineRule="auto"/>
        <w:ind w:left="720" w:hanging="360"/>
        <w:rPr/>
      </w:pPr>
      <w:r w:rsidDel="00000000" w:rsidR="00000000" w:rsidRPr="00000000">
        <w:rPr>
          <w:rtl w:val="0"/>
        </w:rPr>
        <w:t xml:space="preserve">Improved administrative efficiency and the ability to support student success.</w:t>
      </w:r>
    </w:p>
    <w:p w:rsidR="00000000" w:rsidDel="00000000" w:rsidP="00000000" w:rsidRDefault="00000000" w:rsidRPr="00000000" w14:paraId="00000268">
      <w:pPr>
        <w:numPr>
          <w:ilvl w:val="0"/>
          <w:numId w:val="82"/>
        </w:numPr>
        <w:spacing w:after="0" w:lineRule="auto"/>
        <w:ind w:left="720" w:hanging="360"/>
        <w:rPr/>
      </w:pPr>
      <w:r w:rsidDel="00000000" w:rsidR="00000000" w:rsidRPr="00000000">
        <w:rPr>
          <w:rtl w:val="0"/>
        </w:rPr>
        <w:t xml:space="preserve">Informed decision-making and better student outcomes through data analytics.</w:t>
      </w:r>
    </w:p>
    <w:p w:rsidR="00000000" w:rsidDel="00000000" w:rsidP="00000000" w:rsidRDefault="00000000" w:rsidRPr="00000000" w14:paraId="00000269">
      <w:pPr>
        <w:spacing w:after="0" w:lineRule="auto"/>
        <w:ind w:left="0" w:firstLine="0"/>
        <w:rPr/>
      </w:pPr>
      <w:r w:rsidDel="00000000" w:rsidR="00000000" w:rsidRPr="00000000">
        <w:rPr>
          <w:rtl w:val="0"/>
        </w:rPr>
        <w:br w:type="textWrapping"/>
        <w:t xml:space="preserve">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rsidR="00000000" w:rsidDel="00000000" w:rsidP="00000000" w:rsidRDefault="00000000" w:rsidRPr="00000000" w14:paraId="0000026A">
      <w:pPr>
        <w:spacing w:after="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2"/>
        <w:spacing w:after="0" w:lineRule="auto"/>
        <w:ind w:hanging="360"/>
        <w:rPr>
          <w:i w:val="1"/>
          <w:sz w:val="22"/>
          <w:szCs w:val="22"/>
        </w:rPr>
      </w:pPr>
      <w:bookmarkStart w:colFirst="0" w:colLast="0" w:name="_heading=h.sqyw64" w:id="60"/>
      <w:bookmarkEnd w:id="60"/>
      <w:r w:rsidDel="00000000" w:rsidR="00000000" w:rsidRPr="00000000">
        <w:rPr>
          <w:rtl w:val="0"/>
        </w:rPr>
        <w:t xml:space="preserve">3.7 Use Case Diagram</w:t>
      </w:r>
      <w:r w:rsidDel="00000000" w:rsidR="00000000" w:rsidRPr="00000000">
        <w:rPr>
          <w:rtl w:val="0"/>
        </w:rPr>
      </w:r>
    </w:p>
    <w:p w:rsidR="00000000" w:rsidDel="00000000" w:rsidP="00000000" w:rsidRDefault="00000000" w:rsidRPr="00000000" w14:paraId="0000026C">
      <w:pPr>
        <w:keepNext w:val="1"/>
        <w:spacing w:before="400" w:lineRule="auto"/>
        <w:ind w:left="0" w:right="0" w:firstLine="0"/>
        <w:jc w:val="center"/>
        <w:rPr/>
      </w:pPr>
      <w:r w:rsidDel="00000000" w:rsidR="00000000" w:rsidRPr="00000000">
        <w:rPr>
          <w:i w:val="1"/>
          <w:sz w:val="22"/>
          <w:szCs w:val="22"/>
        </w:rPr>
        <w:drawing>
          <wp:inline distB="114300" distT="114300" distL="114300" distR="114300">
            <wp:extent cx="5416388" cy="4099137"/>
            <wp:effectExtent b="0" l="0" r="0" t="0"/>
            <wp:docPr id="206889004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16388" cy="4099137"/>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0"/>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 Student use case Diagram</w:t>
      </w:r>
      <w:r w:rsidDel="00000000" w:rsidR="00000000" w:rsidRPr="00000000">
        <w:rPr>
          <w:rtl w:val="0"/>
        </w:rPr>
      </w:r>
    </w:p>
    <w:p w:rsidR="00000000" w:rsidDel="00000000" w:rsidP="00000000" w:rsidRDefault="00000000" w:rsidRPr="00000000" w14:paraId="0000026E">
      <w:pPr>
        <w:spacing w:before="400" w:lineRule="auto"/>
        <w:ind w:left="0" w:right="0" w:firstLine="0"/>
        <w:jc w:val="center"/>
        <w:rPr>
          <w:i w:val="1"/>
          <w:sz w:val="22"/>
          <w:szCs w:val="22"/>
        </w:rPr>
      </w:pPr>
      <w:r w:rsidDel="00000000" w:rsidR="00000000" w:rsidRPr="00000000">
        <w:rPr>
          <w:rtl w:val="0"/>
        </w:rPr>
      </w:r>
    </w:p>
    <w:p w:rsidR="00000000" w:rsidDel="00000000" w:rsidP="00000000" w:rsidRDefault="00000000" w:rsidRPr="00000000" w14:paraId="0000026F">
      <w:pPr>
        <w:keepNext w:val="1"/>
        <w:spacing w:before="400" w:lineRule="auto"/>
        <w:ind w:left="0" w:right="0" w:firstLine="0"/>
        <w:jc w:val="center"/>
        <w:rPr/>
      </w:pPr>
      <w:r w:rsidDel="00000000" w:rsidR="00000000" w:rsidRPr="00000000">
        <w:rPr>
          <w:i w:val="1"/>
          <w:sz w:val="22"/>
          <w:szCs w:val="22"/>
        </w:rPr>
        <w:drawing>
          <wp:inline distB="114300" distT="114300" distL="114300" distR="114300">
            <wp:extent cx="5311613" cy="3589917"/>
            <wp:effectExtent b="0" l="0" r="0" t="0"/>
            <wp:docPr id="206889004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11613" cy="3589917"/>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0"/>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 Administrator use case Diagram.</w:t>
      </w:r>
      <w:r w:rsidDel="00000000" w:rsidR="00000000" w:rsidRPr="00000000">
        <w:rPr>
          <w:rtl w:val="0"/>
        </w:rPr>
      </w:r>
      <w:sdt>
        <w:sdtPr>
          <w:tag w:val="goog_rdk_487"/>
        </w:sdtPr>
        <w:sdtContent>
          <w:ins w:author="Iman Mohamed Atef Helal" w:id="177" w:date="2023-10-31T19:07:00Z">
            <w:r w:rsidDel="00000000" w:rsidR="00000000" w:rsidRPr="00000000">
              <w:drawing>
                <wp:anchor allowOverlap="1" behindDoc="0" distB="0" distT="0" distL="114300" distR="114300" hidden="0" layoutInCell="1" locked="0" relativeHeight="0" simplePos="0">
                  <wp:simplePos x="0" y="0"/>
                  <wp:positionH relativeFrom="column">
                    <wp:posOffset>402769</wp:posOffset>
                  </wp:positionH>
                  <wp:positionV relativeFrom="paragraph">
                    <wp:posOffset>252095</wp:posOffset>
                  </wp:positionV>
                  <wp:extent cx="4925971" cy="3870406"/>
                  <wp:effectExtent b="0" l="0" r="0" t="0"/>
                  <wp:wrapTopAndBottom distB="0" distT="0"/>
                  <wp:docPr id="206889003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925971" cy="3870406"/>
                          </a:xfrm>
                          <a:prstGeom prst="rect"/>
                          <a:ln/>
                        </pic:spPr>
                      </pic:pic>
                    </a:graphicData>
                  </a:graphic>
                </wp:anchor>
              </w:drawing>
            </w:r>
          </w:ins>
        </w:sdtContent>
      </w:sdt>
    </w:p>
    <w:p w:rsidR="00000000" w:rsidDel="00000000" w:rsidP="00000000" w:rsidRDefault="00000000" w:rsidRPr="00000000" w14:paraId="00000271">
      <w:pPr>
        <w:keepNext w:val="1"/>
        <w:ind w:hanging="360"/>
        <w:rPr/>
      </w:pPr>
      <w:bookmarkStart w:colFirst="0" w:colLast="0" w:name="_heading=h.3cqmetx" w:id="61"/>
      <w:bookmarkEnd w:id="61"/>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 Teacher use case Diagram</w:t>
      </w:r>
    </w:p>
    <w:p w:rsidR="00000000" w:rsidDel="00000000" w:rsidP="00000000" w:rsidRDefault="00000000" w:rsidRPr="00000000" w14:paraId="00000273">
      <w:pPr>
        <w:pStyle w:val="Heading2"/>
        <w:ind w:left="0" w:firstLine="0"/>
        <w:rPr/>
      </w:pPr>
      <w:bookmarkStart w:colFirst="0" w:colLast="0" w:name="_heading=h.1rvwp1q" w:id="62"/>
      <w:bookmarkEnd w:id="62"/>
      <w:r w:rsidDel="00000000" w:rsidR="00000000" w:rsidRPr="00000000">
        <w:br w:type="page"/>
      </w:r>
      <w:r w:rsidDel="00000000" w:rsidR="00000000" w:rsidRPr="00000000">
        <w:rPr>
          <w:rtl w:val="0"/>
        </w:rPr>
        <w:t xml:space="preserve">3.8 Use Case Descriptions</w:t>
      </w:r>
    </w:p>
    <w:p w:rsidR="00000000" w:rsidDel="00000000" w:rsidP="00000000" w:rsidRDefault="00000000" w:rsidRPr="00000000" w14:paraId="00000274">
      <w:pPr>
        <w:spacing w:after="0" w:lineRule="auto"/>
        <w:ind w:right="0" w:hanging="360"/>
        <w:jc w:val="left"/>
        <w:rPr>
          <w:b w:val="1"/>
          <w:sz w:val="22"/>
          <w:szCs w:val="22"/>
        </w:rPr>
      </w:pPr>
      <w:r w:rsidDel="00000000" w:rsidR="00000000" w:rsidRPr="00000000">
        <w:rPr>
          <w:b w:val="1"/>
          <w:sz w:val="22"/>
          <w:szCs w:val="22"/>
          <w:rtl w:val="0"/>
        </w:rPr>
        <w:t xml:space="preserve">1: </w:t>
      </w:r>
      <w:sdt>
        <w:sdtPr>
          <w:tag w:val="goog_rdk_488"/>
        </w:sdtPr>
        <w:sdtContent>
          <w:ins w:author="Iman Mohamed Atef Helal" w:id="178" w:date="2023-10-31T18:52:00Z">
            <w:r w:rsidDel="00000000" w:rsidR="00000000" w:rsidRPr="00000000">
              <w:rPr>
                <w:b w:val="1"/>
                <w:sz w:val="22"/>
                <w:szCs w:val="22"/>
                <w:rtl w:val="0"/>
              </w:rPr>
              <w:t xml:space="preserve">Register </w:t>
            </w:r>
          </w:ins>
        </w:sdtContent>
      </w:sdt>
      <w:r w:rsidDel="00000000" w:rsidR="00000000" w:rsidRPr="00000000">
        <w:rPr>
          <w:b w:val="1"/>
          <w:sz w:val="22"/>
          <w:szCs w:val="22"/>
          <w:rtl w:val="0"/>
        </w:rPr>
        <w:t xml:space="preserve">User</w:t>
      </w:r>
      <w:sdt>
        <w:sdtPr>
          <w:tag w:val="goog_rdk_489"/>
        </w:sdtPr>
        <w:sdtContent>
          <w:del w:author="Iman Mohamed Atef Helal" w:id="179" w:date="2023-10-31T18:52:00Z">
            <w:r w:rsidDel="00000000" w:rsidR="00000000" w:rsidRPr="00000000">
              <w:rPr>
                <w:b w:val="1"/>
                <w:sz w:val="22"/>
                <w:szCs w:val="22"/>
                <w:rtl w:val="0"/>
              </w:rPr>
              <w:delText xml:space="preserve"> Registers</w:delText>
            </w:r>
          </w:del>
        </w:sdtContent>
      </w:sdt>
      <w:r w:rsidDel="00000000" w:rsidR="00000000" w:rsidRPr="00000000">
        <w:rPr>
          <w:b w:val="1"/>
          <w:sz w:val="22"/>
          <w:szCs w:val="22"/>
          <w:rtl w:val="0"/>
        </w:rPr>
        <w:t xml:space="preserve">:</w:t>
      </w:r>
    </w:p>
    <w:sdt>
      <w:sdtPr>
        <w:tag w:val="goog_rdk_492"/>
      </w:sdtPr>
      <w:sdtContent>
        <w:p w:rsidR="00000000" w:rsidDel="00000000" w:rsidP="00000000" w:rsidRDefault="00000000" w:rsidRPr="00000000" w14:paraId="00000275">
          <w:pPr>
            <w:spacing w:after="0" w:lineRule="auto"/>
            <w:ind w:left="0" w:firstLine="0"/>
            <w:rPr>
              <w:del w:author="Iman Mohamed Atef Helal" w:id="180" w:date="2023-10-31T18:52:00Z"/>
              <w:sz w:val="22"/>
              <w:szCs w:val="22"/>
            </w:rPr>
          </w:pPr>
          <w:sdt>
            <w:sdtPr>
              <w:tag w:val="goog_rdk_491"/>
            </w:sdtPr>
            <w:sdtContent>
              <w:del w:author="Iman Mohamed Atef Helal" w:id="180" w:date="2023-10-31T18:52:00Z">
                <w:r w:rsidDel="00000000" w:rsidR="00000000" w:rsidRPr="00000000">
                  <w:rPr>
                    <w:rtl w:val="0"/>
                  </w:rPr>
                </w:r>
              </w:del>
            </w:sdtContent>
          </w:sdt>
        </w:p>
      </w:sdtContent>
    </w:sdt>
    <w:p w:rsidR="00000000" w:rsidDel="00000000" w:rsidP="00000000" w:rsidRDefault="00000000" w:rsidRPr="00000000" w14:paraId="0000027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3 Use Case Description 1</w:t>
      </w:r>
    </w:p>
    <w:sdt>
      <w:sdtPr>
        <w:tag w:val="goog_rdk_530"/>
      </w:sdtPr>
      <w:sdtContent>
        <w:tbl>
          <w:tblPr>
            <w:tblStyle w:val="Table5"/>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Change w:id="181" w:author="Iman Mohamed Atef Helal" w:date="2023-10-31T18:51:00Z">
              <w:tblPr>
                <w:tblStyle w:val="Table4"/>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PrChange>
          </w:tblPr>
          <w:tblGrid>
            <w:gridCol w:w="3008.6666666666665"/>
            <w:gridCol w:w="3008.6666666666665"/>
            <w:gridCol w:w="3008.6666666666665"/>
            <w:tblGridChange w:id="0">
              <w:tblGrid>
                <w:gridCol w:w="3008.6666666666665"/>
                <w:gridCol w:w="3008.6666666666665"/>
                <w:gridCol w:w="3008.6666666666665"/>
              </w:tblGrid>
            </w:tblGridChange>
          </w:tblGrid>
          <w:sdt>
            <w:sdtPr>
              <w:tag w:val="goog_rdk_493"/>
            </w:sdtPr>
            <w:sdtContent>
              <w:tr>
                <w:trPr>
                  <w:trPrChange w:author="Iman Mohamed Atef Helal" w:id="181" w:date="2023-10-31T18:51:00Z">
                    <w:trPr>
                      <w:cantSplit w:val="0"/>
                      <w:trHeight w:val="144" w:hRule="atLeast"/>
                      <w:tblHeader w:val="1"/>
                    </w:trPr>
                  </w:trPrChange>
                </w:trPr>
                <w:sdt>
                  <w:sdtPr>
                    <w:tag w:val="goog_rdk_494"/>
                  </w:sdtPr>
                  <w:sdtContent>
                    <w:tc>
                      <w:tcPr>
                        <w:tcPrChange w:author="Iman Mohamed Atef Helal" w:id="181" w:date="2023-10-31T18:51: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p w:rsidR="00000000" w:rsidDel="00000000" w:rsidP="00000000" w:rsidRDefault="00000000" w:rsidRPr="00000000" w14:paraId="00000277">
                        <w:pPr>
                          <w:spacing w:after="0" w:before="0" w:line="240" w:lineRule="auto"/>
                          <w:ind w:left="0" w:right="0" w:firstLine="0"/>
                          <w:jc w:val="left"/>
                          <w:rPr>
                            <w:sz w:val="22"/>
                            <w:szCs w:val="22"/>
                          </w:rPr>
                        </w:pPr>
                        <w:r w:rsidDel="00000000" w:rsidR="00000000" w:rsidRPr="00000000">
                          <w:rPr>
                            <w:sz w:val="22"/>
                            <w:szCs w:val="22"/>
                            <w:rtl w:val="0"/>
                          </w:rPr>
                          <w:t xml:space="preserve">Use case ID</w:t>
                        </w:r>
                      </w:p>
                    </w:tc>
                  </w:sdtContent>
                </w:sdt>
                <w:sdt>
                  <w:sdtPr>
                    <w:tag w:val="goog_rdk_495"/>
                  </w:sdtPr>
                  <w:sdtContent>
                    <w:tc>
                      <w:tcPr>
                        <w:gridSpan w:val="2"/>
                        <w:tcPrChange w:author="Iman Mohamed Atef Helal" w:id="181" w:date="2023-10-31T18:51: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p w:rsidR="00000000" w:rsidDel="00000000" w:rsidP="00000000" w:rsidRDefault="00000000" w:rsidRPr="00000000" w14:paraId="00000278">
                        <w:pPr>
                          <w:spacing w:after="0" w:before="0" w:line="240" w:lineRule="auto"/>
                          <w:ind w:left="180" w:right="0" w:firstLine="0"/>
                          <w:jc w:val="left"/>
                          <w:rPr>
                            <w:sz w:val="22"/>
                            <w:szCs w:val="22"/>
                          </w:rPr>
                        </w:pPr>
                        <w:r w:rsidDel="00000000" w:rsidR="00000000" w:rsidRPr="00000000">
                          <w:rPr>
                            <w:sz w:val="22"/>
                            <w:szCs w:val="22"/>
                            <w:rtl w:val="0"/>
                          </w:rPr>
                          <w:t xml:space="preserve">Case 1</w:t>
                        </w:r>
                      </w:p>
                    </w:tc>
                  </w:sdtContent>
                </w:sdt>
              </w:tr>
            </w:sdtContent>
          </w:sdt>
          <w:sdt>
            <w:sdtPr>
              <w:tag w:val="goog_rdk_497"/>
            </w:sdtPr>
            <w:sdtContent>
              <w:tr>
                <w:trPr>
                  <w:trPrChange w:author="Iman Mohamed Atef Helal" w:id="181" w:date="2023-10-31T18:51:00Z">
                    <w:trPr>
                      <w:cantSplit w:val="0"/>
                      <w:trHeight w:val="144" w:hRule="atLeast"/>
                      <w:tblHeader w:val="1"/>
                    </w:trPr>
                  </w:trPrChange>
                </w:trPr>
                <w:sdt>
                  <w:sdtPr>
                    <w:tag w:val="goog_rdk_498"/>
                  </w:sdtPr>
                  <w:sdtContent>
                    <w:tc>
                      <w:tcPr>
                        <w:tcPrChange w:author="Iman Mohamed Atef Helal" w:id="181" w:date="2023-10-31T18:51: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p w:rsidR="00000000" w:rsidDel="00000000" w:rsidP="00000000" w:rsidRDefault="00000000" w:rsidRPr="00000000" w14:paraId="0000027A">
                        <w:pPr>
                          <w:spacing w:after="0" w:before="0" w:line="240" w:lineRule="auto"/>
                          <w:ind w:left="0" w:right="0" w:firstLine="0"/>
                          <w:jc w:val="left"/>
                          <w:rPr>
                            <w:sz w:val="20"/>
                            <w:szCs w:val="20"/>
                          </w:rPr>
                        </w:pPr>
                        <w:r w:rsidDel="00000000" w:rsidR="00000000" w:rsidRPr="00000000">
                          <w:rPr>
                            <w:sz w:val="20"/>
                            <w:szCs w:val="20"/>
                            <w:rtl w:val="0"/>
                          </w:rPr>
                          <w:t xml:space="preserve">Name</w:t>
                        </w:r>
                      </w:p>
                    </w:tc>
                  </w:sdtContent>
                </w:sdt>
                <w:sdt>
                  <w:sdtPr>
                    <w:tag w:val="goog_rdk_499"/>
                  </w:sdtPr>
                  <w:sdtContent>
                    <w:tc>
                      <w:tcPr>
                        <w:gridSpan w:val="2"/>
                        <w:tcPrChange w:author="Iman Mohamed Atef Helal" w:id="181" w:date="2023-10-31T18:51: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p w:rsidR="00000000" w:rsidDel="00000000" w:rsidP="00000000" w:rsidRDefault="00000000" w:rsidRPr="00000000" w14:paraId="0000027B">
                        <w:pPr>
                          <w:spacing w:after="0" w:before="0" w:line="240" w:lineRule="auto"/>
                          <w:ind w:left="180" w:right="0" w:firstLine="0"/>
                          <w:jc w:val="left"/>
                          <w:rPr>
                            <w:sz w:val="22"/>
                            <w:szCs w:val="22"/>
                          </w:rPr>
                        </w:pPr>
                        <w:sdt>
                          <w:sdtPr>
                            <w:tag w:val="goog_rdk_500"/>
                          </w:sdtPr>
                          <w:sdtContent>
                            <w:r w:rsidDel="00000000" w:rsidR="00000000" w:rsidRPr="00000000">
                              <w:rPr>
                                <w:sz w:val="22"/>
                                <w:szCs w:val="22"/>
                                <w:highlight w:val="yellow"/>
                                <w:rtl w:val="0"/>
                                <w:rPrChange w:author="Iman Mohamed Atef Helal" w:id="184" w:date="2023-10-31T18:52:00Z">
                                  <w:rPr>
                                    <w:sz w:val="22"/>
                                    <w:szCs w:val="22"/>
                                  </w:rPr>
                                </w:rPrChange>
                              </w:rPr>
                              <w:t xml:space="preserve">User Registration</w:t>
                            </w:r>
                          </w:sdtContent>
                        </w:sdt>
                        <w:r w:rsidDel="00000000" w:rsidR="00000000" w:rsidRPr="00000000">
                          <w:rPr>
                            <w:rtl w:val="0"/>
                          </w:rPr>
                        </w:r>
                      </w:p>
                    </w:tc>
                  </w:sdtContent>
                </w:sdt>
              </w:tr>
            </w:sdtContent>
          </w:sdt>
          <w:sdt>
            <w:sdtPr>
              <w:tag w:val="goog_rdk_502"/>
            </w:sdtPr>
            <w:sdtContent>
              <w:tr>
                <w:trPr>
                  <w:trPrChange w:author="Iman Mohamed Atef Helal" w:id="181" w:date="2023-10-31T18:51:00Z">
                    <w:trPr>
                      <w:cantSplit w:val="0"/>
                      <w:trHeight w:val="144" w:hRule="atLeast"/>
                      <w:tblHeader w:val="1"/>
                    </w:trPr>
                  </w:trPrChange>
                </w:trPr>
                <w:sdt>
                  <w:sdtPr>
                    <w:tag w:val="goog_rdk_503"/>
                  </w:sdtPr>
                  <w:sdtContent>
                    <w:tc>
                      <w:tcPr>
                        <w:tcPrChange w:author="Iman Mohamed Atef Helal" w:id="181" w:date="2023-10-31T18:51: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7D">
                        <w:pPr>
                          <w:spacing w:after="0" w:before="0" w:line="240" w:lineRule="auto"/>
                          <w:ind w:left="0" w:right="0" w:firstLine="0"/>
                          <w:jc w:val="left"/>
                          <w:rPr>
                            <w:sz w:val="22"/>
                            <w:szCs w:val="22"/>
                          </w:rPr>
                        </w:pPr>
                        <w:r w:rsidDel="00000000" w:rsidR="00000000" w:rsidRPr="00000000">
                          <w:rPr>
                            <w:sz w:val="22"/>
                            <w:szCs w:val="22"/>
                            <w:rtl w:val="0"/>
                          </w:rPr>
                          <w:t xml:space="preserve">Actors</w:t>
                        </w:r>
                      </w:p>
                    </w:tc>
                  </w:sdtContent>
                </w:sdt>
                <w:sdt>
                  <w:sdtPr>
                    <w:tag w:val="goog_rdk_504"/>
                  </w:sdtPr>
                  <w:sdtContent>
                    <w:tc>
                      <w:tcPr>
                        <w:gridSpan w:val="2"/>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7E">
                        <w:pPr>
                          <w:spacing w:after="0" w:before="0" w:line="240" w:lineRule="auto"/>
                          <w:ind w:left="180" w:right="0" w:firstLine="0"/>
                          <w:jc w:val="left"/>
                          <w:rPr>
                            <w:sz w:val="22"/>
                            <w:szCs w:val="22"/>
                          </w:rPr>
                        </w:pPr>
                        <w:r w:rsidDel="00000000" w:rsidR="00000000" w:rsidRPr="00000000">
                          <w:rPr>
                            <w:sz w:val="22"/>
                            <w:szCs w:val="22"/>
                            <w:rtl w:val="0"/>
                          </w:rPr>
                          <w:t xml:space="preserve">Student, teacher, Admin</w:t>
                        </w:r>
                      </w:p>
                    </w:tc>
                  </w:sdtContent>
                </w:sdt>
              </w:tr>
            </w:sdtContent>
          </w:sdt>
          <w:sdt>
            <w:sdtPr>
              <w:tag w:val="goog_rdk_506"/>
            </w:sdtPr>
            <w:sdtContent>
              <w:tr>
                <w:trPr>
                  <w:trPrChange w:author="Iman Mohamed Atef Helal" w:id="181" w:date="2023-10-31T18:51:00Z">
                    <w:trPr>
                      <w:cantSplit w:val="0"/>
                      <w:trHeight w:val="144" w:hRule="atLeast"/>
                      <w:tblHeader w:val="1"/>
                    </w:trPr>
                  </w:trPrChange>
                </w:trPr>
                <w:sdt>
                  <w:sdtPr>
                    <w:tag w:val="goog_rdk_507"/>
                  </w:sdtPr>
                  <w:sdtContent>
                    <w:tc>
                      <w:tcPr>
                        <w:tcPrChange w:author="Iman Mohamed Atef Helal" w:id="181" w:date="2023-10-31T18:51: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0">
                        <w:pPr>
                          <w:spacing w:after="0" w:before="0" w:line="240" w:lineRule="auto"/>
                          <w:ind w:left="0" w:right="0" w:firstLine="0"/>
                          <w:jc w:val="left"/>
                          <w:rPr>
                            <w:sz w:val="22"/>
                            <w:szCs w:val="22"/>
                          </w:rPr>
                        </w:pPr>
                        <w:r w:rsidDel="00000000" w:rsidR="00000000" w:rsidRPr="00000000">
                          <w:rPr>
                            <w:sz w:val="22"/>
                            <w:szCs w:val="22"/>
                            <w:rtl w:val="0"/>
                          </w:rPr>
                          <w:t xml:space="preserve">Pre-condition</w:t>
                        </w:r>
                      </w:p>
                    </w:tc>
                  </w:sdtContent>
                </w:sdt>
                <w:sdt>
                  <w:sdtPr>
                    <w:tag w:val="goog_rdk_508"/>
                  </w:sdtPr>
                  <w:sdtContent>
                    <w:tc>
                      <w:tcPr>
                        <w:gridSpan w:val="2"/>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1">
                        <w:pPr>
                          <w:spacing w:after="0" w:before="0" w:line="240" w:lineRule="auto"/>
                          <w:ind w:left="180" w:right="0" w:firstLine="0"/>
                          <w:jc w:val="left"/>
                          <w:rPr>
                            <w:sz w:val="22"/>
                            <w:szCs w:val="22"/>
                          </w:rPr>
                        </w:pPr>
                        <w:r w:rsidDel="00000000" w:rsidR="00000000" w:rsidRPr="00000000">
                          <w:rPr>
                            <w:sz w:val="22"/>
                            <w:szCs w:val="22"/>
                            <w:rtl w:val="0"/>
                          </w:rPr>
                          <w:t xml:space="preserve">None</w:t>
                        </w:r>
                      </w:p>
                    </w:tc>
                  </w:sdtContent>
                </w:sdt>
              </w:tr>
            </w:sdtContent>
          </w:sdt>
          <w:sdt>
            <w:sdtPr>
              <w:tag w:val="goog_rdk_510"/>
            </w:sdtPr>
            <w:sdtContent>
              <w:tr>
                <w:trPr>
                  <w:trPrChange w:author="Iman Mohamed Atef Helal" w:id="181" w:date="2023-10-31T18:51:00Z">
                    <w:trPr>
                      <w:cantSplit w:val="0"/>
                      <w:trHeight w:val="144" w:hRule="atLeast"/>
                      <w:tblHeader w:val="1"/>
                    </w:trPr>
                  </w:trPrChange>
                </w:trPr>
                <w:sdt>
                  <w:sdtPr>
                    <w:tag w:val="goog_rdk_511"/>
                  </w:sdtPr>
                  <w:sdtContent>
                    <w:tc>
                      <w:tcPr>
                        <w:tcPrChange w:author="Iman Mohamed Atef Helal" w:id="181" w:date="2023-10-31T18:51: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3">
                        <w:pPr>
                          <w:spacing w:after="0" w:before="0" w:line="240" w:lineRule="auto"/>
                          <w:ind w:left="0" w:right="0" w:firstLine="0"/>
                          <w:jc w:val="left"/>
                          <w:rPr>
                            <w:sz w:val="22"/>
                            <w:szCs w:val="22"/>
                          </w:rPr>
                        </w:pPr>
                        <w:r w:rsidDel="00000000" w:rsidR="00000000" w:rsidRPr="00000000">
                          <w:rPr>
                            <w:sz w:val="22"/>
                            <w:szCs w:val="22"/>
                            <w:rtl w:val="0"/>
                          </w:rPr>
                          <w:t xml:space="preserve">Post-condition</w:t>
                        </w:r>
                      </w:p>
                    </w:tc>
                  </w:sdtContent>
                </w:sdt>
                <w:sdt>
                  <w:sdtPr>
                    <w:tag w:val="goog_rdk_512"/>
                  </w:sdtPr>
                  <w:sdtContent>
                    <w:tc>
                      <w:tcPr>
                        <w:gridSpan w:val="2"/>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4">
                        <w:pPr>
                          <w:spacing w:after="0" w:before="0" w:line="240" w:lineRule="auto"/>
                          <w:ind w:left="180" w:right="0" w:firstLine="0"/>
                          <w:jc w:val="left"/>
                          <w:rPr>
                            <w:sz w:val="22"/>
                            <w:szCs w:val="22"/>
                          </w:rPr>
                        </w:pPr>
                        <w:r w:rsidDel="00000000" w:rsidR="00000000" w:rsidRPr="00000000">
                          <w:rPr>
                            <w:sz w:val="22"/>
                            <w:szCs w:val="22"/>
                            <w:rtl w:val="0"/>
                          </w:rPr>
                          <w:t xml:space="preserve">User is registered and can log in.</w:t>
                        </w:r>
                      </w:p>
                    </w:tc>
                  </w:sdtContent>
                </w:sdt>
              </w:tr>
            </w:sdtContent>
          </w:sdt>
          <w:sdt>
            <w:sdtPr>
              <w:tag w:val="goog_rdk_514"/>
            </w:sdtPr>
            <w:sdtContent>
              <w:tr>
                <w:trPr>
                  <w:trPrChange w:author="Iman Mohamed Atef Helal" w:id="181" w:date="2023-10-31T18:51:00Z">
                    <w:trPr>
                      <w:cantSplit w:val="0"/>
                      <w:trHeight w:val="144" w:hRule="atLeast"/>
                      <w:tblHeader w:val="1"/>
                    </w:trPr>
                  </w:trPrChange>
                </w:trPr>
                <w:sdt>
                  <w:sdtPr>
                    <w:tag w:val="goog_rdk_515"/>
                  </w:sdtPr>
                  <w:sdtContent>
                    <w:tc>
                      <w:tcPr>
                        <w:vMerge w:val="restart"/>
                        <w:tcPrChange w:author="Iman Mohamed Atef Helal" w:id="181" w:date="2023-10-31T18:51: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6">
                        <w:pPr>
                          <w:spacing w:after="0" w:before="0" w:line="240" w:lineRule="auto"/>
                          <w:ind w:left="0" w:right="0" w:firstLine="0"/>
                          <w:jc w:val="left"/>
                          <w:rPr>
                            <w:sz w:val="22"/>
                            <w:szCs w:val="22"/>
                          </w:rPr>
                        </w:pPr>
                        <w:r w:rsidDel="00000000" w:rsidR="00000000" w:rsidRPr="00000000">
                          <w:rPr>
                            <w:sz w:val="22"/>
                            <w:szCs w:val="22"/>
                            <w:rtl w:val="0"/>
                          </w:rPr>
                          <w:t xml:space="preserve">Flow of events</w:t>
                        </w:r>
                      </w:p>
                    </w:tc>
                  </w:sdtContent>
                </w:sdt>
                <w:sdt>
                  <w:sdtPr>
                    <w:tag w:val="goog_rdk_516"/>
                  </w:sdtPr>
                  <w:sdtContent>
                    <w:tc>
                      <w:tcPr>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7">
                        <w:pPr>
                          <w:spacing w:after="0" w:before="0" w:line="240" w:lineRule="auto"/>
                          <w:ind w:left="180" w:right="0" w:firstLine="0"/>
                          <w:jc w:val="left"/>
                          <w:rPr>
                            <w:sz w:val="22"/>
                            <w:szCs w:val="22"/>
                          </w:rPr>
                        </w:pPr>
                        <w:r w:rsidDel="00000000" w:rsidR="00000000" w:rsidRPr="00000000">
                          <w:rPr>
                            <w:sz w:val="22"/>
                            <w:szCs w:val="22"/>
                            <w:rtl w:val="0"/>
                          </w:rPr>
                          <w:t xml:space="preserve">User Action</w:t>
                        </w:r>
                      </w:p>
                    </w:tc>
                  </w:sdtContent>
                </w:sdt>
                <w:sdt>
                  <w:sdtPr>
                    <w:tag w:val="goog_rdk_517"/>
                  </w:sdtPr>
                  <w:sdtContent>
                    <w:tc>
                      <w:tcPr>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8">
                        <w:pPr>
                          <w:spacing w:after="0" w:before="0" w:line="240" w:lineRule="auto"/>
                          <w:ind w:left="180" w:right="0" w:firstLine="0"/>
                          <w:jc w:val="left"/>
                          <w:rPr>
                            <w:sz w:val="22"/>
                            <w:szCs w:val="22"/>
                          </w:rPr>
                        </w:pPr>
                        <w:r w:rsidDel="00000000" w:rsidR="00000000" w:rsidRPr="00000000">
                          <w:rPr>
                            <w:sz w:val="22"/>
                            <w:szCs w:val="22"/>
                            <w:rtl w:val="0"/>
                          </w:rPr>
                          <w:t xml:space="preserve">System Action</w:t>
                        </w:r>
                      </w:p>
                    </w:tc>
                  </w:sdtContent>
                </w:sdt>
              </w:tr>
            </w:sdtContent>
          </w:sdt>
          <w:sdt>
            <w:sdtPr>
              <w:tag w:val="goog_rdk_518"/>
            </w:sdtPr>
            <w:sdtContent>
              <w:tr>
                <w:trPr>
                  <w:trPrChange w:author="Iman Mohamed Atef Helal" w:id="181" w:date="2023-10-31T18:51:00Z">
                    <w:trPr>
                      <w:cantSplit w:val="0"/>
                      <w:trHeight w:val="144" w:hRule="atLeast"/>
                      <w:tblHeader w:val="1"/>
                    </w:trPr>
                  </w:trPrChange>
                </w:trPr>
                <w:sdt>
                  <w:sdtPr>
                    <w:tag w:val="goog_rdk_519"/>
                  </w:sdtPr>
                  <w:sdtContent>
                    <w:tc>
                      <w:tcPr>
                        <w:vMerge w:val="continue"/>
                        <w:tcPrChange w:author="Iman Mohamed Atef Helal" w:id="181" w:date="2023-10-31T18:51: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520"/>
                  </w:sdtPr>
                  <w:sdtContent>
                    <w:tc>
                      <w:tcPr>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enter their username, email, and password.</w:t>
                        </w:r>
                      </w:p>
                    </w:tc>
                  </w:sdtContent>
                </w:sdt>
                <w:sdt>
                  <w:sdtPr>
                    <w:tag w:val="goog_rdk_521"/>
                  </w:sdtPr>
                  <w:sdtContent>
                    <w:tc>
                      <w:tcPr>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B">
                        <w:pPr>
                          <w:spacing w:after="0" w:before="0" w:line="240" w:lineRule="auto"/>
                          <w:ind w:left="180" w:right="0" w:firstLine="0"/>
                          <w:jc w:val="left"/>
                          <w:rPr>
                            <w:sz w:val="22"/>
                            <w:szCs w:val="22"/>
                          </w:rPr>
                        </w:pPr>
                        <w:r w:rsidDel="00000000" w:rsidR="00000000" w:rsidRPr="00000000">
                          <w:rPr>
                            <w:rtl w:val="0"/>
                          </w:rPr>
                        </w:r>
                      </w:p>
                    </w:tc>
                  </w:sdtContent>
                </w:sdt>
              </w:tr>
            </w:sdtContent>
          </w:sdt>
          <w:sdt>
            <w:sdtPr>
              <w:tag w:val="goog_rdk_522"/>
            </w:sdtPr>
            <w:sdtContent>
              <w:tr>
                <w:trPr>
                  <w:trPrChange w:author="Iman Mohamed Atef Helal" w:id="181" w:date="2023-10-31T18:51:00Z">
                    <w:trPr>
                      <w:cantSplit w:val="0"/>
                      <w:trHeight w:val="144" w:hRule="atLeast"/>
                      <w:tblHeader w:val="1"/>
                    </w:trPr>
                  </w:trPrChange>
                </w:trPr>
                <w:sdt>
                  <w:sdtPr>
                    <w:tag w:val="goog_rdk_523"/>
                  </w:sdtPr>
                  <w:sdtContent>
                    <w:tc>
                      <w:tcPr>
                        <w:vMerge w:val="continue"/>
                        <w:tcPrChange w:author="Iman Mohamed Atef Helal" w:id="181" w:date="2023-10-31T18:51: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524"/>
                  </w:sdtPr>
                  <w:sdtContent>
                    <w:tc>
                      <w:tcPr>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D">
                        <w:pPr>
                          <w:widowControl w:val="0"/>
                          <w:spacing w:after="0" w:before="0" w:line="240" w:lineRule="auto"/>
                          <w:ind w:left="180" w:right="0" w:firstLine="0"/>
                          <w:jc w:val="left"/>
                          <w:rPr>
                            <w:sz w:val="22"/>
                            <w:szCs w:val="22"/>
                          </w:rPr>
                        </w:pPr>
                        <w:r w:rsidDel="00000000" w:rsidR="00000000" w:rsidRPr="00000000">
                          <w:rPr>
                            <w:rtl w:val="0"/>
                          </w:rPr>
                        </w:r>
                      </w:p>
                    </w:tc>
                  </w:sdtContent>
                </w:sdt>
                <w:sdt>
                  <w:sdtPr>
                    <w:tag w:val="goog_rdk_525"/>
                  </w:sdtPr>
                  <w:sdtContent>
                    <w:tc>
                      <w:tcPr>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E">
                        <w:pPr>
                          <w:keepNext w:val="0"/>
                          <w:keepLines w:val="0"/>
                          <w:pageBreakBefore w:val="0"/>
                          <w:widowControl w:val="1"/>
                          <w:numPr>
                            <w:ilvl w:val="1"/>
                            <w:numId w:val="89"/>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checks the validation of the entered email, ensuring it is in the correct format and not already registered.</w:t>
                        </w:r>
                      </w:p>
                    </w:tc>
                  </w:sdtContent>
                </w:sdt>
              </w:tr>
            </w:sdtContent>
          </w:sdt>
          <w:sdt>
            <w:sdtPr>
              <w:tag w:val="goog_rdk_526"/>
            </w:sdtPr>
            <w:sdtContent>
              <w:tr>
                <w:trPr>
                  <w:trPrChange w:author="Iman Mohamed Atef Helal" w:id="181" w:date="2023-10-31T18:51:00Z">
                    <w:trPr>
                      <w:cantSplit w:val="0"/>
                      <w:trHeight w:val="144" w:hRule="atLeast"/>
                      <w:tblHeader w:val="0"/>
                    </w:trPr>
                  </w:trPrChange>
                </w:trPr>
                <w:sdt>
                  <w:sdtPr>
                    <w:tag w:val="goog_rdk_527"/>
                  </w:sdtPr>
                  <w:sdtContent>
                    <w:tc>
                      <w:tcPr>
                        <w:tcPrChange w:author="Iman Mohamed Atef Helal" w:id="181" w:date="2023-10-31T18:51: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8F">
                        <w:pPr>
                          <w:spacing w:after="0" w:before="0" w:line="240" w:lineRule="auto"/>
                          <w:ind w:left="0" w:right="0" w:firstLine="0"/>
                          <w:jc w:val="left"/>
                          <w:rPr/>
                        </w:pPr>
                        <w:r w:rsidDel="00000000" w:rsidR="00000000" w:rsidRPr="00000000">
                          <w:rPr>
                            <w:rtl w:val="0"/>
                          </w:rPr>
                          <w:t xml:space="preserve">Exception scenario</w:t>
                        </w:r>
                      </w:p>
                    </w:tc>
                  </w:sdtContent>
                </w:sdt>
                <w:sdt>
                  <w:sdtPr>
                    <w:tag w:val="goog_rdk_528"/>
                  </w:sdtPr>
                  <w:sdtContent>
                    <w:tc>
                      <w:tcPr>
                        <w:gridSpan w:val="2"/>
                        <w:tcPrChange w:author="Iman Mohamed Atef Helal" w:id="181" w:date="2023-10-31T18:51: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90">
                        <w:pPr>
                          <w:spacing w:after="0" w:before="0" w:line="240" w:lineRule="auto"/>
                          <w:ind w:left="180" w:right="0" w:firstLine="0"/>
                          <w:jc w:val="left"/>
                          <w:rPr>
                            <w:sz w:val="22"/>
                            <w:szCs w:val="22"/>
                          </w:rPr>
                        </w:pPr>
                        <w:r w:rsidDel="00000000" w:rsidR="00000000" w:rsidRPr="00000000">
                          <w:rPr>
                            <w:sz w:val="22"/>
                            <w:szCs w:val="22"/>
                            <w:rtl w:val="0"/>
                          </w:rPr>
                          <w:t xml:space="preserve">Invalid email format or email already registered.</w:t>
                        </w:r>
                      </w:p>
                    </w:tc>
                  </w:sdtContent>
                </w:sdt>
              </w:tr>
            </w:sdtContent>
          </w:sdt>
        </w:tbl>
      </w:sdtContent>
    </w:sdt>
    <w:sdt>
      <w:sdtPr>
        <w:tag w:val="goog_rdk_533"/>
      </w:sdtPr>
      <w:sdtContent>
        <w:p w:rsidR="00000000" w:rsidDel="00000000" w:rsidP="00000000" w:rsidRDefault="00000000" w:rsidRPr="00000000" w14:paraId="00000292">
          <w:pPr>
            <w:spacing w:after="0" w:lineRule="auto"/>
            <w:ind w:right="0" w:hanging="360"/>
            <w:jc w:val="left"/>
            <w:rPr>
              <w:del w:author="Iman Mohamed Atef Helal" w:id="192" w:date="2023-10-31T18:52:00Z"/>
              <w:sz w:val="22"/>
              <w:szCs w:val="22"/>
            </w:rPr>
          </w:pPr>
          <w:sdt>
            <w:sdtPr>
              <w:tag w:val="goog_rdk_532"/>
            </w:sdtPr>
            <w:sdtContent>
              <w:del w:author="Iman Mohamed Atef Helal" w:id="192" w:date="2023-10-31T18:52:00Z">
                <w:r w:rsidDel="00000000" w:rsidR="00000000" w:rsidRPr="00000000">
                  <w:rPr>
                    <w:rtl w:val="0"/>
                  </w:rPr>
                </w:r>
              </w:del>
            </w:sdtContent>
          </w:sdt>
        </w:p>
      </w:sdtContent>
    </w:sdt>
    <w:sdt>
      <w:sdtPr>
        <w:tag w:val="goog_rdk_535"/>
      </w:sdtPr>
      <w:sdtContent>
        <w:p w:rsidR="00000000" w:rsidDel="00000000" w:rsidP="00000000" w:rsidRDefault="00000000" w:rsidRPr="00000000" w14:paraId="00000293">
          <w:pPr>
            <w:spacing w:after="0" w:lineRule="auto"/>
            <w:ind w:right="0" w:hanging="360"/>
            <w:jc w:val="left"/>
            <w:rPr>
              <w:del w:author="Iman Mohamed Atef Helal" w:id="192" w:date="2023-10-31T18:52:00Z"/>
              <w:b w:val="1"/>
              <w:sz w:val="22"/>
              <w:szCs w:val="22"/>
            </w:rPr>
          </w:pPr>
          <w:sdt>
            <w:sdtPr>
              <w:tag w:val="goog_rdk_534"/>
            </w:sdtPr>
            <w:sdtContent>
              <w:del w:author="Iman Mohamed Atef Helal" w:id="192" w:date="2023-10-31T18:52:00Z">
                <w:r w:rsidDel="00000000" w:rsidR="00000000" w:rsidRPr="00000000">
                  <w:rPr>
                    <w:rtl w:val="0"/>
                  </w:rPr>
                </w:r>
              </w:del>
            </w:sdtContent>
          </w:sdt>
        </w:p>
      </w:sdtContent>
    </w:sdt>
    <w:sdt>
      <w:sdtPr>
        <w:tag w:val="goog_rdk_537"/>
      </w:sdtPr>
      <w:sdtContent>
        <w:p w:rsidR="00000000" w:rsidDel="00000000" w:rsidP="00000000" w:rsidRDefault="00000000" w:rsidRPr="00000000" w14:paraId="00000294">
          <w:pPr>
            <w:spacing w:after="0" w:lineRule="auto"/>
            <w:ind w:right="0" w:hanging="360"/>
            <w:jc w:val="left"/>
            <w:rPr>
              <w:del w:author="Iman Mohamed Atef Helal" w:id="192" w:date="2023-10-31T18:52:00Z"/>
              <w:b w:val="1"/>
              <w:sz w:val="22"/>
              <w:szCs w:val="22"/>
            </w:rPr>
          </w:pPr>
          <w:sdt>
            <w:sdtPr>
              <w:tag w:val="goog_rdk_536"/>
            </w:sdtPr>
            <w:sdtContent>
              <w:del w:author="Iman Mohamed Atef Helal" w:id="192" w:date="2023-10-31T18:52:00Z">
                <w:r w:rsidDel="00000000" w:rsidR="00000000" w:rsidRPr="00000000">
                  <w:rPr>
                    <w:rtl w:val="0"/>
                  </w:rPr>
                </w:r>
              </w:del>
            </w:sdtContent>
          </w:sdt>
        </w:p>
      </w:sdtContent>
    </w:sdt>
    <w:sdt>
      <w:sdtPr>
        <w:tag w:val="goog_rdk_539"/>
      </w:sdtPr>
      <w:sdtContent>
        <w:p w:rsidR="00000000" w:rsidDel="00000000" w:rsidP="00000000" w:rsidRDefault="00000000" w:rsidRPr="00000000" w14:paraId="00000295">
          <w:pPr>
            <w:spacing w:after="0" w:lineRule="auto"/>
            <w:ind w:right="0" w:hanging="360"/>
            <w:jc w:val="left"/>
            <w:rPr>
              <w:del w:author="Iman Mohamed Atef Helal" w:id="192" w:date="2023-10-31T18:52:00Z"/>
              <w:b w:val="1"/>
              <w:sz w:val="22"/>
              <w:szCs w:val="22"/>
            </w:rPr>
          </w:pPr>
          <w:sdt>
            <w:sdtPr>
              <w:tag w:val="goog_rdk_538"/>
            </w:sdtPr>
            <w:sdtContent>
              <w:del w:author="Iman Mohamed Atef Helal" w:id="192" w:date="2023-10-31T18:52:00Z">
                <w:r w:rsidDel="00000000" w:rsidR="00000000" w:rsidRPr="00000000">
                  <w:rPr>
                    <w:rtl w:val="0"/>
                  </w:rPr>
                </w:r>
              </w:del>
            </w:sdtContent>
          </w:sdt>
        </w:p>
      </w:sdtContent>
    </w:sdt>
    <w:sdt>
      <w:sdtPr>
        <w:tag w:val="goog_rdk_541"/>
      </w:sdtPr>
      <w:sdtContent>
        <w:p w:rsidR="00000000" w:rsidDel="00000000" w:rsidP="00000000" w:rsidRDefault="00000000" w:rsidRPr="00000000" w14:paraId="00000296">
          <w:pPr>
            <w:spacing w:after="0" w:lineRule="auto"/>
            <w:ind w:right="0" w:hanging="360"/>
            <w:jc w:val="left"/>
            <w:rPr>
              <w:del w:author="Iman Mohamed Atef Helal" w:id="192" w:date="2023-10-31T18:52:00Z"/>
              <w:b w:val="1"/>
              <w:sz w:val="22"/>
              <w:szCs w:val="22"/>
            </w:rPr>
          </w:pPr>
          <w:sdt>
            <w:sdtPr>
              <w:tag w:val="goog_rdk_540"/>
            </w:sdtPr>
            <w:sdtContent>
              <w:del w:author="Iman Mohamed Atef Helal" w:id="192" w:date="2023-10-31T18:52:00Z">
                <w:r w:rsidDel="00000000" w:rsidR="00000000" w:rsidRPr="00000000">
                  <w:rPr>
                    <w:rtl w:val="0"/>
                  </w:rPr>
                </w:r>
              </w:del>
            </w:sdtContent>
          </w:sdt>
        </w:p>
      </w:sdtContent>
    </w:sdt>
    <w:sdt>
      <w:sdtPr>
        <w:tag w:val="goog_rdk_543"/>
      </w:sdtPr>
      <w:sdtContent>
        <w:p w:rsidR="00000000" w:rsidDel="00000000" w:rsidP="00000000" w:rsidRDefault="00000000" w:rsidRPr="00000000" w14:paraId="00000297">
          <w:pPr>
            <w:spacing w:after="0" w:lineRule="auto"/>
            <w:ind w:right="0" w:hanging="360"/>
            <w:jc w:val="left"/>
            <w:rPr>
              <w:del w:author="Iman Mohamed Atef Helal" w:id="192" w:date="2023-10-31T18:52:00Z"/>
              <w:b w:val="1"/>
              <w:sz w:val="22"/>
              <w:szCs w:val="22"/>
            </w:rPr>
          </w:pPr>
          <w:sdt>
            <w:sdtPr>
              <w:tag w:val="goog_rdk_542"/>
            </w:sdtPr>
            <w:sdtContent>
              <w:del w:author="Iman Mohamed Atef Helal" w:id="192" w:date="2023-10-31T18:52:00Z">
                <w:r w:rsidDel="00000000" w:rsidR="00000000" w:rsidRPr="00000000">
                  <w:rPr>
                    <w:rtl w:val="0"/>
                  </w:rPr>
                </w:r>
              </w:del>
            </w:sdtContent>
          </w:sdt>
        </w:p>
      </w:sdtContent>
    </w:sdt>
    <w:sdt>
      <w:sdtPr>
        <w:tag w:val="goog_rdk_545"/>
      </w:sdtPr>
      <w:sdtContent>
        <w:p w:rsidR="00000000" w:rsidDel="00000000" w:rsidP="00000000" w:rsidRDefault="00000000" w:rsidRPr="00000000" w14:paraId="00000298">
          <w:pPr>
            <w:spacing w:after="0" w:lineRule="auto"/>
            <w:ind w:right="0" w:hanging="360"/>
            <w:jc w:val="left"/>
            <w:rPr>
              <w:del w:author="Iman Mohamed Atef Helal" w:id="192" w:date="2023-10-31T18:52:00Z"/>
              <w:b w:val="1"/>
              <w:sz w:val="22"/>
              <w:szCs w:val="22"/>
            </w:rPr>
          </w:pPr>
          <w:sdt>
            <w:sdtPr>
              <w:tag w:val="goog_rdk_544"/>
            </w:sdtPr>
            <w:sdtContent>
              <w:del w:author="Iman Mohamed Atef Helal" w:id="192" w:date="2023-10-31T18:52:00Z">
                <w:r w:rsidDel="00000000" w:rsidR="00000000" w:rsidRPr="00000000">
                  <w:rPr>
                    <w:rtl w:val="0"/>
                  </w:rPr>
                </w:r>
              </w:del>
            </w:sdtContent>
          </w:sdt>
        </w:p>
      </w:sdtContent>
    </w:sdt>
    <w:sdt>
      <w:sdtPr>
        <w:tag w:val="goog_rdk_547"/>
      </w:sdtPr>
      <w:sdtContent>
        <w:p w:rsidR="00000000" w:rsidDel="00000000" w:rsidP="00000000" w:rsidRDefault="00000000" w:rsidRPr="00000000" w14:paraId="00000299">
          <w:pPr>
            <w:spacing w:after="0" w:lineRule="auto"/>
            <w:ind w:right="0" w:hanging="360"/>
            <w:jc w:val="left"/>
            <w:rPr>
              <w:del w:author="Iman Mohamed Atef Helal" w:id="192" w:date="2023-10-31T18:52:00Z"/>
              <w:b w:val="1"/>
              <w:sz w:val="22"/>
              <w:szCs w:val="22"/>
            </w:rPr>
          </w:pPr>
          <w:sdt>
            <w:sdtPr>
              <w:tag w:val="goog_rdk_546"/>
            </w:sdtPr>
            <w:sdtContent>
              <w:del w:author="Iman Mohamed Atef Helal" w:id="192" w:date="2023-10-31T18:52:00Z">
                <w:r w:rsidDel="00000000" w:rsidR="00000000" w:rsidRPr="00000000">
                  <w:rPr>
                    <w:rtl w:val="0"/>
                  </w:rPr>
                </w:r>
              </w:del>
            </w:sdtContent>
          </w:sdt>
        </w:p>
      </w:sdtContent>
    </w:sdt>
    <w:sdt>
      <w:sdtPr>
        <w:tag w:val="goog_rdk_549"/>
      </w:sdtPr>
      <w:sdtContent>
        <w:p w:rsidR="00000000" w:rsidDel="00000000" w:rsidP="00000000" w:rsidRDefault="00000000" w:rsidRPr="00000000" w14:paraId="0000029A">
          <w:pPr>
            <w:spacing w:after="0" w:lineRule="auto"/>
            <w:ind w:right="0" w:hanging="360"/>
            <w:jc w:val="left"/>
            <w:rPr>
              <w:del w:author="Iman Mohamed Atef Helal" w:id="192" w:date="2023-10-31T18:52:00Z"/>
              <w:b w:val="1"/>
              <w:sz w:val="22"/>
              <w:szCs w:val="22"/>
            </w:rPr>
          </w:pPr>
          <w:sdt>
            <w:sdtPr>
              <w:tag w:val="goog_rdk_548"/>
            </w:sdtPr>
            <w:sdtContent>
              <w:del w:author="Iman Mohamed Atef Helal" w:id="192" w:date="2023-10-31T18:52:00Z">
                <w:r w:rsidDel="00000000" w:rsidR="00000000" w:rsidRPr="00000000">
                  <w:rPr>
                    <w:rtl w:val="0"/>
                  </w:rPr>
                </w:r>
              </w:del>
            </w:sdtContent>
          </w:sdt>
        </w:p>
      </w:sdtContent>
    </w:sdt>
    <w:sdt>
      <w:sdtPr>
        <w:tag w:val="goog_rdk_551"/>
      </w:sdtPr>
      <w:sdtContent>
        <w:p w:rsidR="00000000" w:rsidDel="00000000" w:rsidP="00000000" w:rsidRDefault="00000000" w:rsidRPr="00000000" w14:paraId="0000029B">
          <w:pPr>
            <w:spacing w:after="0" w:lineRule="auto"/>
            <w:ind w:right="0" w:hanging="360"/>
            <w:jc w:val="left"/>
            <w:rPr>
              <w:del w:author="Iman Mohamed Atef Helal" w:id="192" w:date="2023-10-31T18:52:00Z"/>
              <w:b w:val="1"/>
              <w:sz w:val="22"/>
              <w:szCs w:val="22"/>
            </w:rPr>
          </w:pPr>
          <w:sdt>
            <w:sdtPr>
              <w:tag w:val="goog_rdk_550"/>
            </w:sdtPr>
            <w:sdtContent>
              <w:del w:author="Iman Mohamed Atef Helal" w:id="192" w:date="2023-10-31T18:52:00Z">
                <w:r w:rsidDel="00000000" w:rsidR="00000000" w:rsidRPr="00000000">
                  <w:rPr>
                    <w:rtl w:val="0"/>
                  </w:rPr>
                </w:r>
              </w:del>
            </w:sdtContent>
          </w:sdt>
        </w:p>
      </w:sdtContent>
    </w:sdt>
    <w:sdt>
      <w:sdtPr>
        <w:tag w:val="goog_rdk_553"/>
      </w:sdtPr>
      <w:sdtContent>
        <w:p w:rsidR="00000000" w:rsidDel="00000000" w:rsidP="00000000" w:rsidRDefault="00000000" w:rsidRPr="00000000" w14:paraId="0000029C">
          <w:pPr>
            <w:spacing w:after="0" w:lineRule="auto"/>
            <w:ind w:right="0" w:hanging="360"/>
            <w:jc w:val="left"/>
            <w:rPr>
              <w:del w:author="Iman Mohamed Atef Helal" w:id="192" w:date="2023-10-31T18:52:00Z"/>
              <w:b w:val="1"/>
              <w:sz w:val="22"/>
              <w:szCs w:val="22"/>
            </w:rPr>
          </w:pPr>
          <w:sdt>
            <w:sdtPr>
              <w:tag w:val="goog_rdk_552"/>
            </w:sdtPr>
            <w:sdtContent>
              <w:del w:author="Iman Mohamed Atef Helal" w:id="192" w:date="2023-10-31T18:52:00Z">
                <w:r w:rsidDel="00000000" w:rsidR="00000000" w:rsidRPr="00000000">
                  <w:rPr>
                    <w:rtl w:val="0"/>
                  </w:rPr>
                </w:r>
              </w:del>
            </w:sdtContent>
          </w:sdt>
        </w:p>
      </w:sdtContent>
    </w:sdt>
    <w:sdt>
      <w:sdtPr>
        <w:tag w:val="goog_rdk_555"/>
      </w:sdtPr>
      <w:sdtContent>
        <w:p w:rsidR="00000000" w:rsidDel="00000000" w:rsidP="00000000" w:rsidRDefault="00000000" w:rsidRPr="00000000" w14:paraId="0000029D">
          <w:pPr>
            <w:spacing w:after="0" w:lineRule="auto"/>
            <w:ind w:right="0" w:hanging="360"/>
            <w:jc w:val="left"/>
            <w:rPr>
              <w:del w:author="Iman Mohamed Atef Helal" w:id="192" w:date="2023-10-31T18:52:00Z"/>
              <w:b w:val="1"/>
              <w:sz w:val="22"/>
              <w:szCs w:val="22"/>
            </w:rPr>
          </w:pPr>
          <w:sdt>
            <w:sdtPr>
              <w:tag w:val="goog_rdk_554"/>
            </w:sdtPr>
            <w:sdtContent>
              <w:del w:author="Iman Mohamed Atef Helal" w:id="192" w:date="2023-10-31T18:52:00Z">
                <w:r w:rsidDel="00000000" w:rsidR="00000000" w:rsidRPr="00000000">
                  <w:rPr>
                    <w:rtl w:val="0"/>
                  </w:rPr>
                </w:r>
              </w:del>
            </w:sdtContent>
          </w:sdt>
        </w:p>
      </w:sdtContent>
    </w:sdt>
    <w:sdt>
      <w:sdtPr>
        <w:tag w:val="goog_rdk_557"/>
      </w:sdtPr>
      <w:sdtContent>
        <w:p w:rsidR="00000000" w:rsidDel="00000000" w:rsidP="00000000" w:rsidRDefault="00000000" w:rsidRPr="00000000" w14:paraId="0000029E">
          <w:pPr>
            <w:spacing w:after="0" w:lineRule="auto"/>
            <w:ind w:right="0" w:hanging="360"/>
            <w:jc w:val="left"/>
            <w:rPr>
              <w:del w:author="Iman Mohamed Atef Helal" w:id="192" w:date="2023-10-31T18:52:00Z"/>
              <w:b w:val="1"/>
              <w:sz w:val="22"/>
              <w:szCs w:val="22"/>
            </w:rPr>
          </w:pPr>
          <w:sdt>
            <w:sdtPr>
              <w:tag w:val="goog_rdk_556"/>
            </w:sdtPr>
            <w:sdtContent>
              <w:del w:author="Iman Mohamed Atef Helal" w:id="192" w:date="2023-10-31T18:52:00Z">
                <w:r w:rsidDel="00000000" w:rsidR="00000000" w:rsidRPr="00000000">
                  <w:rPr>
                    <w:rtl w:val="0"/>
                  </w:rPr>
                </w:r>
              </w:del>
            </w:sdtContent>
          </w:sdt>
        </w:p>
      </w:sdtContent>
    </w:sdt>
    <w:sdt>
      <w:sdtPr>
        <w:tag w:val="goog_rdk_559"/>
      </w:sdtPr>
      <w:sdtContent>
        <w:p w:rsidR="00000000" w:rsidDel="00000000" w:rsidP="00000000" w:rsidRDefault="00000000" w:rsidRPr="00000000" w14:paraId="0000029F">
          <w:pPr>
            <w:spacing w:after="0" w:lineRule="auto"/>
            <w:ind w:right="0" w:hanging="360"/>
            <w:jc w:val="left"/>
            <w:rPr>
              <w:del w:author="Iman Mohamed Atef Helal" w:id="192" w:date="2023-10-31T18:52:00Z"/>
              <w:b w:val="1"/>
              <w:sz w:val="22"/>
              <w:szCs w:val="22"/>
            </w:rPr>
          </w:pPr>
          <w:sdt>
            <w:sdtPr>
              <w:tag w:val="goog_rdk_558"/>
            </w:sdtPr>
            <w:sdtContent>
              <w:del w:author="Iman Mohamed Atef Helal" w:id="192" w:date="2023-10-31T18:52:00Z">
                <w:r w:rsidDel="00000000" w:rsidR="00000000" w:rsidRPr="00000000">
                  <w:rPr>
                    <w:rtl w:val="0"/>
                  </w:rPr>
                </w:r>
              </w:del>
            </w:sdtContent>
          </w:sdt>
        </w:p>
      </w:sdtContent>
    </w:sdt>
    <w:sdt>
      <w:sdtPr>
        <w:tag w:val="goog_rdk_561"/>
      </w:sdtPr>
      <w:sdtContent>
        <w:p w:rsidR="00000000" w:rsidDel="00000000" w:rsidP="00000000" w:rsidRDefault="00000000" w:rsidRPr="00000000" w14:paraId="000002A0">
          <w:pPr>
            <w:spacing w:after="0" w:lineRule="auto"/>
            <w:ind w:left="0" w:right="0" w:firstLine="0"/>
            <w:jc w:val="left"/>
            <w:rPr>
              <w:del w:author="Iman Mohamed Atef Helal" w:id="192" w:date="2023-10-31T18:52:00Z"/>
              <w:b w:val="1"/>
              <w:sz w:val="22"/>
              <w:szCs w:val="22"/>
            </w:rPr>
          </w:pPr>
          <w:sdt>
            <w:sdtPr>
              <w:tag w:val="goog_rdk_560"/>
            </w:sdtPr>
            <w:sdtContent>
              <w:del w:author="Iman Mohamed Atef Helal" w:id="192" w:date="2023-10-31T18:52:00Z">
                <w:r w:rsidDel="00000000" w:rsidR="00000000" w:rsidRPr="00000000">
                  <w:rPr>
                    <w:rtl w:val="0"/>
                  </w:rPr>
                </w:r>
              </w:del>
            </w:sdtContent>
          </w:sdt>
        </w:p>
      </w:sdtContent>
    </w:sdt>
    <w:p w:rsidR="00000000" w:rsidDel="00000000" w:rsidP="00000000" w:rsidRDefault="00000000" w:rsidRPr="00000000" w14:paraId="000002A1">
      <w:pPr>
        <w:spacing w:after="0" w:lineRule="auto"/>
        <w:ind w:right="0" w:hanging="360"/>
        <w:jc w:val="left"/>
        <w:rPr>
          <w:b w:val="1"/>
          <w:sz w:val="22"/>
          <w:szCs w:val="22"/>
        </w:rPr>
      </w:pPr>
      <w:r w:rsidDel="00000000" w:rsidR="00000000" w:rsidRPr="00000000">
        <w:rPr>
          <w:b w:val="1"/>
          <w:sz w:val="22"/>
          <w:szCs w:val="22"/>
          <w:rtl w:val="0"/>
        </w:rPr>
        <w:t xml:space="preserve">2: </w:t>
      </w:r>
      <w:sdt>
        <w:sdtPr>
          <w:tag w:val="goog_rdk_562"/>
        </w:sdtPr>
        <w:sdtContent>
          <w:ins w:author="Iman Mohamed Atef Helal" w:id="193" w:date="2023-10-31T18:52:00Z">
            <w:r w:rsidDel="00000000" w:rsidR="00000000" w:rsidRPr="00000000">
              <w:rPr>
                <w:b w:val="1"/>
                <w:sz w:val="22"/>
                <w:szCs w:val="22"/>
                <w:rtl w:val="0"/>
              </w:rPr>
              <w:t xml:space="preserve">Login </w:t>
            </w:r>
          </w:ins>
        </w:sdtContent>
      </w:sdt>
      <w:r w:rsidDel="00000000" w:rsidR="00000000" w:rsidRPr="00000000">
        <w:rPr>
          <w:b w:val="1"/>
          <w:sz w:val="22"/>
          <w:szCs w:val="22"/>
          <w:rtl w:val="0"/>
        </w:rPr>
        <w:t xml:space="preserve">User</w:t>
      </w:r>
      <w:sdt>
        <w:sdtPr>
          <w:tag w:val="goog_rdk_563"/>
        </w:sdtPr>
        <w:sdtContent>
          <w:del w:author="Iman Mohamed Atef Helal" w:id="194" w:date="2023-10-31T18:52:00Z">
            <w:r w:rsidDel="00000000" w:rsidR="00000000" w:rsidRPr="00000000">
              <w:rPr>
                <w:b w:val="1"/>
                <w:sz w:val="22"/>
                <w:szCs w:val="22"/>
                <w:rtl w:val="0"/>
              </w:rPr>
              <w:delText xml:space="preserve"> Logins</w:delText>
            </w:r>
          </w:del>
        </w:sdtContent>
      </w:sdt>
      <w:r w:rsidDel="00000000" w:rsidR="00000000" w:rsidRPr="00000000">
        <w:rPr>
          <w:rtl w:val="0"/>
        </w:rPr>
      </w:r>
    </w:p>
    <w:sdt>
      <w:sdtPr>
        <w:tag w:val="goog_rdk_566"/>
      </w:sdtPr>
      <w:sdtContent>
        <w:p w:rsidR="00000000" w:rsidDel="00000000" w:rsidP="00000000" w:rsidRDefault="00000000" w:rsidRPr="00000000" w14:paraId="000002A2">
          <w:pPr>
            <w:spacing w:after="0" w:lineRule="auto"/>
            <w:ind w:hanging="360"/>
            <w:jc w:val="center"/>
            <w:rPr>
              <w:del w:author="Iman Mohamed Atef Helal" w:id="195" w:date="2023-10-31T18:52:00Z"/>
              <w:sz w:val="22"/>
              <w:szCs w:val="22"/>
            </w:rPr>
          </w:pPr>
          <w:sdt>
            <w:sdtPr>
              <w:tag w:val="goog_rdk_565"/>
            </w:sdtPr>
            <w:sdtContent>
              <w:del w:author="Iman Mohamed Atef Helal" w:id="195" w:date="2023-10-31T18:52:00Z">
                <w:r w:rsidDel="00000000" w:rsidR="00000000" w:rsidRPr="00000000">
                  <w:rPr>
                    <w:rtl w:val="0"/>
                  </w:rPr>
                </w:r>
              </w:del>
            </w:sdtContent>
          </w:sdt>
        </w:p>
      </w:sdtContent>
    </w:sdt>
    <w:p w:rsidR="00000000" w:rsidDel="00000000" w:rsidP="00000000" w:rsidRDefault="00000000" w:rsidRPr="00000000" w14:paraId="000002A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4Use Case Description 2</w:t>
      </w:r>
    </w:p>
    <w:tbl>
      <w:tblPr>
        <w:tblStyle w:val="Table6"/>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7"/>
        <w:gridCol w:w="3678"/>
        <w:gridCol w:w="3711"/>
        <w:tblGridChange w:id="0">
          <w:tblGrid>
            <w:gridCol w:w="1617"/>
            <w:gridCol w:w="3678"/>
            <w:gridCol w:w="3711"/>
          </w:tblGrid>
        </w:tblGridChange>
      </w:tblGrid>
      <w:tr>
        <w:trPr>
          <w:cantSplit w:val="0"/>
          <w:trHeight w:val="144"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4">
            <w:pPr>
              <w:spacing w:after="0" w:before="0" w:line="24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5">
            <w:pPr>
              <w:spacing w:after="0" w:before="0" w:lineRule="auto"/>
              <w:ind w:left="90" w:right="0" w:firstLine="0"/>
              <w:jc w:val="left"/>
              <w:rPr>
                <w:sz w:val="22"/>
                <w:szCs w:val="22"/>
              </w:rPr>
            </w:pPr>
            <w:r w:rsidDel="00000000" w:rsidR="00000000" w:rsidRPr="00000000">
              <w:rPr>
                <w:sz w:val="22"/>
                <w:szCs w:val="22"/>
                <w:rtl w:val="0"/>
              </w:rPr>
              <w:t xml:space="preserve">Case 2</w:t>
            </w:r>
          </w:p>
        </w:tc>
      </w:tr>
      <w:tr>
        <w:trPr>
          <w:cantSplit w:val="0"/>
          <w:trHeight w:val="144"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7">
            <w:pPr>
              <w:spacing w:after="0" w:before="0" w:line="24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8">
            <w:pPr>
              <w:spacing w:after="0" w:before="0" w:lineRule="auto"/>
              <w:ind w:left="90" w:right="0" w:firstLine="0"/>
              <w:jc w:val="left"/>
              <w:rPr>
                <w:sz w:val="22"/>
                <w:szCs w:val="22"/>
              </w:rPr>
            </w:pPr>
            <w:r w:rsidDel="00000000" w:rsidR="00000000" w:rsidRPr="00000000">
              <w:rPr>
                <w:sz w:val="22"/>
                <w:szCs w:val="22"/>
                <w:rtl w:val="0"/>
              </w:rPr>
              <w:t xml:space="preserve">User Login</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A">
            <w:pPr>
              <w:spacing w:after="0" w:before="0" w:line="24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B">
            <w:pPr>
              <w:spacing w:after="0" w:before="0" w:lineRule="auto"/>
              <w:ind w:left="90" w:right="0" w:firstLine="0"/>
              <w:jc w:val="left"/>
              <w:rPr>
                <w:sz w:val="22"/>
                <w:szCs w:val="22"/>
              </w:rPr>
            </w:pPr>
            <w:r w:rsidDel="00000000" w:rsidR="00000000" w:rsidRPr="00000000">
              <w:rPr>
                <w:sz w:val="22"/>
                <w:szCs w:val="22"/>
                <w:rtl w:val="0"/>
              </w:rPr>
              <w:t xml:space="preserve">Student, teacher, Admin</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D">
            <w:pPr>
              <w:spacing w:after="0" w:before="0" w:line="24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E">
            <w:pPr>
              <w:spacing w:after="0" w:before="0" w:lineRule="auto"/>
              <w:ind w:left="90" w:right="0" w:firstLine="0"/>
              <w:jc w:val="left"/>
              <w:rPr>
                <w:sz w:val="22"/>
                <w:szCs w:val="22"/>
              </w:rPr>
            </w:pPr>
            <w:r w:rsidDel="00000000" w:rsidR="00000000" w:rsidRPr="00000000">
              <w:rPr>
                <w:sz w:val="22"/>
                <w:szCs w:val="22"/>
                <w:rtl w:val="0"/>
              </w:rPr>
              <w:t xml:space="preserve">Users are registered.</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0">
            <w:pPr>
              <w:spacing w:after="0" w:before="0" w:line="24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1">
            <w:pPr>
              <w:spacing w:after="0" w:before="0" w:lineRule="auto"/>
              <w:ind w:left="90" w:right="0" w:firstLine="0"/>
              <w:jc w:val="left"/>
              <w:rPr>
                <w:sz w:val="22"/>
                <w:szCs w:val="22"/>
              </w:rPr>
            </w:pPr>
            <w:r w:rsidDel="00000000" w:rsidR="00000000" w:rsidRPr="00000000">
              <w:rPr>
                <w:sz w:val="22"/>
                <w:szCs w:val="22"/>
                <w:rtl w:val="0"/>
              </w:rPr>
              <w:t xml:space="preserve">User is logged into the platform.</w:t>
            </w:r>
          </w:p>
        </w:tc>
      </w:tr>
      <w:tr>
        <w:trPr>
          <w:cantSplit w:val="0"/>
          <w:trHeight w:val="144"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3">
            <w:pPr>
              <w:spacing w:after="0" w:before="0" w:line="240" w:lineRule="auto"/>
              <w:ind w:left="0" w:right="0" w:firstLine="0"/>
              <w:jc w:val="left"/>
              <w:rPr>
                <w:sz w:val="22"/>
                <w:szCs w:val="22"/>
              </w:rPr>
            </w:pPr>
            <w:r w:rsidDel="00000000" w:rsidR="00000000" w:rsidRPr="00000000">
              <w:rPr>
                <w:sz w:val="22"/>
                <w:szCs w:val="22"/>
                <w:rtl w:val="0"/>
              </w:rPr>
              <w:t xml:space="preserve">Flow of events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4">
            <w:pPr>
              <w:spacing w:after="0" w:before="0" w:lineRule="auto"/>
              <w:ind w:left="90" w:right="0" w:firstLine="0"/>
              <w:jc w:val="left"/>
              <w:rPr>
                <w:sz w:val="22"/>
                <w:szCs w:val="22"/>
              </w:rPr>
            </w:pPr>
            <w:r w:rsidDel="00000000" w:rsidR="00000000" w:rsidRPr="00000000">
              <w:rPr>
                <w:sz w:val="22"/>
                <w:szCs w:val="22"/>
                <w:rtl w:val="0"/>
              </w:rPr>
              <w:t xml:space="preserve">User 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5">
            <w:pPr>
              <w:spacing w:after="0" w:before="0" w:lineRule="auto"/>
              <w:ind w:left="90" w:right="0" w:firstLine="0"/>
              <w:jc w:val="left"/>
              <w:rPr>
                <w:sz w:val="22"/>
                <w:szCs w:val="22"/>
              </w:rPr>
            </w:pPr>
            <w:r w:rsidDel="00000000" w:rsidR="00000000" w:rsidRPr="00000000">
              <w:rPr>
                <w:sz w:val="22"/>
                <w:szCs w:val="22"/>
                <w:rtl w:val="0"/>
              </w:rPr>
              <w:t xml:space="preserve">System Action</w:t>
            </w:r>
          </w:p>
        </w:tc>
      </w:tr>
      <w:tr>
        <w:trPr>
          <w:cantSplit w:val="0"/>
          <w:trHeight w:val="14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7">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enters their registered email and password.</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8">
            <w:pPr>
              <w:spacing w:after="0" w:before="0" w:lineRule="auto"/>
              <w:ind w:left="90" w:right="0" w:firstLine="0"/>
              <w:jc w:val="left"/>
              <w:rPr>
                <w:sz w:val="22"/>
                <w:szCs w:val="22"/>
              </w:rPr>
            </w:pPr>
            <w:r w:rsidDel="00000000" w:rsidR="00000000" w:rsidRPr="00000000">
              <w:rPr>
                <w:rtl w:val="0"/>
              </w:rPr>
            </w:r>
          </w:p>
        </w:tc>
      </w:tr>
      <w:tr>
        <w:trPr>
          <w:cantSplit w:val="0"/>
          <w:trHeight w:val="14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after="0" w:before="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B">
            <w:pPr>
              <w:keepNext w:val="0"/>
              <w:keepLines w:val="0"/>
              <w:pageBreakBefore w:val="0"/>
              <w:widowControl w:val="1"/>
              <w:numPr>
                <w:ilvl w:val="1"/>
                <w:numId w:val="9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validates the entered credentials.</w:t>
            </w:r>
          </w:p>
        </w:tc>
      </w:tr>
      <w:tr>
        <w:trPr>
          <w:cantSplit w:val="0"/>
          <w:trHeight w:val="14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C">
            <w:pPr>
              <w:spacing w:after="0" w:before="0" w:line="240" w:lineRule="auto"/>
              <w:ind w:left="0" w:right="0" w:firstLine="0"/>
              <w:jc w:val="left"/>
              <w:rPr>
                <w:sz w:val="22"/>
                <w:szCs w:val="22"/>
              </w:rPr>
            </w:pPr>
            <w:r w:rsidDel="00000000" w:rsidR="00000000" w:rsidRPr="00000000">
              <w:rPr>
                <w:sz w:val="22"/>
                <w:szCs w:val="22"/>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D">
            <w:pPr>
              <w:spacing w:after="0" w:before="0" w:lineRule="auto"/>
              <w:ind w:left="90" w:right="0" w:firstLine="0"/>
              <w:jc w:val="left"/>
              <w:rPr>
                <w:sz w:val="22"/>
                <w:szCs w:val="22"/>
              </w:rPr>
            </w:pPr>
            <w:r w:rsidDel="00000000" w:rsidR="00000000" w:rsidRPr="00000000">
              <w:rPr>
                <w:sz w:val="22"/>
                <w:szCs w:val="22"/>
                <w:rtl w:val="0"/>
              </w:rPr>
              <w:t xml:space="preserve">Invalid login credentials.</w:t>
            </w:r>
          </w:p>
        </w:tc>
      </w:tr>
    </w:tbl>
    <w:p w:rsidR="00000000" w:rsidDel="00000000" w:rsidP="00000000" w:rsidRDefault="00000000" w:rsidRPr="00000000" w14:paraId="000002BF">
      <w:pPr>
        <w:spacing w:after="0" w:lineRule="auto"/>
        <w:ind w:right="0" w:hanging="360"/>
        <w:jc w:val="left"/>
        <w:rPr>
          <w:sz w:val="22"/>
          <w:szCs w:val="22"/>
        </w:rPr>
      </w:pPr>
      <w:r w:rsidDel="00000000" w:rsidR="00000000" w:rsidRPr="00000000">
        <w:rPr>
          <w:rtl w:val="0"/>
        </w:rPr>
      </w:r>
    </w:p>
    <w:sdt>
      <w:sdtPr>
        <w:tag w:val="goog_rdk_569"/>
      </w:sdtPr>
      <w:sdtContent>
        <w:p w:rsidR="00000000" w:rsidDel="00000000" w:rsidP="00000000" w:rsidRDefault="00000000" w:rsidRPr="00000000" w14:paraId="000002C0">
          <w:pPr>
            <w:spacing w:after="240" w:lineRule="auto"/>
            <w:ind w:right="0" w:hanging="360"/>
            <w:jc w:val="left"/>
            <w:rPr>
              <w:del w:author="Iman Mohamed Atef Helal" w:id="196" w:date="2023-10-31T18:52:00Z"/>
              <w:b w:val="1"/>
              <w:sz w:val="22"/>
              <w:szCs w:val="22"/>
            </w:rPr>
          </w:pPr>
          <w:sdt>
            <w:sdtPr>
              <w:tag w:val="goog_rdk_568"/>
            </w:sdtPr>
            <w:sdtContent>
              <w:del w:author="Iman Mohamed Atef Helal" w:id="196" w:date="2023-10-31T18:52:00Z">
                <w:r w:rsidDel="00000000" w:rsidR="00000000" w:rsidRPr="00000000">
                  <w:br w:type="page"/>
                </w:r>
                <w:r w:rsidDel="00000000" w:rsidR="00000000" w:rsidRPr="00000000">
                  <w:rPr>
                    <w:rtl w:val="0"/>
                  </w:rPr>
                </w:r>
              </w:del>
            </w:sdtContent>
          </w:sdt>
        </w:p>
      </w:sdtContent>
    </w:sdt>
    <w:sdt>
      <w:sdtPr>
        <w:tag w:val="goog_rdk_571"/>
      </w:sdtPr>
      <w:sdtContent>
        <w:p w:rsidR="00000000" w:rsidDel="00000000" w:rsidP="00000000" w:rsidRDefault="00000000" w:rsidRPr="00000000" w14:paraId="000002C1">
          <w:pPr>
            <w:spacing w:after="240" w:lineRule="auto"/>
            <w:ind w:right="0" w:hanging="360"/>
            <w:jc w:val="left"/>
            <w:rPr>
              <w:del w:author="Iman Mohamed Atef Helal" w:id="197" w:date="2023-10-31T18:53:00Z"/>
              <w:sz w:val="22"/>
              <w:szCs w:val="22"/>
            </w:rPr>
          </w:pPr>
          <w:r w:rsidDel="00000000" w:rsidR="00000000" w:rsidRPr="00000000">
            <w:rPr>
              <w:b w:val="1"/>
              <w:sz w:val="22"/>
              <w:szCs w:val="22"/>
              <w:rtl w:val="0"/>
            </w:rPr>
            <w:t xml:space="preserve">3: User Resets Password:</w:t>
          </w:r>
          <w:sdt>
            <w:sdtPr>
              <w:tag w:val="goog_rdk_570"/>
            </w:sdtPr>
            <w:sdtContent>
              <w:del w:author="Iman Mohamed Atef Helal" w:id="197" w:date="2023-10-31T18:53:00Z">
                <w:r w:rsidDel="00000000" w:rsidR="00000000" w:rsidRPr="00000000">
                  <w:rPr>
                    <w:rtl w:val="0"/>
                  </w:rPr>
                </w:r>
              </w:del>
            </w:sdtContent>
          </w:sdt>
        </w:p>
      </w:sdtContent>
    </w:sdt>
    <w:sdt>
      <w:sdtPr>
        <w:tag w:val="goog_rdk_572"/>
      </w:sdtPr>
      <w:sdtContent>
        <w:p w:rsidR="00000000" w:rsidDel="00000000" w:rsidP="00000000" w:rsidRDefault="00000000" w:rsidRPr="00000000" w14:paraId="000002C2">
          <w:pPr>
            <w:spacing w:after="240" w:lineRule="auto"/>
            <w:ind w:right="0" w:hanging="360"/>
            <w:jc w:val="left"/>
            <w:rPr>
              <w:shd w:fill="auto" w:val="clear"/>
              <w:rPrChange w:author="Iman Mohamed Atef Helal" w:id="198" w:date="2023-10-31T18:53:00Z">
                <w:rPr>
                  <w:sz w:val="22"/>
                  <w:szCs w:val="22"/>
                </w:rPr>
              </w:rPrChange>
            </w:rPr>
            <w:pPrChange w:author="Iman Mohamed Atef Helal" w:id="0" w:date="2023-10-31T18:53:00Z">
              <w:pPr>
                <w:spacing w:after="0" w:lineRule="auto"/>
                <w:ind w:hanging="360"/>
                <w:jc w:val="center"/>
              </w:pPr>
            </w:pPrChange>
          </w:pPr>
          <w:r w:rsidDel="00000000" w:rsidR="00000000" w:rsidRPr="00000000">
            <w:rPr>
              <w:rtl w:val="0"/>
            </w:rPr>
          </w:r>
        </w:p>
      </w:sdtContent>
    </w:sdt>
    <w:p w:rsidR="00000000" w:rsidDel="00000000" w:rsidP="00000000" w:rsidRDefault="00000000" w:rsidRPr="00000000" w14:paraId="000002C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5Use Case Description 3</w:t>
      </w:r>
    </w:p>
    <w:sdt>
      <w:sdtPr>
        <w:tag w:val="goog_rdk_652"/>
      </w:sdtPr>
      <w:sdtContent>
        <w:tbl>
          <w:tblPr>
            <w:tblStyle w:val="Table8"/>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Change w:id="199" w:author="Iman Mohamed Atef Helal" w:date="2023-10-31T18:53:00Z">
              <w:tblPr>
                <w:tblStyle w:val="Table7"/>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PrChange>
          </w:tblPr>
          <w:tblGrid>
            <w:gridCol w:w="3008.6666666666665"/>
            <w:gridCol w:w="3008.6666666666665"/>
            <w:gridCol w:w="3008.6666666666665"/>
            <w:tblGridChange w:id="0">
              <w:tblGrid>
                <w:gridCol w:w="3008.6666666666665"/>
                <w:gridCol w:w="3008.6666666666665"/>
                <w:gridCol w:w="3008.6666666666665"/>
              </w:tblGrid>
            </w:tblGridChange>
          </w:tblGrid>
          <w:sdt>
            <w:sdtPr>
              <w:tag w:val="goog_rdk_573"/>
            </w:sdtPr>
            <w:sdtContent>
              <w:tr>
                <w:trPr>
                  <w:trPrChange w:author="Iman Mohamed Atef Helal" w:id="199" w:date="2023-10-31T18:53:00Z">
                    <w:trPr>
                      <w:cantSplit w:val="0"/>
                      <w:trHeight w:val="144" w:hRule="atLeast"/>
                      <w:tblHeader w:val="1"/>
                    </w:trPr>
                  </w:trPrChange>
                </w:trPr>
                <w:sdt>
                  <w:sdtPr>
                    <w:tag w:val="goog_rdk_574"/>
                  </w:sdtPr>
                  <w:sdtContent>
                    <w:tc>
                      <w:tcPr>
                        <w:tcPrChange w:author="Iman Mohamed Atef Helal" w:id="199" w:date="2023-10-31T18:53: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575"/>
                        </w:sdtPr>
                        <w:sdtContent>
                          <w:p w:rsidR="00000000" w:rsidDel="00000000" w:rsidP="00000000" w:rsidRDefault="00000000" w:rsidRPr="00000000" w14:paraId="000002C4">
                            <w:pPr>
                              <w:spacing w:after="0" w:before="0" w:line="240" w:lineRule="auto"/>
                              <w:ind w:left="0" w:right="0" w:firstLine="0"/>
                              <w:jc w:val="left"/>
                              <w:rPr>
                                <w:shd w:fill="auto" w:val="clear"/>
                                <w:rPrChange w:author="Iman Mohamed Atef Helal" w:id="201"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Use case ID</w:t>
                            </w:r>
                          </w:p>
                        </w:sdtContent>
                      </w:sdt>
                    </w:tc>
                  </w:sdtContent>
                </w:sdt>
                <w:sdt>
                  <w:sdtPr>
                    <w:tag w:val="goog_rdk_576"/>
                  </w:sdtPr>
                  <w:sdtContent>
                    <w:tc>
                      <w:tcPr>
                        <w:gridSpan w:val="2"/>
                        <w:tcPrChange w:author="Iman Mohamed Atef Helal" w:id="199" w:date="2023-10-31T18:53: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577"/>
                        </w:sdtPr>
                        <w:sdtContent>
                          <w:p w:rsidR="00000000" w:rsidDel="00000000" w:rsidP="00000000" w:rsidRDefault="00000000" w:rsidRPr="00000000" w14:paraId="000002C5">
                            <w:pPr>
                              <w:spacing w:after="0" w:before="0" w:line="240" w:lineRule="auto"/>
                              <w:ind w:left="180" w:right="0" w:firstLine="0"/>
                              <w:jc w:val="left"/>
                              <w:rPr>
                                <w:shd w:fill="auto" w:val="clear"/>
                                <w:rPrChange w:author="Iman Mohamed Atef Helal" w:id="202"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Case 3</w:t>
                            </w:r>
                          </w:p>
                        </w:sdtContent>
                      </w:sdt>
                    </w:tc>
                  </w:sdtContent>
                </w:sdt>
              </w:tr>
            </w:sdtContent>
          </w:sdt>
          <w:sdt>
            <w:sdtPr>
              <w:tag w:val="goog_rdk_579"/>
            </w:sdtPr>
            <w:sdtContent>
              <w:tr>
                <w:trPr>
                  <w:trPrChange w:author="Iman Mohamed Atef Helal" w:id="199" w:date="2023-10-31T18:53:00Z">
                    <w:trPr>
                      <w:cantSplit w:val="0"/>
                      <w:trHeight w:val="144" w:hRule="atLeast"/>
                      <w:tblHeader w:val="1"/>
                    </w:trPr>
                  </w:trPrChange>
                </w:trPr>
                <w:sdt>
                  <w:sdtPr>
                    <w:tag w:val="goog_rdk_580"/>
                  </w:sdtPr>
                  <w:sdtContent>
                    <w:tc>
                      <w:tcPr>
                        <w:tcPrChange w:author="Iman Mohamed Atef Helal" w:id="199" w:date="2023-10-31T18:53: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581"/>
                        </w:sdtPr>
                        <w:sdtContent>
                          <w:p w:rsidR="00000000" w:rsidDel="00000000" w:rsidP="00000000" w:rsidRDefault="00000000" w:rsidRPr="00000000" w14:paraId="000002C7">
                            <w:pPr>
                              <w:spacing w:after="0" w:before="0" w:line="240" w:lineRule="auto"/>
                              <w:ind w:left="0" w:right="0" w:firstLine="0"/>
                              <w:jc w:val="left"/>
                              <w:rPr>
                                <w:shd w:fill="auto" w:val="clear"/>
                                <w:rPrChange w:author="Iman Mohamed Atef Helal" w:id="204"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Name</w:t>
                            </w:r>
                          </w:p>
                        </w:sdtContent>
                      </w:sdt>
                    </w:tc>
                  </w:sdtContent>
                </w:sdt>
                <w:sdt>
                  <w:sdtPr>
                    <w:tag w:val="goog_rdk_582"/>
                  </w:sdtPr>
                  <w:sdtContent>
                    <w:tc>
                      <w:tcPr>
                        <w:gridSpan w:val="2"/>
                        <w:tcPrChange w:author="Iman Mohamed Atef Helal" w:id="199" w:date="2023-10-31T18:53: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583"/>
                        </w:sdtPr>
                        <w:sdtContent>
                          <w:p w:rsidR="00000000" w:rsidDel="00000000" w:rsidP="00000000" w:rsidRDefault="00000000" w:rsidRPr="00000000" w14:paraId="000002C8">
                            <w:pPr>
                              <w:spacing w:after="0" w:before="0" w:line="240" w:lineRule="auto"/>
                              <w:ind w:left="180" w:right="0" w:firstLine="0"/>
                              <w:jc w:val="left"/>
                              <w:rPr>
                                <w:shd w:fill="auto" w:val="clear"/>
                                <w:rPrChange w:author="Iman Mohamed Atef Helal" w:id="205"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Password Reset</w:t>
                            </w:r>
                          </w:p>
                        </w:sdtContent>
                      </w:sdt>
                    </w:tc>
                  </w:sdtContent>
                </w:sdt>
              </w:tr>
            </w:sdtContent>
          </w:sdt>
          <w:sdt>
            <w:sdtPr>
              <w:tag w:val="goog_rdk_585"/>
            </w:sdtPr>
            <w:sdtContent>
              <w:tr>
                <w:trPr>
                  <w:trPrChange w:author="Iman Mohamed Atef Helal" w:id="199" w:date="2023-10-31T18:53:00Z">
                    <w:trPr>
                      <w:cantSplit w:val="0"/>
                      <w:trHeight w:val="144" w:hRule="atLeast"/>
                      <w:tblHeader w:val="1"/>
                    </w:trPr>
                  </w:trPrChange>
                </w:trPr>
                <w:sdt>
                  <w:sdtPr>
                    <w:tag w:val="goog_rdk_586"/>
                  </w:sdtPr>
                  <w:sdtContent>
                    <w:tc>
                      <w:tcPr>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587"/>
                        </w:sdtPr>
                        <w:sdtContent>
                          <w:p w:rsidR="00000000" w:rsidDel="00000000" w:rsidP="00000000" w:rsidRDefault="00000000" w:rsidRPr="00000000" w14:paraId="000002CA">
                            <w:pPr>
                              <w:spacing w:after="0" w:before="0" w:line="240" w:lineRule="auto"/>
                              <w:ind w:left="0" w:right="0" w:firstLine="0"/>
                              <w:jc w:val="left"/>
                              <w:rPr>
                                <w:shd w:fill="auto" w:val="clear"/>
                                <w:rPrChange w:author="Iman Mohamed Atef Helal" w:id="207"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Actors</w:t>
                            </w:r>
                          </w:p>
                        </w:sdtContent>
                      </w:sdt>
                    </w:tc>
                  </w:sdtContent>
                </w:sdt>
                <w:sdt>
                  <w:sdtPr>
                    <w:tag w:val="goog_rdk_588"/>
                  </w:sdtPr>
                  <w:sdtContent>
                    <w:tc>
                      <w:tcPr>
                        <w:gridSpan w:val="2"/>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589"/>
                        </w:sdtPr>
                        <w:sdtContent>
                          <w:p w:rsidR="00000000" w:rsidDel="00000000" w:rsidP="00000000" w:rsidRDefault="00000000" w:rsidRPr="00000000" w14:paraId="000002CB">
                            <w:pPr>
                              <w:spacing w:after="0" w:before="0" w:line="240" w:lineRule="auto"/>
                              <w:ind w:left="180" w:right="0" w:firstLine="0"/>
                              <w:jc w:val="left"/>
                              <w:rPr>
                                <w:shd w:fill="auto" w:val="clear"/>
                                <w:rPrChange w:author="Iman Mohamed Atef Helal" w:id="208"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Student, teacher, Admin</w:t>
                            </w:r>
                          </w:p>
                        </w:sdtContent>
                      </w:sdt>
                    </w:tc>
                  </w:sdtContent>
                </w:sdt>
              </w:tr>
            </w:sdtContent>
          </w:sdt>
          <w:sdt>
            <w:sdtPr>
              <w:tag w:val="goog_rdk_591"/>
            </w:sdtPr>
            <w:sdtContent>
              <w:tr>
                <w:trPr>
                  <w:trPrChange w:author="Iman Mohamed Atef Helal" w:id="199" w:date="2023-10-31T18:53:00Z">
                    <w:trPr>
                      <w:cantSplit w:val="0"/>
                      <w:trHeight w:val="144" w:hRule="atLeast"/>
                      <w:tblHeader w:val="1"/>
                    </w:trPr>
                  </w:trPrChange>
                </w:trPr>
                <w:sdt>
                  <w:sdtPr>
                    <w:tag w:val="goog_rdk_592"/>
                  </w:sdtPr>
                  <w:sdtContent>
                    <w:tc>
                      <w:tcPr>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593"/>
                        </w:sdtPr>
                        <w:sdtContent>
                          <w:p w:rsidR="00000000" w:rsidDel="00000000" w:rsidP="00000000" w:rsidRDefault="00000000" w:rsidRPr="00000000" w14:paraId="000002CD">
                            <w:pPr>
                              <w:spacing w:after="0" w:before="0" w:line="240" w:lineRule="auto"/>
                              <w:ind w:left="0" w:right="0" w:firstLine="0"/>
                              <w:jc w:val="left"/>
                              <w:rPr>
                                <w:shd w:fill="auto" w:val="clear"/>
                                <w:rPrChange w:author="Iman Mohamed Atef Helal" w:id="210"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Pre-condition</w:t>
                            </w:r>
                          </w:p>
                        </w:sdtContent>
                      </w:sdt>
                    </w:tc>
                  </w:sdtContent>
                </w:sdt>
                <w:sdt>
                  <w:sdtPr>
                    <w:tag w:val="goog_rdk_594"/>
                  </w:sdtPr>
                  <w:sdtContent>
                    <w:tc>
                      <w:tcPr>
                        <w:gridSpan w:val="2"/>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595"/>
                        </w:sdtPr>
                        <w:sdtContent>
                          <w:p w:rsidR="00000000" w:rsidDel="00000000" w:rsidP="00000000" w:rsidRDefault="00000000" w:rsidRPr="00000000" w14:paraId="000002CE">
                            <w:pPr>
                              <w:spacing w:after="0" w:before="0" w:line="240" w:lineRule="auto"/>
                              <w:ind w:left="180" w:right="0" w:firstLine="0"/>
                              <w:jc w:val="left"/>
                              <w:rPr>
                                <w:shd w:fill="auto" w:val="clear"/>
                                <w:rPrChange w:author="Iman Mohamed Atef Helal" w:id="211"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User has a registered account.</w:t>
                            </w:r>
                          </w:p>
                        </w:sdtContent>
                      </w:sdt>
                    </w:tc>
                  </w:sdtContent>
                </w:sdt>
              </w:tr>
            </w:sdtContent>
          </w:sdt>
          <w:sdt>
            <w:sdtPr>
              <w:tag w:val="goog_rdk_597"/>
            </w:sdtPr>
            <w:sdtContent>
              <w:tr>
                <w:trPr>
                  <w:trPrChange w:author="Iman Mohamed Atef Helal" w:id="199" w:date="2023-10-31T18:53:00Z">
                    <w:trPr>
                      <w:cantSplit w:val="0"/>
                      <w:trHeight w:val="144" w:hRule="atLeast"/>
                      <w:tblHeader w:val="1"/>
                    </w:trPr>
                  </w:trPrChange>
                </w:trPr>
                <w:sdt>
                  <w:sdtPr>
                    <w:tag w:val="goog_rdk_598"/>
                  </w:sdtPr>
                  <w:sdtContent>
                    <w:tc>
                      <w:tcPr>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599"/>
                        </w:sdtPr>
                        <w:sdtContent>
                          <w:p w:rsidR="00000000" w:rsidDel="00000000" w:rsidP="00000000" w:rsidRDefault="00000000" w:rsidRPr="00000000" w14:paraId="000002D0">
                            <w:pPr>
                              <w:spacing w:after="0" w:before="0" w:line="240" w:lineRule="auto"/>
                              <w:ind w:left="0" w:right="0" w:firstLine="0"/>
                              <w:jc w:val="left"/>
                              <w:rPr>
                                <w:shd w:fill="auto" w:val="clear"/>
                                <w:rPrChange w:author="Iman Mohamed Atef Helal" w:id="213"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Post-condition</w:t>
                            </w:r>
                          </w:p>
                        </w:sdtContent>
                      </w:sdt>
                    </w:tc>
                  </w:sdtContent>
                </w:sdt>
                <w:sdt>
                  <w:sdtPr>
                    <w:tag w:val="goog_rdk_600"/>
                  </w:sdtPr>
                  <w:sdtContent>
                    <w:tc>
                      <w:tcPr>
                        <w:gridSpan w:val="2"/>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01"/>
                        </w:sdtPr>
                        <w:sdtContent>
                          <w:p w:rsidR="00000000" w:rsidDel="00000000" w:rsidP="00000000" w:rsidRDefault="00000000" w:rsidRPr="00000000" w14:paraId="000002D1">
                            <w:pPr>
                              <w:spacing w:after="0" w:before="0" w:line="240" w:lineRule="auto"/>
                              <w:ind w:left="180" w:right="0" w:firstLine="0"/>
                              <w:jc w:val="left"/>
                              <w:rPr>
                                <w:shd w:fill="auto" w:val="clear"/>
                                <w:rPrChange w:author="Iman Mohamed Atef Helal" w:id="214"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User can log in with a new password.</w:t>
                            </w:r>
                          </w:p>
                        </w:sdtContent>
                      </w:sdt>
                    </w:tc>
                  </w:sdtContent>
                </w:sdt>
              </w:tr>
            </w:sdtContent>
          </w:sdt>
          <w:sdt>
            <w:sdtPr>
              <w:tag w:val="goog_rdk_603"/>
            </w:sdtPr>
            <w:sdtContent>
              <w:tr>
                <w:trPr>
                  <w:trPrChange w:author="Iman Mohamed Atef Helal" w:id="199" w:date="2023-10-31T18:53:00Z">
                    <w:trPr>
                      <w:cantSplit w:val="0"/>
                      <w:trHeight w:val="144" w:hRule="atLeast"/>
                      <w:tblHeader w:val="1"/>
                    </w:trPr>
                  </w:trPrChange>
                </w:trPr>
                <w:sdt>
                  <w:sdtPr>
                    <w:tag w:val="goog_rdk_604"/>
                  </w:sdtPr>
                  <w:sdtContent>
                    <w:tc>
                      <w:tcPr>
                        <w:vMerge w:val="restart"/>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05"/>
                        </w:sdtPr>
                        <w:sdtContent>
                          <w:p w:rsidR="00000000" w:rsidDel="00000000" w:rsidP="00000000" w:rsidRDefault="00000000" w:rsidRPr="00000000" w14:paraId="000002D3">
                            <w:pPr>
                              <w:spacing w:after="0" w:before="0" w:line="240" w:lineRule="auto"/>
                              <w:ind w:left="0" w:right="0" w:firstLine="0"/>
                              <w:jc w:val="left"/>
                              <w:rPr>
                                <w:shd w:fill="auto" w:val="clear"/>
                                <w:rPrChange w:author="Iman Mohamed Atef Helal" w:id="216"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Flow of Events </w:t>
                            </w:r>
                          </w:p>
                        </w:sdtContent>
                      </w:sdt>
                    </w:tc>
                  </w:sdtContent>
                </w:sdt>
                <w:sdt>
                  <w:sdtPr>
                    <w:tag w:val="goog_rdk_606"/>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07"/>
                        </w:sdtPr>
                        <w:sdtContent>
                          <w:p w:rsidR="00000000" w:rsidDel="00000000" w:rsidP="00000000" w:rsidRDefault="00000000" w:rsidRPr="00000000" w14:paraId="000002D4">
                            <w:pPr>
                              <w:spacing w:after="0" w:before="0" w:line="240" w:lineRule="auto"/>
                              <w:ind w:left="180" w:right="0" w:firstLine="0"/>
                              <w:jc w:val="left"/>
                              <w:rPr>
                                <w:shd w:fill="auto" w:val="clear"/>
                                <w:rPrChange w:author="Iman Mohamed Atef Helal" w:id="217"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User Actions </w:t>
                            </w:r>
                          </w:p>
                        </w:sdtContent>
                      </w:sdt>
                    </w:tc>
                  </w:sdtContent>
                </w:sdt>
                <w:sdt>
                  <w:sdtPr>
                    <w:tag w:val="goog_rdk_608"/>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09"/>
                        </w:sdtPr>
                        <w:sdtContent>
                          <w:p w:rsidR="00000000" w:rsidDel="00000000" w:rsidP="00000000" w:rsidRDefault="00000000" w:rsidRPr="00000000" w14:paraId="000002D5">
                            <w:pPr>
                              <w:spacing w:after="0" w:before="0" w:line="240" w:lineRule="auto"/>
                              <w:ind w:left="180" w:right="0" w:firstLine="0"/>
                              <w:jc w:val="left"/>
                              <w:rPr>
                                <w:shd w:fill="auto" w:val="clear"/>
                                <w:rPrChange w:author="Iman Mohamed Atef Helal" w:id="218"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System Actions </w:t>
                            </w:r>
                          </w:p>
                        </w:sdtContent>
                      </w:sdt>
                    </w:tc>
                  </w:sdtContent>
                </w:sdt>
              </w:tr>
            </w:sdtContent>
          </w:sdt>
          <w:sdt>
            <w:sdtPr>
              <w:tag w:val="goog_rdk_610"/>
            </w:sdtPr>
            <w:sdtContent>
              <w:tr>
                <w:trPr>
                  <w:trPrChange w:author="Iman Mohamed Atef Helal" w:id="199" w:date="2023-10-31T18:53:00Z">
                    <w:trPr>
                      <w:cantSplit w:val="0"/>
                      <w:trHeight w:val="144" w:hRule="atLeast"/>
                      <w:tblHeader w:val="1"/>
                    </w:trPr>
                  </w:trPrChange>
                </w:trPr>
                <w:sdt>
                  <w:sdtPr>
                    <w:tag w:val="goog_rdk_611"/>
                  </w:sdtPr>
                  <w:sdtContent>
                    <w:tc>
                      <w:tcPr>
                        <w:vMerge w:val="continue"/>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612"/>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13"/>
                        </w:sdtPr>
                        <w:sdtContent>
                          <w:p w:rsidR="00000000" w:rsidDel="00000000" w:rsidP="00000000" w:rsidRDefault="00000000" w:rsidRPr="00000000" w14:paraId="000002D7">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20"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enters their email and clicks on the "Forgot Password" link.</w:t>
                            </w:r>
                          </w:p>
                        </w:sdtContent>
                      </w:sdt>
                    </w:tc>
                  </w:sdtContent>
                </w:sdt>
                <w:sdt>
                  <w:sdtPr>
                    <w:tag w:val="goog_rdk_614"/>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15"/>
                        </w:sdtPr>
                        <w:sdtContent>
                          <w:p w:rsidR="00000000" w:rsidDel="00000000" w:rsidP="00000000" w:rsidRDefault="00000000" w:rsidRPr="00000000" w14:paraId="000002D8">
                            <w:pPr>
                              <w:spacing w:after="0" w:before="0" w:line="240" w:lineRule="auto"/>
                              <w:ind w:left="180" w:right="0" w:firstLine="0"/>
                              <w:jc w:val="left"/>
                              <w:rPr>
                                <w:shd w:fill="auto" w:val="clear"/>
                                <w:rPrChange w:author="Iman Mohamed Atef Helal" w:id="221"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tr>
            </w:sdtContent>
          </w:sdt>
          <w:sdt>
            <w:sdtPr>
              <w:tag w:val="goog_rdk_616"/>
            </w:sdtPr>
            <w:sdtContent>
              <w:tr>
                <w:trPr>
                  <w:trPrChange w:author="Iman Mohamed Atef Helal" w:id="199" w:date="2023-10-31T18:53:00Z">
                    <w:trPr>
                      <w:cantSplit w:val="0"/>
                      <w:trHeight w:val="144" w:hRule="atLeast"/>
                      <w:tblHeader w:val="1"/>
                    </w:trPr>
                  </w:trPrChange>
                </w:trPr>
                <w:sdt>
                  <w:sdtPr>
                    <w:tag w:val="goog_rdk_617"/>
                  </w:sdtPr>
                  <w:sdtContent>
                    <w:tc>
                      <w:tcPr>
                        <w:vMerge w:val="continue"/>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618"/>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19"/>
                        </w:sdtPr>
                        <w:sdtContent>
                          <w:p w:rsidR="00000000" w:rsidDel="00000000" w:rsidP="00000000" w:rsidRDefault="00000000" w:rsidRPr="00000000" w14:paraId="000002DA">
                            <w:pPr>
                              <w:spacing w:after="0" w:before="0" w:line="240" w:lineRule="auto"/>
                              <w:ind w:left="180" w:right="0" w:firstLine="0"/>
                              <w:jc w:val="left"/>
                              <w:rPr>
                                <w:shd w:fill="auto" w:val="clear"/>
                                <w:rPrChange w:author="Iman Mohamed Atef Helal" w:id="223"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sdt>
                  <w:sdtPr>
                    <w:tag w:val="goog_rdk_620"/>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21"/>
                        </w:sdtPr>
                        <w:sdtContent>
                          <w:p w:rsidR="00000000" w:rsidDel="00000000" w:rsidP="00000000" w:rsidRDefault="00000000" w:rsidRPr="00000000" w14:paraId="000002DB">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24"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sends a password reset link to the user's email.</w:t>
                            </w:r>
                          </w:p>
                        </w:sdtContent>
                      </w:sdt>
                    </w:tc>
                  </w:sdtContent>
                </w:sdt>
              </w:tr>
            </w:sdtContent>
          </w:sdt>
          <w:sdt>
            <w:sdtPr>
              <w:tag w:val="goog_rdk_622"/>
            </w:sdtPr>
            <w:sdtContent>
              <w:tr>
                <w:trPr>
                  <w:trPrChange w:author="Iman Mohamed Atef Helal" w:id="199" w:date="2023-10-31T18:53:00Z">
                    <w:trPr>
                      <w:cantSplit w:val="0"/>
                      <w:trHeight w:val="144" w:hRule="atLeast"/>
                      <w:tblHeader w:val="1"/>
                    </w:trPr>
                  </w:trPrChange>
                </w:trPr>
                <w:sdt>
                  <w:sdtPr>
                    <w:tag w:val="goog_rdk_623"/>
                  </w:sdtPr>
                  <w:sdtContent>
                    <w:tc>
                      <w:tcPr>
                        <w:vMerge w:val="continue"/>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sdtContent>
                </w:sdt>
                <w:sdt>
                  <w:sdtPr>
                    <w:tag w:val="goog_rdk_624"/>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25"/>
                        </w:sdtPr>
                        <w:sdtContent>
                          <w:p w:rsidR="00000000" w:rsidDel="00000000" w:rsidP="00000000" w:rsidRDefault="00000000" w:rsidRPr="00000000" w14:paraId="000002DD">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26"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receives the email and clicks on the reset link.</w:t>
                            </w:r>
                          </w:p>
                        </w:sdtContent>
                      </w:sdt>
                    </w:tc>
                  </w:sdtContent>
                </w:sdt>
                <w:sdt>
                  <w:sdtPr>
                    <w:tag w:val="goog_rdk_626"/>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27"/>
                        </w:sdtPr>
                        <w:sdtContent>
                          <w:p w:rsidR="00000000" w:rsidDel="00000000" w:rsidP="00000000" w:rsidRDefault="00000000" w:rsidRPr="00000000" w14:paraId="000002DE">
                            <w:pPr>
                              <w:spacing w:after="0" w:before="0" w:line="240" w:lineRule="auto"/>
                              <w:ind w:left="180" w:right="0" w:firstLine="0"/>
                              <w:jc w:val="left"/>
                              <w:rPr>
                                <w:shd w:fill="auto" w:val="clear"/>
                                <w:rPrChange w:author="Iman Mohamed Atef Helal" w:id="227"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tr>
            </w:sdtContent>
          </w:sdt>
          <w:sdt>
            <w:sdtPr>
              <w:tag w:val="goog_rdk_628"/>
            </w:sdtPr>
            <w:sdtContent>
              <w:tr>
                <w:trPr>
                  <w:trPrChange w:author="Iman Mohamed Atef Helal" w:id="199" w:date="2023-10-31T18:53:00Z">
                    <w:trPr>
                      <w:cantSplit w:val="0"/>
                      <w:trHeight w:val="144" w:hRule="atLeast"/>
                      <w:tblHeader w:val="1"/>
                    </w:trPr>
                  </w:trPrChange>
                </w:trPr>
                <w:sdt>
                  <w:sdtPr>
                    <w:tag w:val="goog_rdk_629"/>
                  </w:sdtPr>
                  <w:sdtContent>
                    <w:tc>
                      <w:tcPr>
                        <w:vMerge w:val="continue"/>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630"/>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31"/>
                        </w:sdtPr>
                        <w:sdtContent>
                          <w:p w:rsidR="00000000" w:rsidDel="00000000" w:rsidP="00000000" w:rsidRDefault="00000000" w:rsidRPr="00000000" w14:paraId="000002E0">
                            <w:pPr>
                              <w:spacing w:after="0" w:before="0" w:line="240" w:lineRule="auto"/>
                              <w:ind w:left="180" w:right="0" w:firstLine="0"/>
                              <w:jc w:val="left"/>
                              <w:rPr>
                                <w:shd w:fill="auto" w:val="clear"/>
                                <w:rPrChange w:author="Iman Mohamed Atef Helal" w:id="229"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sdt>
                  <w:sdtPr>
                    <w:tag w:val="goog_rdk_632"/>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33"/>
                        </w:sdtPr>
                        <w:sdtContent>
                          <w:p w:rsidR="00000000" w:rsidDel="00000000" w:rsidP="00000000" w:rsidRDefault="00000000" w:rsidRPr="00000000" w14:paraId="000002E1">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30"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is redirected to a page where they can create a new password.</w:t>
                            </w:r>
                          </w:p>
                        </w:sdtContent>
                      </w:sdt>
                    </w:tc>
                  </w:sdtContent>
                </w:sdt>
              </w:tr>
            </w:sdtContent>
          </w:sdt>
          <w:sdt>
            <w:sdtPr>
              <w:tag w:val="goog_rdk_634"/>
            </w:sdtPr>
            <w:sdtContent>
              <w:tr>
                <w:trPr>
                  <w:trPrChange w:author="Iman Mohamed Atef Helal" w:id="199" w:date="2023-10-31T18:53:00Z">
                    <w:trPr>
                      <w:cantSplit w:val="0"/>
                      <w:trHeight w:val="144" w:hRule="atLeast"/>
                      <w:tblHeader w:val="1"/>
                    </w:trPr>
                  </w:trPrChange>
                </w:trPr>
                <w:sdt>
                  <w:sdtPr>
                    <w:tag w:val="goog_rdk_635"/>
                  </w:sdtPr>
                  <w:sdtContent>
                    <w:tc>
                      <w:tcPr>
                        <w:vMerge w:val="continue"/>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sdtContent>
                </w:sdt>
                <w:sdt>
                  <w:sdtPr>
                    <w:tag w:val="goog_rdk_636"/>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37"/>
                        </w:sdtPr>
                        <w:sdtContent>
                          <w:p w:rsidR="00000000" w:rsidDel="00000000" w:rsidP="00000000" w:rsidRDefault="00000000" w:rsidRPr="00000000" w14:paraId="000002E3">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32"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enters a new password and confirms it.</w:t>
                            </w:r>
                          </w:p>
                        </w:sdtContent>
                      </w:sdt>
                    </w:tc>
                  </w:sdtContent>
                </w:sdt>
                <w:sdt>
                  <w:sdtPr>
                    <w:tag w:val="goog_rdk_638"/>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39"/>
                        </w:sdtPr>
                        <w:sdtContent>
                          <w:p w:rsidR="00000000" w:rsidDel="00000000" w:rsidP="00000000" w:rsidRDefault="00000000" w:rsidRPr="00000000" w14:paraId="000002E4">
                            <w:pPr>
                              <w:spacing w:after="0" w:before="0" w:line="240" w:lineRule="auto"/>
                              <w:ind w:left="180" w:right="0" w:firstLine="0"/>
                              <w:jc w:val="left"/>
                              <w:rPr>
                                <w:shd w:fill="auto" w:val="clear"/>
                                <w:rPrChange w:author="Iman Mohamed Atef Helal" w:id="233"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tr>
            </w:sdtContent>
          </w:sdt>
          <w:sdt>
            <w:sdtPr>
              <w:tag w:val="goog_rdk_640"/>
            </w:sdtPr>
            <w:sdtContent>
              <w:tr>
                <w:trPr>
                  <w:trPrChange w:author="Iman Mohamed Atef Helal" w:id="199" w:date="2023-10-31T18:53:00Z">
                    <w:trPr>
                      <w:cantSplit w:val="0"/>
                      <w:trHeight w:val="144" w:hRule="atLeast"/>
                      <w:tblHeader w:val="1"/>
                    </w:trPr>
                  </w:trPrChange>
                </w:trPr>
                <w:sdt>
                  <w:sdtPr>
                    <w:tag w:val="goog_rdk_641"/>
                  </w:sdtPr>
                  <w:sdtContent>
                    <w:tc>
                      <w:tcPr>
                        <w:vMerge w:val="continue"/>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642"/>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43"/>
                        </w:sdtPr>
                        <w:sdtContent>
                          <w:p w:rsidR="00000000" w:rsidDel="00000000" w:rsidP="00000000" w:rsidRDefault="00000000" w:rsidRPr="00000000" w14:paraId="000002E6">
                            <w:pPr>
                              <w:spacing w:after="0" w:before="0" w:line="240" w:lineRule="auto"/>
                              <w:ind w:left="180" w:right="0" w:firstLine="0"/>
                              <w:jc w:val="left"/>
                              <w:rPr>
                                <w:shd w:fill="auto" w:val="clear"/>
                                <w:rPrChange w:author="Iman Mohamed Atef Helal" w:id="235"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sdt>
                  <w:sdtPr>
                    <w:tag w:val="goog_rdk_644"/>
                  </w:sdtPr>
                  <w:sdtContent>
                    <w:tc>
                      <w:tcPr>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45"/>
                        </w:sdtPr>
                        <w:sdtContent>
                          <w:p w:rsidR="00000000" w:rsidDel="00000000" w:rsidP="00000000" w:rsidRDefault="00000000" w:rsidRPr="00000000" w14:paraId="000002E7">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36"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1"/>
                                    <w:numId w:val="91"/>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updates the user's password.</w:t>
                            </w:r>
                          </w:p>
                        </w:sdtContent>
                      </w:sdt>
                    </w:tc>
                  </w:sdtContent>
                </w:sdt>
              </w:tr>
            </w:sdtContent>
          </w:sdt>
          <w:sdt>
            <w:sdtPr>
              <w:tag w:val="goog_rdk_646"/>
            </w:sdtPr>
            <w:sdtContent>
              <w:tr>
                <w:trPr>
                  <w:trPrChange w:author="Iman Mohamed Atef Helal" w:id="199" w:date="2023-10-31T18:53:00Z">
                    <w:trPr>
                      <w:cantSplit w:val="0"/>
                      <w:trHeight w:val="144" w:hRule="atLeast"/>
                      <w:tblHeader w:val="0"/>
                    </w:trPr>
                  </w:trPrChange>
                </w:trPr>
                <w:sdt>
                  <w:sdtPr>
                    <w:tag w:val="goog_rdk_647"/>
                  </w:sdtPr>
                  <w:sdtContent>
                    <w:tc>
                      <w:tcPr>
                        <w:tcPrChange w:author="Iman Mohamed Atef Helal" w:id="199" w:date="2023-10-31T18:53: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48"/>
                        </w:sdtPr>
                        <w:sdtContent>
                          <w:p w:rsidR="00000000" w:rsidDel="00000000" w:rsidP="00000000" w:rsidRDefault="00000000" w:rsidRPr="00000000" w14:paraId="000002E8">
                            <w:pPr>
                              <w:spacing w:after="0" w:before="0" w:line="240" w:lineRule="auto"/>
                              <w:ind w:left="0" w:right="0" w:firstLine="0"/>
                              <w:jc w:val="left"/>
                              <w:rPr/>
                              <w:pPrChange w:author="Iman Mohamed Atef Helal" w:id="0" w:date="2023-10-31T18:54:00Z">
                                <w:pPr>
                                  <w:spacing w:after="0" w:before="0" w:lineRule="auto"/>
                                  <w:ind w:left="0" w:right="0" w:firstLine="0"/>
                                  <w:jc w:val="left"/>
                                </w:pPr>
                              </w:pPrChange>
                            </w:pPr>
                            <w:r w:rsidDel="00000000" w:rsidR="00000000" w:rsidRPr="00000000">
                              <w:rPr>
                                <w:rtl w:val="0"/>
                              </w:rPr>
                              <w:t xml:space="preserve">Exception scenario</w:t>
                            </w:r>
                          </w:p>
                        </w:sdtContent>
                      </w:sdt>
                    </w:tc>
                  </w:sdtContent>
                </w:sdt>
                <w:sdt>
                  <w:sdtPr>
                    <w:tag w:val="goog_rdk_649"/>
                  </w:sdtPr>
                  <w:sdtContent>
                    <w:tc>
                      <w:tcPr>
                        <w:gridSpan w:val="2"/>
                        <w:tcPrChange w:author="Iman Mohamed Atef Helal" w:id="199" w:date="2023-10-31T18:53: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50"/>
                        </w:sdtPr>
                        <w:sdtContent>
                          <w:p w:rsidR="00000000" w:rsidDel="00000000" w:rsidP="00000000" w:rsidRDefault="00000000" w:rsidRPr="00000000" w14:paraId="000002E9">
                            <w:pPr>
                              <w:spacing w:after="0" w:before="0" w:line="240" w:lineRule="auto"/>
                              <w:ind w:left="180" w:right="0" w:firstLine="0"/>
                              <w:jc w:val="left"/>
                              <w:rPr>
                                <w:shd w:fill="auto" w:val="clear"/>
                                <w:rPrChange w:author="Iman Mohamed Atef Helal" w:id="239"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Invalid or unregistered email address.</w:t>
                            </w:r>
                          </w:p>
                        </w:sdtContent>
                      </w:sdt>
                    </w:tc>
                  </w:sdtContent>
                </w:sdt>
              </w:tr>
            </w:sdtContent>
          </w:sdt>
        </w:tbl>
      </w:sdtContent>
    </w:sdt>
    <w:p w:rsidR="00000000" w:rsidDel="00000000" w:rsidP="00000000" w:rsidRDefault="00000000" w:rsidRPr="00000000" w14:paraId="000002E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E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D">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EE">
      <w:pPr>
        <w:spacing w:after="0" w:lineRule="auto"/>
        <w:ind w:right="0" w:hanging="360"/>
        <w:jc w:val="left"/>
        <w:rPr>
          <w:b w:val="1"/>
          <w:sz w:val="22"/>
          <w:szCs w:val="22"/>
        </w:rPr>
      </w:pPr>
      <w:r w:rsidDel="00000000" w:rsidR="00000000" w:rsidRPr="00000000">
        <w:rPr>
          <w:b w:val="1"/>
          <w:sz w:val="22"/>
          <w:szCs w:val="22"/>
          <w:rtl w:val="0"/>
        </w:rPr>
        <w:t xml:space="preserve">5: Teacher Adds Assignment: </w:t>
      </w:r>
    </w:p>
    <w:sdt>
      <w:sdtPr>
        <w:tag w:val="goog_rdk_655"/>
      </w:sdtPr>
      <w:sdtContent>
        <w:p w:rsidR="00000000" w:rsidDel="00000000" w:rsidP="00000000" w:rsidRDefault="00000000" w:rsidRPr="00000000" w14:paraId="000002EF">
          <w:pPr>
            <w:spacing w:after="0" w:lineRule="auto"/>
            <w:ind w:right="0" w:hanging="360"/>
            <w:jc w:val="left"/>
            <w:rPr>
              <w:del w:author="Iman Mohamed Atef Helal" w:id="240" w:date="2023-10-31T18:53:00Z"/>
              <w:b w:val="1"/>
              <w:sz w:val="22"/>
              <w:szCs w:val="22"/>
            </w:rPr>
          </w:pPr>
          <w:sdt>
            <w:sdtPr>
              <w:tag w:val="goog_rdk_654"/>
            </w:sdtPr>
            <w:sdtContent>
              <w:del w:author="Iman Mohamed Atef Helal" w:id="240" w:date="2023-10-31T18:53:00Z">
                <w:r w:rsidDel="00000000" w:rsidR="00000000" w:rsidRPr="00000000">
                  <w:rPr>
                    <w:rtl w:val="0"/>
                  </w:rPr>
                </w:r>
              </w:del>
            </w:sdtContent>
          </w:sdt>
        </w:p>
      </w:sdtContent>
    </w:sdt>
    <w:p w:rsidR="00000000" w:rsidDel="00000000" w:rsidP="00000000" w:rsidRDefault="00000000" w:rsidRPr="00000000" w14:paraId="000002F0">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2F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6Use Case Description 5</w:t>
      </w:r>
    </w:p>
    <w:sdt>
      <w:sdtPr>
        <w:tag w:val="goog_rdk_717"/>
      </w:sdtPr>
      <w:sdtContent>
        <w:tbl>
          <w:tblPr>
            <w:tblStyle w:val="Table10"/>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Change w:id="241" w:author="Iman Mohamed Atef Helal" w:date="2023-10-31T18:54:00Z">
              <w:tblPr>
                <w:tblStyle w:val="Table9"/>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PrChange>
          </w:tblPr>
          <w:tblGrid>
            <w:gridCol w:w="3008.6666666666665"/>
            <w:gridCol w:w="3008.6666666666665"/>
            <w:gridCol w:w="3008.6666666666665"/>
            <w:tblGridChange w:id="0">
              <w:tblGrid>
                <w:gridCol w:w="3008.6666666666665"/>
                <w:gridCol w:w="3008.6666666666665"/>
                <w:gridCol w:w="3008.6666666666665"/>
              </w:tblGrid>
            </w:tblGridChange>
          </w:tblGrid>
          <w:sdt>
            <w:sdtPr>
              <w:tag w:val="goog_rdk_656"/>
            </w:sdtPr>
            <w:sdtContent>
              <w:tr>
                <w:trPr>
                  <w:trPrChange w:author="Iman Mohamed Atef Helal" w:id="241" w:date="2023-10-31T18:54:00Z">
                    <w:trPr>
                      <w:cantSplit w:val="0"/>
                      <w:trHeight w:val="20" w:hRule="atLeast"/>
                      <w:tblHeader w:val="1"/>
                    </w:trPr>
                  </w:trPrChange>
                </w:trPr>
                <w:sdt>
                  <w:sdtPr>
                    <w:tag w:val="goog_rdk_657"/>
                  </w:sdtPr>
                  <w:sdtContent>
                    <w:tc>
                      <w:tcPr>
                        <w:tcPrChange w:author="Iman Mohamed Atef Helal" w:id="241" w:date="2023-10-31T18:54: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658"/>
                        </w:sdtPr>
                        <w:sdtContent>
                          <w:p w:rsidR="00000000" w:rsidDel="00000000" w:rsidP="00000000" w:rsidRDefault="00000000" w:rsidRPr="00000000" w14:paraId="000002F2">
                            <w:pPr>
                              <w:spacing w:after="0" w:before="0" w:line="240" w:lineRule="auto"/>
                              <w:ind w:left="90" w:right="0" w:firstLine="0"/>
                              <w:jc w:val="left"/>
                              <w:rPr>
                                <w:shd w:fill="auto" w:val="clear"/>
                                <w:rPrChange w:author="Iman Mohamed Atef Helal" w:id="242"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Use case ID</w:t>
                            </w:r>
                          </w:p>
                        </w:sdtContent>
                      </w:sdt>
                    </w:tc>
                  </w:sdtContent>
                </w:sdt>
                <w:sdt>
                  <w:sdtPr>
                    <w:tag w:val="goog_rdk_659"/>
                  </w:sdtPr>
                  <w:sdtContent>
                    <w:tc>
                      <w:tcPr>
                        <w:gridSpan w:val="2"/>
                        <w:tcPrChange w:author="Iman Mohamed Atef Helal" w:id="241" w:date="2023-10-31T18:54: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660"/>
                        </w:sdtPr>
                        <w:sdtContent>
                          <w:p w:rsidR="00000000" w:rsidDel="00000000" w:rsidP="00000000" w:rsidRDefault="00000000" w:rsidRPr="00000000" w14:paraId="000002F3">
                            <w:pPr>
                              <w:spacing w:after="0" w:before="0" w:line="240" w:lineRule="auto"/>
                              <w:ind w:left="180" w:right="0" w:firstLine="0"/>
                              <w:jc w:val="left"/>
                              <w:rPr>
                                <w:shd w:fill="auto" w:val="clear"/>
                                <w:rPrChange w:author="Iman Mohamed Atef Helal" w:id="243"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Case 5</w:t>
                            </w:r>
                          </w:p>
                        </w:sdtContent>
                      </w:sdt>
                    </w:tc>
                  </w:sdtContent>
                </w:sdt>
              </w:tr>
            </w:sdtContent>
          </w:sdt>
          <w:sdt>
            <w:sdtPr>
              <w:tag w:val="goog_rdk_662"/>
            </w:sdtPr>
            <w:sdtContent>
              <w:tr>
                <w:trPr>
                  <w:trPrChange w:author="Iman Mohamed Atef Helal" w:id="241" w:date="2023-10-31T18:54:00Z">
                    <w:trPr>
                      <w:cantSplit w:val="0"/>
                      <w:trHeight w:val="20" w:hRule="atLeast"/>
                      <w:tblHeader w:val="1"/>
                    </w:trPr>
                  </w:trPrChange>
                </w:trPr>
                <w:sdt>
                  <w:sdtPr>
                    <w:tag w:val="goog_rdk_663"/>
                  </w:sdtPr>
                  <w:sdtContent>
                    <w:tc>
                      <w:tcPr>
                        <w:tcPrChange w:author="Iman Mohamed Atef Helal" w:id="241" w:date="2023-10-31T18:54: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664"/>
                        </w:sdtPr>
                        <w:sdtContent>
                          <w:p w:rsidR="00000000" w:rsidDel="00000000" w:rsidP="00000000" w:rsidRDefault="00000000" w:rsidRPr="00000000" w14:paraId="000002F5">
                            <w:pPr>
                              <w:spacing w:after="0" w:before="0" w:line="240" w:lineRule="auto"/>
                              <w:ind w:left="90" w:right="0" w:firstLine="0"/>
                              <w:jc w:val="left"/>
                              <w:rPr>
                                <w:shd w:fill="auto" w:val="clear"/>
                                <w:rPrChange w:author="Iman Mohamed Atef Helal" w:id="244"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Name</w:t>
                            </w:r>
                          </w:p>
                        </w:sdtContent>
                      </w:sdt>
                    </w:tc>
                  </w:sdtContent>
                </w:sdt>
                <w:sdt>
                  <w:sdtPr>
                    <w:tag w:val="goog_rdk_665"/>
                  </w:sdtPr>
                  <w:sdtContent>
                    <w:tc>
                      <w:tcPr>
                        <w:gridSpan w:val="2"/>
                        <w:tcPrChange w:author="Iman Mohamed Atef Helal" w:id="241" w:date="2023-10-31T18:54: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666"/>
                        </w:sdtPr>
                        <w:sdtContent>
                          <w:p w:rsidR="00000000" w:rsidDel="00000000" w:rsidP="00000000" w:rsidRDefault="00000000" w:rsidRPr="00000000" w14:paraId="000002F6">
                            <w:pPr>
                              <w:spacing w:after="0" w:before="0" w:line="240" w:lineRule="auto"/>
                              <w:ind w:left="180" w:right="0" w:firstLine="0"/>
                              <w:jc w:val="left"/>
                              <w:rPr>
                                <w:shd w:fill="auto" w:val="clear"/>
                                <w:rPrChange w:author="Iman Mohamed Atef Helal" w:id="245"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Assignment Creation</w:t>
                            </w:r>
                          </w:p>
                        </w:sdtContent>
                      </w:sdt>
                    </w:tc>
                  </w:sdtContent>
                </w:sdt>
              </w:tr>
            </w:sdtContent>
          </w:sdt>
          <w:sdt>
            <w:sdtPr>
              <w:tag w:val="goog_rdk_668"/>
            </w:sdtPr>
            <w:sdtContent>
              <w:tr>
                <w:trPr>
                  <w:trPrChange w:author="Iman Mohamed Atef Helal" w:id="241" w:date="2023-10-31T18:54:00Z">
                    <w:trPr>
                      <w:cantSplit w:val="0"/>
                      <w:trHeight w:val="20" w:hRule="atLeast"/>
                      <w:tblHeader w:val="1"/>
                    </w:trPr>
                  </w:trPrChange>
                </w:trPr>
                <w:sdt>
                  <w:sdtPr>
                    <w:tag w:val="goog_rdk_669"/>
                  </w:sdtPr>
                  <w:sdtContent>
                    <w:tc>
                      <w:tcPr>
                        <w:tcPrChange w:author="Iman Mohamed Atef Helal" w:id="241" w:date="2023-10-31T18:54: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70"/>
                        </w:sdtPr>
                        <w:sdtContent>
                          <w:p w:rsidR="00000000" w:rsidDel="00000000" w:rsidP="00000000" w:rsidRDefault="00000000" w:rsidRPr="00000000" w14:paraId="000002F8">
                            <w:pPr>
                              <w:spacing w:after="0" w:before="0" w:line="240" w:lineRule="auto"/>
                              <w:ind w:left="90" w:right="0" w:firstLine="0"/>
                              <w:jc w:val="left"/>
                              <w:rPr>
                                <w:shd w:fill="auto" w:val="clear"/>
                                <w:rPrChange w:author="Iman Mohamed Atef Helal" w:id="246"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Actors</w:t>
                            </w:r>
                          </w:p>
                        </w:sdtContent>
                      </w:sdt>
                    </w:tc>
                  </w:sdtContent>
                </w:sdt>
                <w:sdt>
                  <w:sdtPr>
                    <w:tag w:val="goog_rdk_671"/>
                  </w:sdtPr>
                  <w:sdtContent>
                    <w:tc>
                      <w:tcPr>
                        <w:gridSpan w:val="2"/>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72"/>
                        </w:sdtPr>
                        <w:sdtContent>
                          <w:p w:rsidR="00000000" w:rsidDel="00000000" w:rsidP="00000000" w:rsidRDefault="00000000" w:rsidRPr="00000000" w14:paraId="000002F9">
                            <w:pPr>
                              <w:spacing w:after="0" w:before="0" w:line="240" w:lineRule="auto"/>
                              <w:ind w:left="180" w:right="0" w:firstLine="0"/>
                              <w:jc w:val="left"/>
                              <w:rPr>
                                <w:shd w:fill="auto" w:val="clear"/>
                                <w:rPrChange w:author="Iman Mohamed Atef Helal" w:id="247"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Teacher</w:t>
                            </w:r>
                          </w:p>
                        </w:sdtContent>
                      </w:sdt>
                    </w:tc>
                  </w:sdtContent>
                </w:sdt>
              </w:tr>
            </w:sdtContent>
          </w:sdt>
          <w:sdt>
            <w:sdtPr>
              <w:tag w:val="goog_rdk_674"/>
            </w:sdtPr>
            <w:sdtContent>
              <w:tr>
                <w:trPr>
                  <w:trPrChange w:author="Iman Mohamed Atef Helal" w:id="241" w:date="2023-10-31T18:54:00Z">
                    <w:trPr>
                      <w:cantSplit w:val="0"/>
                      <w:trHeight w:val="20" w:hRule="atLeast"/>
                      <w:tblHeader w:val="1"/>
                    </w:trPr>
                  </w:trPrChange>
                </w:trPr>
                <w:sdt>
                  <w:sdtPr>
                    <w:tag w:val="goog_rdk_675"/>
                  </w:sdtPr>
                  <w:sdtContent>
                    <w:tc>
                      <w:tcPr>
                        <w:tcPrChange w:author="Iman Mohamed Atef Helal" w:id="241" w:date="2023-10-31T18:54: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76"/>
                        </w:sdtPr>
                        <w:sdtContent>
                          <w:p w:rsidR="00000000" w:rsidDel="00000000" w:rsidP="00000000" w:rsidRDefault="00000000" w:rsidRPr="00000000" w14:paraId="000002FB">
                            <w:pPr>
                              <w:spacing w:after="0" w:before="0" w:line="240" w:lineRule="auto"/>
                              <w:ind w:left="90" w:right="0" w:firstLine="0"/>
                              <w:jc w:val="left"/>
                              <w:rPr>
                                <w:shd w:fill="auto" w:val="clear"/>
                                <w:rPrChange w:author="Iman Mohamed Atef Helal" w:id="248"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Pre-condition</w:t>
                            </w:r>
                          </w:p>
                        </w:sdtContent>
                      </w:sdt>
                    </w:tc>
                  </w:sdtContent>
                </w:sdt>
                <w:sdt>
                  <w:sdtPr>
                    <w:tag w:val="goog_rdk_677"/>
                  </w:sdtPr>
                  <w:sdtContent>
                    <w:tc>
                      <w:tcPr>
                        <w:gridSpan w:val="2"/>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78"/>
                        </w:sdtPr>
                        <w:sdtContent>
                          <w:p w:rsidR="00000000" w:rsidDel="00000000" w:rsidP="00000000" w:rsidRDefault="00000000" w:rsidRPr="00000000" w14:paraId="000002FC">
                            <w:pPr>
                              <w:spacing w:after="0" w:before="0" w:line="240" w:lineRule="auto"/>
                              <w:ind w:left="180" w:right="0" w:firstLine="0"/>
                              <w:jc w:val="left"/>
                              <w:rPr>
                                <w:shd w:fill="auto" w:val="clear"/>
                                <w:rPrChange w:author="Iman Mohamed Atef Helal" w:id="249"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Teacher is logged into their account and accesses the course.</w:t>
                            </w:r>
                          </w:p>
                        </w:sdtContent>
                      </w:sdt>
                    </w:tc>
                  </w:sdtContent>
                </w:sdt>
              </w:tr>
            </w:sdtContent>
          </w:sdt>
          <w:sdt>
            <w:sdtPr>
              <w:tag w:val="goog_rdk_680"/>
            </w:sdtPr>
            <w:sdtContent>
              <w:tr>
                <w:trPr>
                  <w:trPrChange w:author="Iman Mohamed Atef Helal" w:id="241" w:date="2023-10-31T18:54:00Z">
                    <w:trPr>
                      <w:cantSplit w:val="0"/>
                      <w:trHeight w:val="20" w:hRule="atLeast"/>
                      <w:tblHeader w:val="1"/>
                    </w:trPr>
                  </w:trPrChange>
                </w:trPr>
                <w:sdt>
                  <w:sdtPr>
                    <w:tag w:val="goog_rdk_681"/>
                  </w:sdtPr>
                  <w:sdtContent>
                    <w:tc>
                      <w:tcPr>
                        <w:tcPrChange w:author="Iman Mohamed Atef Helal" w:id="241" w:date="2023-10-31T18:54: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82"/>
                        </w:sdtPr>
                        <w:sdtContent>
                          <w:p w:rsidR="00000000" w:rsidDel="00000000" w:rsidP="00000000" w:rsidRDefault="00000000" w:rsidRPr="00000000" w14:paraId="000002FE">
                            <w:pPr>
                              <w:spacing w:after="0" w:before="0" w:line="240" w:lineRule="auto"/>
                              <w:ind w:left="90" w:right="0" w:firstLine="0"/>
                              <w:jc w:val="left"/>
                              <w:rPr>
                                <w:shd w:fill="auto" w:val="clear"/>
                                <w:rPrChange w:author="Iman Mohamed Atef Helal" w:id="250"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Post-condition</w:t>
                            </w:r>
                          </w:p>
                        </w:sdtContent>
                      </w:sdt>
                    </w:tc>
                  </w:sdtContent>
                </w:sdt>
                <w:sdt>
                  <w:sdtPr>
                    <w:tag w:val="goog_rdk_683"/>
                  </w:sdtPr>
                  <w:sdtContent>
                    <w:tc>
                      <w:tcPr>
                        <w:gridSpan w:val="2"/>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84"/>
                        </w:sdtPr>
                        <w:sdtContent>
                          <w:p w:rsidR="00000000" w:rsidDel="00000000" w:rsidP="00000000" w:rsidRDefault="00000000" w:rsidRPr="00000000" w14:paraId="000002FF">
                            <w:pPr>
                              <w:spacing w:after="0" w:before="0" w:line="240" w:lineRule="auto"/>
                              <w:ind w:left="180" w:right="0" w:firstLine="0"/>
                              <w:jc w:val="left"/>
                              <w:rPr>
                                <w:shd w:fill="auto" w:val="clear"/>
                                <w:rPrChange w:author="Iman Mohamed Atef Helal" w:id="251"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Assignment is created and students are notified.</w:t>
                            </w:r>
                          </w:p>
                        </w:sdtContent>
                      </w:sdt>
                    </w:tc>
                  </w:sdtContent>
                </w:sdt>
              </w:tr>
            </w:sdtContent>
          </w:sdt>
          <w:sdt>
            <w:sdtPr>
              <w:tag w:val="goog_rdk_686"/>
            </w:sdtPr>
            <w:sdtContent>
              <w:tr>
                <w:trPr>
                  <w:trPrChange w:author="Iman Mohamed Atef Helal" w:id="241" w:date="2023-10-31T18:54:00Z">
                    <w:trPr>
                      <w:cantSplit w:val="0"/>
                      <w:trHeight w:val="20" w:hRule="atLeast"/>
                      <w:tblHeader w:val="1"/>
                    </w:trPr>
                  </w:trPrChange>
                </w:trPr>
                <w:sdt>
                  <w:sdtPr>
                    <w:tag w:val="goog_rdk_687"/>
                  </w:sdtPr>
                  <w:sdtContent>
                    <w:tc>
                      <w:tcPr>
                        <w:vMerge w:val="restart"/>
                        <w:tcPrChange w:author="Iman Mohamed Atef Helal" w:id="241" w:date="2023-10-31T18:54: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88"/>
                        </w:sdtPr>
                        <w:sdtContent>
                          <w:p w:rsidR="00000000" w:rsidDel="00000000" w:rsidP="00000000" w:rsidRDefault="00000000" w:rsidRPr="00000000" w14:paraId="00000301">
                            <w:pPr>
                              <w:spacing w:after="0" w:before="0" w:line="240" w:lineRule="auto"/>
                              <w:ind w:left="90" w:right="0" w:firstLine="0"/>
                              <w:jc w:val="left"/>
                              <w:rPr>
                                <w:shd w:fill="auto" w:val="clear"/>
                                <w:rPrChange w:author="Iman Mohamed Atef Helal" w:id="252"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Flow of Events </w:t>
                            </w:r>
                          </w:p>
                        </w:sdtContent>
                      </w:sdt>
                    </w:tc>
                  </w:sdtContent>
                </w:sdt>
                <w:sdt>
                  <w:sdtPr>
                    <w:tag w:val="goog_rdk_689"/>
                  </w:sdtPr>
                  <w:sdtContent>
                    <w:tc>
                      <w:tcPr>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90"/>
                        </w:sdtPr>
                        <w:sdtContent>
                          <w:p w:rsidR="00000000" w:rsidDel="00000000" w:rsidP="00000000" w:rsidRDefault="00000000" w:rsidRPr="00000000" w14:paraId="00000302">
                            <w:pPr>
                              <w:spacing w:after="0" w:before="0" w:line="240" w:lineRule="auto"/>
                              <w:ind w:left="180" w:right="0" w:firstLine="0"/>
                              <w:jc w:val="left"/>
                              <w:rPr>
                                <w:shd w:fill="auto" w:val="clear"/>
                                <w:rPrChange w:author="Iman Mohamed Atef Helal" w:id="253"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User Actions </w:t>
                            </w:r>
                          </w:p>
                        </w:sdtContent>
                      </w:sdt>
                    </w:tc>
                  </w:sdtContent>
                </w:sdt>
                <w:sdt>
                  <w:sdtPr>
                    <w:tag w:val="goog_rdk_691"/>
                  </w:sdtPr>
                  <w:sdtContent>
                    <w:tc>
                      <w:tcPr>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92"/>
                        </w:sdtPr>
                        <w:sdtContent>
                          <w:p w:rsidR="00000000" w:rsidDel="00000000" w:rsidP="00000000" w:rsidRDefault="00000000" w:rsidRPr="00000000" w14:paraId="00000303">
                            <w:pPr>
                              <w:spacing w:after="0" w:before="0" w:line="240" w:lineRule="auto"/>
                              <w:ind w:left="180" w:right="0" w:firstLine="0"/>
                              <w:jc w:val="left"/>
                              <w:rPr>
                                <w:shd w:fill="auto" w:val="clear"/>
                                <w:rPrChange w:author="Iman Mohamed Atef Helal" w:id="254"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System Actions </w:t>
                            </w:r>
                          </w:p>
                        </w:sdtContent>
                      </w:sdt>
                    </w:tc>
                  </w:sdtContent>
                </w:sdt>
              </w:tr>
            </w:sdtContent>
          </w:sdt>
          <w:sdt>
            <w:sdtPr>
              <w:tag w:val="goog_rdk_693"/>
            </w:sdtPr>
            <w:sdtContent>
              <w:tr>
                <w:trPr>
                  <w:trPrChange w:author="Iman Mohamed Atef Helal" w:id="241" w:date="2023-10-31T18:54:00Z">
                    <w:trPr>
                      <w:cantSplit w:val="0"/>
                      <w:trHeight w:val="20" w:hRule="atLeast"/>
                      <w:tblHeader w:val="1"/>
                    </w:trPr>
                  </w:trPrChange>
                </w:trPr>
                <w:sdt>
                  <w:sdtPr>
                    <w:tag w:val="goog_rdk_694"/>
                  </w:sdtPr>
                  <w:sdtContent>
                    <w:tc>
                      <w:tcPr>
                        <w:vMerge w:val="continue"/>
                        <w:tcPrChange w:author="Iman Mohamed Atef Helal" w:id="241" w:date="2023-10-31T18:54: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695"/>
                  </w:sdtPr>
                  <w:sdtContent>
                    <w:tc>
                      <w:tcPr>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96"/>
                        </w:sdtPr>
                        <w:sdtContent>
                          <w:p w:rsidR="00000000" w:rsidDel="00000000" w:rsidP="00000000" w:rsidRDefault="00000000" w:rsidRPr="00000000" w14:paraId="00000305">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55"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provides assignment details, including title, description, and due date.</w:t>
                            </w:r>
                          </w:p>
                        </w:sdtContent>
                      </w:sdt>
                    </w:tc>
                  </w:sdtContent>
                </w:sdt>
                <w:sdt>
                  <w:sdtPr>
                    <w:tag w:val="goog_rdk_697"/>
                  </w:sdtPr>
                  <w:sdtContent>
                    <w:tc>
                      <w:tcPr>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698"/>
                        </w:sdtPr>
                        <w:sdtContent>
                          <w:p w:rsidR="00000000" w:rsidDel="00000000" w:rsidP="00000000" w:rsidRDefault="00000000" w:rsidRPr="00000000" w14:paraId="00000306">
                            <w:pPr>
                              <w:spacing w:after="0" w:before="0" w:line="240" w:lineRule="auto"/>
                              <w:ind w:left="180" w:right="0" w:firstLine="0"/>
                              <w:jc w:val="left"/>
                              <w:rPr>
                                <w:shd w:fill="auto" w:val="clear"/>
                                <w:rPrChange w:author="Iman Mohamed Atef Helal" w:id="256"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tr>
            </w:sdtContent>
          </w:sdt>
          <w:sdt>
            <w:sdtPr>
              <w:tag w:val="goog_rdk_699"/>
            </w:sdtPr>
            <w:sdtContent>
              <w:tr>
                <w:trPr>
                  <w:trPrChange w:author="Iman Mohamed Atef Helal" w:id="241" w:date="2023-10-31T18:54:00Z">
                    <w:trPr>
                      <w:cantSplit w:val="0"/>
                      <w:trHeight w:val="20" w:hRule="atLeast"/>
                      <w:tblHeader w:val="1"/>
                    </w:trPr>
                  </w:trPrChange>
                </w:trPr>
                <w:sdt>
                  <w:sdtPr>
                    <w:tag w:val="goog_rdk_700"/>
                  </w:sdtPr>
                  <w:sdtContent>
                    <w:tc>
                      <w:tcPr>
                        <w:vMerge w:val="continue"/>
                        <w:tcPrChange w:author="Iman Mohamed Atef Helal" w:id="241" w:date="2023-10-31T18:54: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701"/>
                  </w:sdtPr>
                  <w:sdtContent>
                    <w:tc>
                      <w:tcPr>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02"/>
                        </w:sdtPr>
                        <w:sdtContent>
                          <w:p w:rsidR="00000000" w:rsidDel="00000000" w:rsidP="00000000" w:rsidRDefault="00000000" w:rsidRPr="00000000" w14:paraId="00000308">
                            <w:pPr>
                              <w:spacing w:after="0" w:before="0" w:line="240" w:lineRule="auto"/>
                              <w:ind w:left="180" w:right="0" w:firstLine="0"/>
                              <w:jc w:val="left"/>
                              <w:rPr>
                                <w:shd w:fill="auto" w:val="clear"/>
                                <w:rPrChange w:author="Iman Mohamed Atef Helal" w:id="257"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sdt>
                  <w:sdtPr>
                    <w:tag w:val="goog_rdk_703"/>
                  </w:sdtPr>
                  <w:sdtContent>
                    <w:tc>
                      <w:tcPr>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04"/>
                        </w:sdtPr>
                        <w:sdtContent>
                          <w:p w:rsidR="00000000" w:rsidDel="00000000" w:rsidP="00000000" w:rsidRDefault="00000000" w:rsidRPr="00000000" w14:paraId="00000309">
                            <w:pPr>
                              <w:keepNext w:val="0"/>
                              <w:keepLines w:val="0"/>
                              <w:pageBreakBefore w:val="0"/>
                              <w:widowControl w:val="1"/>
                              <w:numPr>
                                <w:ilvl w:val="1"/>
                                <w:numId w:val="92"/>
                              </w:numPr>
                              <w:pBdr>
                                <w:top w:space="0" w:sz="0" w:val="nil"/>
                                <w:left w:space="0" w:sz="0" w:val="nil"/>
                                <w:bottom w:space="0" w:sz="0" w:val="nil"/>
                                <w:right w:space="0" w:sz="0" w:val="nil"/>
                                <w:between w:space="0" w:sz="0" w:val="nil"/>
                              </w:pBdr>
                              <w:shd w:fill="auto" w:val="clear"/>
                              <w:spacing w:after="0" w:before="0" w:line="240" w:lineRule="auto"/>
                              <w:ind w:left="443"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58"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1"/>
                                    <w:numId w:val="92"/>
                                  </w:numPr>
                                  <w:pBdr>
                                    <w:top w:space="0" w:sz="0" w:val="nil"/>
                                    <w:left w:space="0" w:sz="0" w:val="nil"/>
                                    <w:bottom w:space="0" w:sz="0" w:val="nil"/>
                                    <w:right w:space="0" w:sz="0" w:val="nil"/>
                                    <w:between w:space="0" w:sz="0" w:val="nil"/>
                                  </w:pBdr>
                                  <w:shd w:fill="auto" w:val="clear"/>
                                  <w:spacing w:after="0" w:before="0" w:line="276" w:lineRule="auto"/>
                                  <w:ind w:left="443" w:right="0" w:hanging="432"/>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notifies enrolled students about the new assignment.</w:t>
                            </w:r>
                          </w:p>
                        </w:sdtContent>
                      </w:sdt>
                    </w:tc>
                  </w:sdtContent>
                </w:sdt>
              </w:tr>
            </w:sdtContent>
          </w:sdt>
          <w:sdt>
            <w:sdtPr>
              <w:tag w:val="goog_rdk_705"/>
            </w:sdtPr>
            <w:sdtContent>
              <w:tr>
                <w:trPr>
                  <w:trPrChange w:author="Iman Mohamed Atef Helal" w:id="241" w:date="2023-10-31T18:54:00Z">
                    <w:trPr>
                      <w:cantSplit w:val="0"/>
                      <w:trHeight w:val="20" w:hRule="atLeast"/>
                      <w:tblHeader w:val="1"/>
                    </w:trPr>
                  </w:trPrChange>
                </w:trPr>
                <w:sdt>
                  <w:sdtPr>
                    <w:tag w:val="goog_rdk_706"/>
                  </w:sdtPr>
                  <w:sdtContent>
                    <w:tc>
                      <w:tcPr>
                        <w:vMerge w:val="continue"/>
                        <w:tcPrChange w:author="Iman Mohamed Atef Helal" w:id="241" w:date="2023-10-31T18:54: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sdtContent>
                </w:sdt>
                <w:sdt>
                  <w:sdtPr>
                    <w:tag w:val="goog_rdk_707"/>
                  </w:sdtPr>
                  <w:sdtContent>
                    <w:tc>
                      <w:tcPr>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08"/>
                        </w:sdtPr>
                        <w:sdtContent>
                          <w:p w:rsidR="00000000" w:rsidDel="00000000" w:rsidP="00000000" w:rsidRDefault="00000000" w:rsidRPr="00000000" w14:paraId="0000030B">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59"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creates the assignment.</w:t>
                            </w:r>
                          </w:p>
                        </w:sdtContent>
                      </w:sdt>
                    </w:tc>
                  </w:sdtContent>
                </w:sdt>
                <w:sdt>
                  <w:sdtPr>
                    <w:tag w:val="goog_rdk_709"/>
                  </w:sdtPr>
                  <w:sdtContent>
                    <w:tc>
                      <w:tcPr>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10"/>
                        </w:sdtPr>
                        <w:sdtContent>
                          <w:p w:rsidR="00000000" w:rsidDel="00000000" w:rsidP="00000000" w:rsidRDefault="00000000" w:rsidRPr="00000000" w14:paraId="0000030C">
                            <w:pPr>
                              <w:spacing w:after="0" w:before="0" w:line="240" w:lineRule="auto"/>
                              <w:ind w:left="180" w:right="0" w:firstLine="0"/>
                              <w:jc w:val="left"/>
                              <w:rPr>
                                <w:shd w:fill="auto" w:val="clear"/>
                                <w:rPrChange w:author="Iman Mohamed Atef Helal" w:id="260"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rtl w:val="0"/>
                              </w:rPr>
                            </w:r>
                          </w:p>
                        </w:sdtContent>
                      </w:sdt>
                    </w:tc>
                  </w:sdtContent>
                </w:sdt>
              </w:tr>
            </w:sdtContent>
          </w:sdt>
          <w:sdt>
            <w:sdtPr>
              <w:tag w:val="goog_rdk_711"/>
            </w:sdtPr>
            <w:sdtContent>
              <w:tr>
                <w:trPr>
                  <w:trPrChange w:author="Iman Mohamed Atef Helal" w:id="241" w:date="2023-10-31T18:54:00Z">
                    <w:trPr>
                      <w:cantSplit w:val="0"/>
                      <w:trHeight w:val="20" w:hRule="atLeast"/>
                      <w:tblHeader w:val="0"/>
                    </w:trPr>
                  </w:trPrChange>
                </w:trPr>
                <w:sdt>
                  <w:sdtPr>
                    <w:tag w:val="goog_rdk_712"/>
                  </w:sdtPr>
                  <w:sdtContent>
                    <w:tc>
                      <w:tcPr>
                        <w:tcPrChange w:author="Iman Mohamed Atef Helal" w:id="241" w:date="2023-10-31T18:54: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13"/>
                        </w:sdtPr>
                        <w:sdtContent>
                          <w:p w:rsidR="00000000" w:rsidDel="00000000" w:rsidP="00000000" w:rsidRDefault="00000000" w:rsidRPr="00000000" w14:paraId="0000030D">
                            <w:pPr>
                              <w:spacing w:after="0" w:before="0" w:line="240" w:lineRule="auto"/>
                              <w:ind w:left="90" w:right="0" w:firstLine="0"/>
                              <w:jc w:val="left"/>
                              <w:rPr/>
                              <w:pPrChange w:author="Iman Mohamed Atef Helal" w:id="0" w:date="2023-10-31T18:54:00Z">
                                <w:pPr>
                                  <w:spacing w:after="0" w:before="0" w:lineRule="auto"/>
                                  <w:ind w:left="90" w:right="0" w:firstLine="0"/>
                                  <w:jc w:val="left"/>
                                </w:pPr>
                              </w:pPrChange>
                            </w:pPr>
                            <w:r w:rsidDel="00000000" w:rsidR="00000000" w:rsidRPr="00000000">
                              <w:rPr>
                                <w:rtl w:val="0"/>
                              </w:rPr>
                              <w:t xml:space="preserve">Exception scenario</w:t>
                            </w:r>
                          </w:p>
                        </w:sdtContent>
                      </w:sdt>
                    </w:tc>
                  </w:sdtContent>
                </w:sdt>
                <w:sdt>
                  <w:sdtPr>
                    <w:tag w:val="goog_rdk_714"/>
                  </w:sdtPr>
                  <w:sdtContent>
                    <w:tc>
                      <w:tcPr>
                        <w:gridSpan w:val="2"/>
                        <w:tcPrChange w:author="Iman Mohamed Atef Helal" w:id="241" w:date="2023-10-31T18:54: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15"/>
                        </w:sdtPr>
                        <w:sdtContent>
                          <w:p w:rsidR="00000000" w:rsidDel="00000000" w:rsidP="00000000" w:rsidRDefault="00000000" w:rsidRPr="00000000" w14:paraId="0000030E">
                            <w:pPr>
                              <w:spacing w:after="0" w:before="0" w:line="240" w:lineRule="auto"/>
                              <w:ind w:left="180" w:right="0" w:firstLine="0"/>
                              <w:jc w:val="left"/>
                              <w:rPr>
                                <w:shd w:fill="auto" w:val="clear"/>
                                <w:rPrChange w:author="Iman Mohamed Atef Helal" w:id="262" w:date="2023-10-31T18:54:00Z">
                                  <w:rPr>
                                    <w:sz w:val="22"/>
                                    <w:szCs w:val="22"/>
                                  </w:rPr>
                                </w:rPrChange>
                              </w:rPr>
                              <w:pPrChange w:author="Iman Mohamed Atef Helal" w:id="0" w:date="2023-10-31T18:54:00Z">
                                <w:pPr>
                                  <w:spacing w:after="0" w:before="0" w:lineRule="auto"/>
                                  <w:ind w:left="180" w:right="0" w:firstLine="0"/>
                                  <w:jc w:val="left"/>
                                </w:pPr>
                              </w:pPrChange>
                            </w:pPr>
                            <w:r w:rsidDel="00000000" w:rsidR="00000000" w:rsidRPr="00000000">
                              <w:rPr>
                                <w:sz w:val="22"/>
                                <w:szCs w:val="22"/>
                                <w:rtl w:val="0"/>
                              </w:rPr>
                              <w:t xml:space="preserve">None</w:t>
                            </w:r>
                          </w:p>
                        </w:sdtContent>
                      </w:sdt>
                    </w:tc>
                  </w:sdtContent>
                </w:sdt>
              </w:tr>
            </w:sdtContent>
          </w:sdt>
        </w:tbl>
      </w:sdtContent>
    </w:sdt>
    <w:sdt>
      <w:sdtPr>
        <w:tag w:val="goog_rdk_720"/>
      </w:sdtPr>
      <w:sdtContent>
        <w:p w:rsidR="00000000" w:rsidDel="00000000" w:rsidP="00000000" w:rsidRDefault="00000000" w:rsidRPr="00000000" w14:paraId="00000310">
          <w:pPr>
            <w:spacing w:after="0" w:lineRule="auto"/>
            <w:ind w:right="0" w:hanging="360"/>
            <w:jc w:val="left"/>
            <w:rPr>
              <w:ins w:author="Iman Mohamed Atef Helal" w:id="263" w:date="2023-10-31T18:55:00Z"/>
              <w:sz w:val="22"/>
              <w:szCs w:val="22"/>
            </w:rPr>
          </w:pPr>
          <w:sdt>
            <w:sdtPr>
              <w:tag w:val="goog_rdk_719"/>
            </w:sdtPr>
            <w:sdtContent>
              <w:ins w:author="Iman Mohamed Atef Helal" w:id="263" w:date="2023-10-31T18:55:00Z">
                <w:r w:rsidDel="00000000" w:rsidR="00000000" w:rsidRPr="00000000">
                  <w:rPr>
                    <w:rtl w:val="0"/>
                  </w:rPr>
                </w:r>
              </w:ins>
            </w:sdtContent>
          </w:sdt>
        </w:p>
      </w:sdtContent>
    </w:sdt>
    <w:sdt>
      <w:sdtPr>
        <w:tag w:val="goog_rdk_722"/>
      </w:sdtPr>
      <w:sdtContent>
        <w:p w:rsidR="00000000" w:rsidDel="00000000" w:rsidP="00000000" w:rsidRDefault="00000000" w:rsidRPr="00000000" w14:paraId="00000311">
          <w:pPr>
            <w:ind w:hanging="360"/>
            <w:rPr>
              <w:ins w:author="Iman Mohamed Atef Helal" w:id="263" w:date="2023-10-31T18:55:00Z"/>
              <w:sz w:val="22"/>
              <w:szCs w:val="22"/>
            </w:rPr>
          </w:pPr>
          <w:sdt>
            <w:sdtPr>
              <w:tag w:val="goog_rdk_721"/>
            </w:sdtPr>
            <w:sdtContent>
              <w:ins w:author="Iman Mohamed Atef Helal" w:id="263" w:date="2023-10-31T18:55:00Z">
                <w:r w:rsidDel="00000000" w:rsidR="00000000" w:rsidRPr="00000000">
                  <w:br w:type="page"/>
                </w:r>
                <w:r w:rsidDel="00000000" w:rsidR="00000000" w:rsidRPr="00000000">
                  <w:rPr>
                    <w:rtl w:val="0"/>
                  </w:rPr>
                </w:r>
              </w:ins>
            </w:sdtContent>
          </w:sdt>
        </w:p>
      </w:sdtContent>
    </w:sdt>
    <w:p w:rsidR="00000000" w:rsidDel="00000000" w:rsidP="00000000" w:rsidRDefault="00000000" w:rsidRPr="00000000" w14:paraId="00000312">
      <w:pPr>
        <w:spacing w:after="0" w:lineRule="auto"/>
        <w:ind w:right="0" w:hanging="360"/>
        <w:jc w:val="left"/>
        <w:rPr>
          <w:sz w:val="22"/>
          <w:szCs w:val="22"/>
        </w:rPr>
      </w:pPr>
      <w:r w:rsidDel="00000000" w:rsidR="00000000" w:rsidRPr="00000000">
        <w:rPr>
          <w:rtl w:val="0"/>
        </w:rPr>
      </w:r>
    </w:p>
    <w:sdt>
      <w:sdtPr>
        <w:tag w:val="goog_rdk_725"/>
      </w:sdtPr>
      <w:sdtContent>
        <w:p w:rsidR="00000000" w:rsidDel="00000000" w:rsidP="00000000" w:rsidRDefault="00000000" w:rsidRPr="00000000" w14:paraId="00000313">
          <w:pPr>
            <w:spacing w:after="0" w:lineRule="auto"/>
            <w:ind w:right="0" w:hanging="360"/>
            <w:jc w:val="left"/>
            <w:rPr>
              <w:del w:author="Iman Mohamed Atef Helal" w:id="264" w:date="2023-10-31T18:54:00Z"/>
              <w:b w:val="1"/>
              <w:sz w:val="22"/>
              <w:szCs w:val="22"/>
            </w:rPr>
          </w:pPr>
          <w:sdt>
            <w:sdtPr>
              <w:tag w:val="goog_rdk_724"/>
            </w:sdtPr>
            <w:sdtContent>
              <w:del w:author="Iman Mohamed Atef Helal" w:id="264" w:date="2023-10-31T18:54:00Z">
                <w:r w:rsidDel="00000000" w:rsidR="00000000" w:rsidRPr="00000000">
                  <w:rPr>
                    <w:rtl w:val="0"/>
                  </w:rPr>
                </w:r>
              </w:del>
            </w:sdtContent>
          </w:sdt>
        </w:p>
      </w:sdtContent>
    </w:sdt>
    <w:sdt>
      <w:sdtPr>
        <w:tag w:val="goog_rdk_727"/>
      </w:sdtPr>
      <w:sdtContent>
        <w:p w:rsidR="00000000" w:rsidDel="00000000" w:rsidP="00000000" w:rsidRDefault="00000000" w:rsidRPr="00000000" w14:paraId="00000314">
          <w:pPr>
            <w:spacing w:after="0" w:lineRule="auto"/>
            <w:ind w:right="0" w:hanging="360"/>
            <w:jc w:val="left"/>
            <w:rPr>
              <w:del w:author="Iman Mohamed Atef Helal" w:id="264" w:date="2023-10-31T18:54:00Z"/>
              <w:b w:val="1"/>
              <w:sz w:val="22"/>
              <w:szCs w:val="22"/>
            </w:rPr>
          </w:pPr>
          <w:sdt>
            <w:sdtPr>
              <w:tag w:val="goog_rdk_726"/>
            </w:sdtPr>
            <w:sdtContent>
              <w:del w:author="Iman Mohamed Atef Helal" w:id="264" w:date="2023-10-31T18:54:00Z">
                <w:r w:rsidDel="00000000" w:rsidR="00000000" w:rsidRPr="00000000">
                  <w:rPr>
                    <w:rtl w:val="0"/>
                  </w:rPr>
                </w:r>
              </w:del>
            </w:sdtContent>
          </w:sdt>
        </w:p>
      </w:sdtContent>
    </w:sdt>
    <w:sdt>
      <w:sdtPr>
        <w:tag w:val="goog_rdk_729"/>
      </w:sdtPr>
      <w:sdtContent>
        <w:p w:rsidR="00000000" w:rsidDel="00000000" w:rsidP="00000000" w:rsidRDefault="00000000" w:rsidRPr="00000000" w14:paraId="00000315">
          <w:pPr>
            <w:spacing w:after="0" w:lineRule="auto"/>
            <w:ind w:right="0" w:hanging="360"/>
            <w:jc w:val="left"/>
            <w:rPr>
              <w:del w:author="Iman Mohamed Atef Helal" w:id="264" w:date="2023-10-31T18:54:00Z"/>
              <w:b w:val="1"/>
              <w:sz w:val="22"/>
              <w:szCs w:val="22"/>
            </w:rPr>
          </w:pPr>
          <w:sdt>
            <w:sdtPr>
              <w:tag w:val="goog_rdk_728"/>
            </w:sdtPr>
            <w:sdtContent>
              <w:del w:author="Iman Mohamed Atef Helal" w:id="264" w:date="2023-10-31T18:54:00Z">
                <w:r w:rsidDel="00000000" w:rsidR="00000000" w:rsidRPr="00000000">
                  <w:rPr>
                    <w:rtl w:val="0"/>
                  </w:rPr>
                </w:r>
              </w:del>
            </w:sdtContent>
          </w:sdt>
        </w:p>
      </w:sdtContent>
    </w:sdt>
    <w:sdt>
      <w:sdtPr>
        <w:tag w:val="goog_rdk_731"/>
      </w:sdtPr>
      <w:sdtContent>
        <w:p w:rsidR="00000000" w:rsidDel="00000000" w:rsidP="00000000" w:rsidRDefault="00000000" w:rsidRPr="00000000" w14:paraId="00000316">
          <w:pPr>
            <w:spacing w:after="240" w:lineRule="auto"/>
            <w:ind w:right="0" w:hanging="360"/>
            <w:jc w:val="left"/>
            <w:rPr>
              <w:del w:author="Iman Mohamed Atef Helal" w:id="264" w:date="2023-10-31T18:54:00Z"/>
              <w:b w:val="1"/>
              <w:sz w:val="22"/>
              <w:szCs w:val="22"/>
            </w:rPr>
          </w:pPr>
          <w:sdt>
            <w:sdtPr>
              <w:tag w:val="goog_rdk_730"/>
            </w:sdtPr>
            <w:sdtContent>
              <w:del w:author="Iman Mohamed Atef Helal" w:id="264" w:date="2023-10-31T18:54:00Z">
                <w:r w:rsidDel="00000000" w:rsidR="00000000" w:rsidRPr="00000000">
                  <w:rPr>
                    <w:rtl w:val="0"/>
                  </w:rPr>
                </w:r>
              </w:del>
            </w:sdtContent>
          </w:sdt>
        </w:p>
      </w:sdtContent>
    </w:sdt>
    <w:sdt>
      <w:sdtPr>
        <w:tag w:val="goog_rdk_733"/>
      </w:sdtPr>
      <w:sdtContent>
        <w:p w:rsidR="00000000" w:rsidDel="00000000" w:rsidP="00000000" w:rsidRDefault="00000000" w:rsidRPr="00000000" w14:paraId="00000317">
          <w:pPr>
            <w:spacing w:after="240" w:lineRule="auto"/>
            <w:ind w:left="0" w:right="0" w:firstLine="0"/>
            <w:jc w:val="left"/>
            <w:rPr>
              <w:del w:author="Iman Mohamed Atef Helal" w:id="264" w:date="2023-10-31T18:54:00Z"/>
              <w:b w:val="1"/>
              <w:sz w:val="22"/>
              <w:szCs w:val="22"/>
            </w:rPr>
          </w:pPr>
          <w:sdt>
            <w:sdtPr>
              <w:tag w:val="goog_rdk_732"/>
            </w:sdtPr>
            <w:sdtContent>
              <w:del w:author="Iman Mohamed Atef Helal" w:id="264" w:date="2023-10-31T18:54:00Z">
                <w:r w:rsidDel="00000000" w:rsidR="00000000" w:rsidRPr="00000000">
                  <w:rPr>
                    <w:rtl w:val="0"/>
                  </w:rPr>
                </w:r>
              </w:del>
            </w:sdtContent>
          </w:sdt>
        </w:p>
      </w:sdtContent>
    </w:sdt>
    <w:sdt>
      <w:sdtPr>
        <w:tag w:val="goog_rdk_735"/>
      </w:sdtPr>
      <w:sdtContent>
        <w:p w:rsidR="00000000" w:rsidDel="00000000" w:rsidP="00000000" w:rsidRDefault="00000000" w:rsidRPr="00000000" w14:paraId="00000318">
          <w:pPr>
            <w:spacing w:after="240" w:lineRule="auto"/>
            <w:ind w:left="0" w:right="0" w:firstLine="0"/>
            <w:jc w:val="left"/>
            <w:rPr>
              <w:del w:author="Iman Mohamed Atef Helal" w:id="264" w:date="2023-10-31T18:54:00Z"/>
              <w:b w:val="1"/>
              <w:sz w:val="22"/>
              <w:szCs w:val="22"/>
            </w:rPr>
          </w:pPr>
          <w:sdt>
            <w:sdtPr>
              <w:tag w:val="goog_rdk_734"/>
            </w:sdtPr>
            <w:sdtContent>
              <w:del w:author="Iman Mohamed Atef Helal" w:id="264" w:date="2023-10-31T18:54:00Z">
                <w:r w:rsidDel="00000000" w:rsidR="00000000" w:rsidRPr="00000000">
                  <w:rPr>
                    <w:rtl w:val="0"/>
                  </w:rPr>
                </w:r>
              </w:del>
            </w:sdtContent>
          </w:sdt>
        </w:p>
      </w:sdtContent>
    </w:sdt>
    <w:sdt>
      <w:sdtPr>
        <w:tag w:val="goog_rdk_737"/>
      </w:sdtPr>
      <w:sdtContent>
        <w:p w:rsidR="00000000" w:rsidDel="00000000" w:rsidP="00000000" w:rsidRDefault="00000000" w:rsidRPr="00000000" w14:paraId="00000319">
          <w:pPr>
            <w:spacing w:after="240" w:lineRule="auto"/>
            <w:ind w:left="0" w:right="0" w:firstLine="0"/>
            <w:jc w:val="left"/>
            <w:rPr>
              <w:del w:author="Iman Mohamed Atef Helal" w:id="264" w:date="2023-10-31T18:54:00Z"/>
              <w:b w:val="1"/>
              <w:sz w:val="22"/>
              <w:szCs w:val="22"/>
            </w:rPr>
          </w:pPr>
          <w:sdt>
            <w:sdtPr>
              <w:tag w:val="goog_rdk_736"/>
            </w:sdtPr>
            <w:sdtContent>
              <w:del w:author="Iman Mohamed Atef Helal" w:id="264" w:date="2023-10-31T18:54:00Z">
                <w:r w:rsidDel="00000000" w:rsidR="00000000" w:rsidRPr="00000000">
                  <w:rPr>
                    <w:rtl w:val="0"/>
                  </w:rPr>
                </w:r>
              </w:del>
            </w:sdtContent>
          </w:sdt>
        </w:p>
      </w:sdtContent>
    </w:sdt>
    <w:sdt>
      <w:sdtPr>
        <w:tag w:val="goog_rdk_739"/>
      </w:sdtPr>
      <w:sdtContent>
        <w:p w:rsidR="00000000" w:rsidDel="00000000" w:rsidP="00000000" w:rsidRDefault="00000000" w:rsidRPr="00000000" w14:paraId="0000031A">
          <w:pPr>
            <w:spacing w:after="240" w:lineRule="auto"/>
            <w:ind w:left="0" w:right="0" w:firstLine="0"/>
            <w:jc w:val="left"/>
            <w:rPr>
              <w:del w:author="Iman Mohamed Atef Helal" w:id="264" w:date="2023-10-31T18:54:00Z"/>
              <w:b w:val="1"/>
              <w:sz w:val="22"/>
              <w:szCs w:val="22"/>
            </w:rPr>
          </w:pPr>
          <w:sdt>
            <w:sdtPr>
              <w:tag w:val="goog_rdk_738"/>
            </w:sdtPr>
            <w:sdtContent>
              <w:del w:author="Iman Mohamed Atef Helal" w:id="264" w:date="2023-10-31T18:54:00Z">
                <w:r w:rsidDel="00000000" w:rsidR="00000000" w:rsidRPr="00000000">
                  <w:rPr>
                    <w:rtl w:val="0"/>
                  </w:rPr>
                </w:r>
              </w:del>
            </w:sdtContent>
          </w:sdt>
        </w:p>
      </w:sdtContent>
    </w:sdt>
    <w:p w:rsidR="00000000" w:rsidDel="00000000" w:rsidP="00000000" w:rsidRDefault="00000000" w:rsidRPr="00000000" w14:paraId="0000031B">
      <w:pPr>
        <w:spacing w:after="240" w:lineRule="auto"/>
        <w:ind w:right="0" w:hanging="360"/>
        <w:jc w:val="left"/>
        <w:rPr>
          <w:sz w:val="22"/>
          <w:szCs w:val="22"/>
        </w:rPr>
      </w:pPr>
      <w:r w:rsidDel="00000000" w:rsidR="00000000" w:rsidRPr="00000000">
        <w:rPr>
          <w:b w:val="1"/>
          <w:sz w:val="22"/>
          <w:szCs w:val="22"/>
          <w:rtl w:val="0"/>
        </w:rPr>
        <w:t xml:space="preserve">6: Student Submits Assignment:</w:t>
      </w:r>
      <w:r w:rsidDel="00000000" w:rsidR="00000000" w:rsidRPr="00000000">
        <w:rPr>
          <w:rtl w:val="0"/>
        </w:rPr>
      </w:r>
    </w:p>
    <w:p w:rsidR="00000000" w:rsidDel="00000000" w:rsidP="00000000" w:rsidRDefault="00000000" w:rsidRPr="00000000" w14:paraId="0000031C">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1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7Use Case Description 6</w:t>
      </w:r>
    </w:p>
    <w:sdt>
      <w:sdtPr>
        <w:tag w:val="goog_rdk_803"/>
      </w:sdtPr>
      <w:sdtContent>
        <w:tbl>
          <w:tblPr>
            <w:tblStyle w:val="Table12"/>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Change w:id="265" w:author="Iman Mohamed Atef Helal" w:date="2023-10-31T18:55:00Z">
              <w:tblPr>
                <w:tblStyle w:val="Table11"/>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PrChange>
          </w:tblPr>
          <w:tblGrid>
            <w:gridCol w:w="3008.6666666666665"/>
            <w:gridCol w:w="3008.6666666666665"/>
            <w:gridCol w:w="3008.6666666666665"/>
            <w:tblGridChange w:id="0">
              <w:tblGrid>
                <w:gridCol w:w="3008.6666666666665"/>
                <w:gridCol w:w="3008.6666666666665"/>
                <w:gridCol w:w="3008.6666666666665"/>
              </w:tblGrid>
            </w:tblGridChange>
          </w:tblGrid>
          <w:sdt>
            <w:sdtPr>
              <w:tag w:val="goog_rdk_740"/>
            </w:sdtPr>
            <w:sdtContent>
              <w:tr>
                <w:trPr>
                  <w:trPrChange w:author="Iman Mohamed Atef Helal" w:id="265" w:date="2023-10-31T18:55:00Z">
                    <w:trPr>
                      <w:cantSplit w:val="0"/>
                      <w:trHeight w:val="20" w:hRule="atLeast"/>
                      <w:tblHeader w:val="1"/>
                    </w:trPr>
                  </w:trPrChange>
                </w:trPr>
                <w:sdt>
                  <w:sdtPr>
                    <w:tag w:val="goog_rdk_741"/>
                  </w:sdtPr>
                  <w:sdtContent>
                    <w:tc>
                      <w:tcPr>
                        <w:tcPrChange w:author="Iman Mohamed Atef Helal" w:id="265" w:date="2023-10-31T18:55: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742"/>
                        </w:sdtPr>
                        <w:sdtContent>
                          <w:p w:rsidR="00000000" w:rsidDel="00000000" w:rsidP="00000000" w:rsidRDefault="00000000" w:rsidRPr="00000000" w14:paraId="0000031E">
                            <w:pPr>
                              <w:spacing w:after="0" w:before="0" w:line="240" w:lineRule="auto"/>
                              <w:ind w:left="0" w:right="0" w:firstLine="0"/>
                              <w:jc w:val="left"/>
                              <w:rPr>
                                <w:shd w:fill="auto" w:val="clear"/>
                                <w:rPrChange w:author="Iman Mohamed Atef Helal" w:id="266"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Use case ID</w:t>
                            </w:r>
                          </w:p>
                        </w:sdtContent>
                      </w:sdt>
                    </w:tc>
                  </w:sdtContent>
                </w:sdt>
                <w:sdt>
                  <w:sdtPr>
                    <w:tag w:val="goog_rdk_743"/>
                  </w:sdtPr>
                  <w:sdtContent>
                    <w:tc>
                      <w:tcPr>
                        <w:gridSpan w:val="2"/>
                        <w:tcPrChange w:author="Iman Mohamed Atef Helal" w:id="265" w:date="2023-10-31T18:55: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744"/>
                        </w:sdtPr>
                        <w:sdtContent>
                          <w:p w:rsidR="00000000" w:rsidDel="00000000" w:rsidP="00000000" w:rsidRDefault="00000000" w:rsidRPr="00000000" w14:paraId="0000031F">
                            <w:pPr>
                              <w:spacing w:after="0" w:before="0" w:line="240" w:lineRule="auto"/>
                              <w:ind w:left="90" w:right="0" w:firstLine="0"/>
                              <w:jc w:val="left"/>
                              <w:rPr>
                                <w:shd w:fill="auto" w:val="clear"/>
                                <w:rPrChange w:author="Iman Mohamed Atef Helal" w:id="267"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Case 6</w:t>
                            </w:r>
                          </w:p>
                        </w:sdtContent>
                      </w:sdt>
                    </w:tc>
                  </w:sdtContent>
                </w:sdt>
              </w:tr>
            </w:sdtContent>
          </w:sdt>
          <w:sdt>
            <w:sdtPr>
              <w:tag w:val="goog_rdk_746"/>
            </w:sdtPr>
            <w:sdtContent>
              <w:tr>
                <w:trPr>
                  <w:trPrChange w:author="Iman Mohamed Atef Helal" w:id="265" w:date="2023-10-31T18:55:00Z">
                    <w:trPr>
                      <w:cantSplit w:val="0"/>
                      <w:trHeight w:val="20" w:hRule="atLeast"/>
                      <w:tblHeader w:val="1"/>
                    </w:trPr>
                  </w:trPrChange>
                </w:trPr>
                <w:sdt>
                  <w:sdtPr>
                    <w:tag w:val="goog_rdk_747"/>
                  </w:sdtPr>
                  <w:sdtContent>
                    <w:tc>
                      <w:tcPr>
                        <w:tcPrChange w:author="Iman Mohamed Atef Helal" w:id="265" w:date="2023-10-31T18:55: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748"/>
                        </w:sdtPr>
                        <w:sdtContent>
                          <w:p w:rsidR="00000000" w:rsidDel="00000000" w:rsidP="00000000" w:rsidRDefault="00000000" w:rsidRPr="00000000" w14:paraId="00000321">
                            <w:pPr>
                              <w:spacing w:after="0" w:before="0" w:line="240" w:lineRule="auto"/>
                              <w:ind w:left="0" w:right="0" w:firstLine="0"/>
                              <w:jc w:val="left"/>
                              <w:rPr>
                                <w:shd w:fill="auto" w:val="clear"/>
                                <w:rPrChange w:author="Iman Mohamed Atef Helal" w:id="268"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Use Case Name</w:t>
                            </w:r>
                          </w:p>
                        </w:sdtContent>
                      </w:sdt>
                    </w:tc>
                  </w:sdtContent>
                </w:sdt>
                <w:sdt>
                  <w:sdtPr>
                    <w:tag w:val="goog_rdk_749"/>
                  </w:sdtPr>
                  <w:sdtContent>
                    <w:tc>
                      <w:tcPr>
                        <w:gridSpan w:val="2"/>
                        <w:tcPrChange w:author="Iman Mohamed Atef Helal" w:id="265" w:date="2023-10-31T18:55: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750"/>
                        </w:sdtPr>
                        <w:sdtContent>
                          <w:p w:rsidR="00000000" w:rsidDel="00000000" w:rsidP="00000000" w:rsidRDefault="00000000" w:rsidRPr="00000000" w14:paraId="00000322">
                            <w:pPr>
                              <w:spacing w:after="0" w:before="0" w:line="240" w:lineRule="auto"/>
                              <w:ind w:left="90" w:right="0" w:firstLine="0"/>
                              <w:jc w:val="left"/>
                              <w:rPr>
                                <w:shd w:fill="auto" w:val="clear"/>
                                <w:rPrChange w:author="Iman Mohamed Atef Helal" w:id="269"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Assignment Submission</w:t>
                            </w:r>
                          </w:p>
                        </w:sdtContent>
                      </w:sdt>
                    </w:tc>
                  </w:sdtContent>
                </w:sdt>
              </w:tr>
            </w:sdtContent>
          </w:sdt>
          <w:sdt>
            <w:sdtPr>
              <w:tag w:val="goog_rdk_752"/>
            </w:sdtPr>
            <w:sdtContent>
              <w:tr>
                <w:trPr>
                  <w:trPrChange w:author="Iman Mohamed Atef Helal" w:id="265" w:date="2023-10-31T18:55:00Z">
                    <w:trPr>
                      <w:cantSplit w:val="0"/>
                      <w:trHeight w:val="20" w:hRule="atLeast"/>
                      <w:tblHeader w:val="1"/>
                    </w:trPr>
                  </w:trPrChange>
                </w:trPr>
                <w:sdt>
                  <w:sdtPr>
                    <w:tag w:val="goog_rdk_753"/>
                  </w:sdtPr>
                  <w:sdtContent>
                    <w:tc>
                      <w:tcPr>
                        <w:tcPrChange w:author="Iman Mohamed Atef Helal" w:id="265" w:date="2023-10-31T18:5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54"/>
                        </w:sdtPr>
                        <w:sdtContent>
                          <w:p w:rsidR="00000000" w:rsidDel="00000000" w:rsidP="00000000" w:rsidRDefault="00000000" w:rsidRPr="00000000" w14:paraId="00000324">
                            <w:pPr>
                              <w:spacing w:after="0" w:before="0" w:line="240" w:lineRule="auto"/>
                              <w:ind w:left="0" w:right="0" w:firstLine="0"/>
                              <w:jc w:val="left"/>
                              <w:rPr>
                                <w:shd w:fill="auto" w:val="clear"/>
                                <w:rPrChange w:author="Iman Mohamed Atef Helal" w:id="270"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Actors</w:t>
                            </w:r>
                          </w:p>
                        </w:sdtContent>
                      </w:sdt>
                    </w:tc>
                  </w:sdtContent>
                </w:sdt>
                <w:sdt>
                  <w:sdtPr>
                    <w:tag w:val="goog_rdk_755"/>
                  </w:sdtPr>
                  <w:sdtContent>
                    <w:tc>
                      <w:tcPr>
                        <w:gridSpan w:val="2"/>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56"/>
                        </w:sdtPr>
                        <w:sdtContent>
                          <w:p w:rsidR="00000000" w:rsidDel="00000000" w:rsidP="00000000" w:rsidRDefault="00000000" w:rsidRPr="00000000" w14:paraId="00000325">
                            <w:pPr>
                              <w:spacing w:after="0" w:before="0" w:line="240" w:lineRule="auto"/>
                              <w:ind w:left="90" w:right="0" w:firstLine="0"/>
                              <w:jc w:val="left"/>
                              <w:rPr>
                                <w:shd w:fill="auto" w:val="clear"/>
                                <w:rPrChange w:author="Iman Mohamed Atef Helal" w:id="271"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Student</w:t>
                            </w:r>
                          </w:p>
                        </w:sdtContent>
                      </w:sdt>
                    </w:tc>
                  </w:sdtContent>
                </w:sdt>
              </w:tr>
            </w:sdtContent>
          </w:sdt>
          <w:sdt>
            <w:sdtPr>
              <w:tag w:val="goog_rdk_758"/>
            </w:sdtPr>
            <w:sdtContent>
              <w:tr>
                <w:trPr>
                  <w:trPrChange w:author="Iman Mohamed Atef Helal" w:id="265" w:date="2023-10-31T18:55:00Z">
                    <w:trPr>
                      <w:cantSplit w:val="0"/>
                      <w:trHeight w:val="20" w:hRule="atLeast"/>
                      <w:tblHeader w:val="1"/>
                    </w:trPr>
                  </w:trPrChange>
                </w:trPr>
                <w:sdt>
                  <w:sdtPr>
                    <w:tag w:val="goog_rdk_759"/>
                  </w:sdtPr>
                  <w:sdtContent>
                    <w:tc>
                      <w:tcPr>
                        <w:tcPrChange w:author="Iman Mohamed Atef Helal" w:id="265" w:date="2023-10-31T18:5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60"/>
                        </w:sdtPr>
                        <w:sdtContent>
                          <w:p w:rsidR="00000000" w:rsidDel="00000000" w:rsidP="00000000" w:rsidRDefault="00000000" w:rsidRPr="00000000" w14:paraId="00000327">
                            <w:pPr>
                              <w:spacing w:after="0" w:before="0" w:line="240" w:lineRule="auto"/>
                              <w:ind w:left="0" w:right="0" w:firstLine="0"/>
                              <w:jc w:val="left"/>
                              <w:rPr>
                                <w:shd w:fill="auto" w:val="clear"/>
                                <w:rPrChange w:author="Iman Mohamed Atef Helal" w:id="272"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Pre-condition</w:t>
                            </w:r>
                          </w:p>
                        </w:sdtContent>
                      </w:sdt>
                    </w:tc>
                  </w:sdtContent>
                </w:sdt>
                <w:sdt>
                  <w:sdtPr>
                    <w:tag w:val="goog_rdk_761"/>
                  </w:sdtPr>
                  <w:sdtContent>
                    <w:tc>
                      <w:tcPr>
                        <w:gridSpan w:val="2"/>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62"/>
                        </w:sdtPr>
                        <w:sdtContent>
                          <w:p w:rsidR="00000000" w:rsidDel="00000000" w:rsidP="00000000" w:rsidRDefault="00000000" w:rsidRPr="00000000" w14:paraId="00000328">
                            <w:pPr>
                              <w:spacing w:after="0" w:before="0" w:line="240" w:lineRule="auto"/>
                              <w:ind w:left="90" w:right="0" w:firstLine="0"/>
                              <w:jc w:val="left"/>
                              <w:rPr>
                                <w:shd w:fill="auto" w:val="clear"/>
                                <w:rPrChange w:author="Iman Mohamed Atef Helal" w:id="273"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Students are logged into their account and access the course with an assignment.</w:t>
                            </w:r>
                          </w:p>
                        </w:sdtContent>
                      </w:sdt>
                    </w:tc>
                  </w:sdtContent>
                </w:sdt>
              </w:tr>
            </w:sdtContent>
          </w:sdt>
          <w:sdt>
            <w:sdtPr>
              <w:tag w:val="goog_rdk_764"/>
            </w:sdtPr>
            <w:sdtContent>
              <w:tr>
                <w:trPr>
                  <w:trPrChange w:author="Iman Mohamed Atef Helal" w:id="265" w:date="2023-10-31T18:55:00Z">
                    <w:trPr>
                      <w:cantSplit w:val="0"/>
                      <w:trHeight w:val="20" w:hRule="atLeast"/>
                      <w:tblHeader w:val="1"/>
                    </w:trPr>
                  </w:trPrChange>
                </w:trPr>
                <w:sdt>
                  <w:sdtPr>
                    <w:tag w:val="goog_rdk_765"/>
                  </w:sdtPr>
                  <w:sdtContent>
                    <w:tc>
                      <w:tcPr>
                        <w:tcPrChange w:author="Iman Mohamed Atef Helal" w:id="265" w:date="2023-10-31T18:5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66"/>
                        </w:sdtPr>
                        <w:sdtContent>
                          <w:p w:rsidR="00000000" w:rsidDel="00000000" w:rsidP="00000000" w:rsidRDefault="00000000" w:rsidRPr="00000000" w14:paraId="0000032A">
                            <w:pPr>
                              <w:spacing w:after="0" w:before="0" w:line="240" w:lineRule="auto"/>
                              <w:ind w:left="0" w:right="0" w:firstLine="0"/>
                              <w:jc w:val="left"/>
                              <w:rPr>
                                <w:shd w:fill="auto" w:val="clear"/>
                                <w:rPrChange w:author="Iman Mohamed Atef Helal" w:id="274"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Post-condition</w:t>
                            </w:r>
                          </w:p>
                        </w:sdtContent>
                      </w:sdt>
                    </w:tc>
                  </w:sdtContent>
                </w:sdt>
                <w:sdt>
                  <w:sdtPr>
                    <w:tag w:val="goog_rdk_767"/>
                  </w:sdtPr>
                  <w:sdtContent>
                    <w:tc>
                      <w:tcPr>
                        <w:gridSpan w:val="2"/>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68"/>
                        </w:sdtPr>
                        <w:sdtContent>
                          <w:p w:rsidR="00000000" w:rsidDel="00000000" w:rsidP="00000000" w:rsidRDefault="00000000" w:rsidRPr="00000000" w14:paraId="0000032B">
                            <w:pPr>
                              <w:spacing w:after="0" w:before="0" w:line="240" w:lineRule="auto"/>
                              <w:ind w:left="90" w:right="0" w:firstLine="0"/>
                              <w:jc w:val="left"/>
                              <w:rPr>
                                <w:shd w:fill="auto" w:val="clear"/>
                                <w:rPrChange w:author="Iman Mohamed Atef Helal" w:id="275"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Assignment submission is recorded.</w:t>
                            </w:r>
                          </w:p>
                        </w:sdtContent>
                      </w:sdt>
                    </w:tc>
                  </w:sdtContent>
                </w:sdt>
              </w:tr>
            </w:sdtContent>
          </w:sdt>
          <w:sdt>
            <w:sdtPr>
              <w:tag w:val="goog_rdk_770"/>
            </w:sdtPr>
            <w:sdtContent>
              <w:tr>
                <w:trPr>
                  <w:trPrChange w:author="Iman Mohamed Atef Helal" w:id="265" w:date="2023-10-31T18:55:00Z">
                    <w:trPr>
                      <w:cantSplit w:val="0"/>
                      <w:trHeight w:val="20" w:hRule="atLeast"/>
                      <w:tblHeader w:val="1"/>
                    </w:trPr>
                  </w:trPrChange>
                </w:trPr>
                <w:sdt>
                  <w:sdtPr>
                    <w:tag w:val="goog_rdk_771"/>
                  </w:sdtPr>
                  <w:sdtContent>
                    <w:tc>
                      <w:tcPr>
                        <w:vMerge w:val="restart"/>
                        <w:tcPrChange w:author="Iman Mohamed Atef Helal" w:id="265" w:date="2023-10-31T18:5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72"/>
                        </w:sdtPr>
                        <w:sdtContent>
                          <w:p w:rsidR="00000000" w:rsidDel="00000000" w:rsidP="00000000" w:rsidRDefault="00000000" w:rsidRPr="00000000" w14:paraId="0000032D">
                            <w:pPr>
                              <w:spacing w:after="0" w:before="0" w:line="240" w:lineRule="auto"/>
                              <w:ind w:left="0" w:right="0" w:firstLine="0"/>
                              <w:jc w:val="left"/>
                              <w:rPr>
                                <w:shd w:fill="auto" w:val="clear"/>
                                <w:rPrChange w:author="Iman Mohamed Atef Helal" w:id="276" w:date="2023-10-31T18:54:00Z">
                                  <w:rPr>
                                    <w:sz w:val="22"/>
                                    <w:szCs w:val="22"/>
                                  </w:rPr>
                                </w:rPrChange>
                              </w:rPr>
                              <w:pPrChange w:author="Iman Mohamed Atef Helal" w:id="0" w:date="2023-10-31T18:54:00Z">
                                <w:pPr>
                                  <w:spacing w:after="0" w:before="0" w:lineRule="auto"/>
                                  <w:ind w:left="0" w:right="0" w:firstLine="0"/>
                                  <w:jc w:val="left"/>
                                </w:pPr>
                              </w:pPrChange>
                            </w:pPr>
                            <w:r w:rsidDel="00000000" w:rsidR="00000000" w:rsidRPr="00000000">
                              <w:rPr>
                                <w:sz w:val="22"/>
                                <w:szCs w:val="22"/>
                                <w:rtl w:val="0"/>
                              </w:rPr>
                              <w:t xml:space="preserve">Flow of Events </w:t>
                            </w:r>
                          </w:p>
                        </w:sdtContent>
                      </w:sdt>
                    </w:tc>
                  </w:sdtContent>
                </w:sdt>
                <w:sdt>
                  <w:sdtPr>
                    <w:tag w:val="goog_rdk_773"/>
                  </w:sdtPr>
                  <w:sdtContent>
                    <w:tc>
                      <w:tcPr>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74"/>
                        </w:sdtPr>
                        <w:sdtContent>
                          <w:p w:rsidR="00000000" w:rsidDel="00000000" w:rsidP="00000000" w:rsidRDefault="00000000" w:rsidRPr="00000000" w14:paraId="0000032E">
                            <w:pPr>
                              <w:spacing w:after="0" w:before="0" w:line="240" w:lineRule="auto"/>
                              <w:ind w:left="90" w:right="0" w:firstLine="0"/>
                              <w:jc w:val="left"/>
                              <w:rPr>
                                <w:shd w:fill="auto" w:val="clear"/>
                                <w:rPrChange w:author="Iman Mohamed Atef Helal" w:id="277"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User Actions </w:t>
                            </w:r>
                          </w:p>
                        </w:sdtContent>
                      </w:sdt>
                    </w:tc>
                  </w:sdtContent>
                </w:sdt>
                <w:sdt>
                  <w:sdtPr>
                    <w:tag w:val="goog_rdk_775"/>
                  </w:sdtPr>
                  <w:sdtContent>
                    <w:tc>
                      <w:tcPr>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76"/>
                        </w:sdtPr>
                        <w:sdtContent>
                          <w:p w:rsidR="00000000" w:rsidDel="00000000" w:rsidP="00000000" w:rsidRDefault="00000000" w:rsidRPr="00000000" w14:paraId="0000032F">
                            <w:pPr>
                              <w:spacing w:after="0" w:before="0" w:line="240" w:lineRule="auto"/>
                              <w:ind w:left="90" w:right="0" w:firstLine="0"/>
                              <w:jc w:val="left"/>
                              <w:rPr>
                                <w:shd w:fill="auto" w:val="clear"/>
                                <w:rPrChange w:author="Iman Mohamed Atef Helal" w:id="278"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System Actions </w:t>
                            </w:r>
                          </w:p>
                        </w:sdtContent>
                      </w:sdt>
                    </w:tc>
                  </w:sdtContent>
                </w:sdt>
              </w:tr>
            </w:sdtContent>
          </w:sdt>
          <w:sdt>
            <w:sdtPr>
              <w:tag w:val="goog_rdk_777"/>
            </w:sdtPr>
            <w:sdtContent>
              <w:tr>
                <w:trPr>
                  <w:trPrChange w:author="Iman Mohamed Atef Helal" w:id="265" w:date="2023-10-31T18:55:00Z">
                    <w:trPr>
                      <w:cantSplit w:val="0"/>
                      <w:trHeight w:val="20" w:hRule="atLeast"/>
                      <w:tblHeader w:val="1"/>
                    </w:trPr>
                  </w:trPrChange>
                </w:trPr>
                <w:sdt>
                  <w:sdtPr>
                    <w:tag w:val="goog_rdk_778"/>
                  </w:sdtPr>
                  <w:sdtContent>
                    <w:tc>
                      <w:tcPr>
                        <w:vMerge w:val="continue"/>
                        <w:tcPrChange w:author="Iman Mohamed Atef Helal" w:id="265" w:date="2023-10-31T18:5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779"/>
                  </w:sdtPr>
                  <w:sdtContent>
                    <w:tc>
                      <w:tcPr>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80"/>
                        </w:sdtPr>
                        <w:sdtContent>
                          <w:p w:rsidR="00000000" w:rsidDel="00000000" w:rsidP="00000000" w:rsidRDefault="00000000" w:rsidRPr="00000000" w14:paraId="00000331">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79"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navigates to the assignment submission section.</w:t>
                            </w:r>
                          </w:p>
                        </w:sdtContent>
                      </w:sdt>
                    </w:tc>
                  </w:sdtContent>
                </w:sdt>
                <w:sdt>
                  <w:sdtPr>
                    <w:tag w:val="goog_rdk_781"/>
                  </w:sdtPr>
                  <w:sdtContent>
                    <w:tc>
                      <w:tcPr>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82"/>
                        </w:sdtPr>
                        <w:sdtContent>
                          <w:p w:rsidR="00000000" w:rsidDel="00000000" w:rsidP="00000000" w:rsidRDefault="00000000" w:rsidRPr="00000000" w14:paraId="00000332">
                            <w:pPr>
                              <w:spacing w:after="0" w:before="0" w:line="240" w:lineRule="auto"/>
                              <w:ind w:left="90" w:right="0" w:firstLine="0"/>
                              <w:jc w:val="left"/>
                              <w:rPr>
                                <w:shd w:fill="auto" w:val="clear"/>
                                <w:rPrChange w:author="Iman Mohamed Atef Helal" w:id="280"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rtl w:val="0"/>
                              </w:rPr>
                            </w:r>
                          </w:p>
                        </w:sdtContent>
                      </w:sdt>
                    </w:tc>
                  </w:sdtContent>
                </w:sdt>
              </w:tr>
            </w:sdtContent>
          </w:sdt>
          <w:sdt>
            <w:sdtPr>
              <w:tag w:val="goog_rdk_783"/>
            </w:sdtPr>
            <w:sdtContent>
              <w:tr>
                <w:trPr>
                  <w:trPrChange w:author="Iman Mohamed Atef Helal" w:id="265" w:date="2023-10-31T18:55:00Z">
                    <w:trPr>
                      <w:cantSplit w:val="0"/>
                      <w:trHeight w:val="20" w:hRule="atLeast"/>
                      <w:tblHeader w:val="1"/>
                    </w:trPr>
                  </w:trPrChange>
                </w:trPr>
                <w:sdt>
                  <w:sdtPr>
                    <w:tag w:val="goog_rdk_784"/>
                  </w:sdtPr>
                  <w:sdtContent>
                    <w:tc>
                      <w:tcPr>
                        <w:vMerge w:val="continue"/>
                        <w:tcPrChange w:author="Iman Mohamed Atef Helal" w:id="265" w:date="2023-10-31T18:5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785"/>
                  </w:sdtPr>
                  <w:sdtContent>
                    <w:tc>
                      <w:tcPr>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86"/>
                        </w:sdtPr>
                        <w:sdtContent>
                          <w:p w:rsidR="00000000" w:rsidDel="00000000" w:rsidP="00000000" w:rsidRDefault="00000000" w:rsidRPr="00000000" w14:paraId="0000033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81"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upload their assignment file or enter text. </w:t>
                            </w:r>
                          </w:p>
                        </w:sdtContent>
                      </w:sdt>
                      <w:sdt>
                        <w:sdtPr>
                          <w:tag w:val="goog_rdk_787"/>
                        </w:sdtPr>
                        <w:sdtContent>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4"/>
                                <w:szCs w:val="24"/>
                                <w:shd w:fill="auto" w:val="clear"/>
                                <w:rPrChange w:author="Iman Mohamed Atef Helal" w:id="282"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submits the assignment.</w:t>
                            </w:r>
                          </w:p>
                        </w:sdtContent>
                      </w:sdt>
                      <w:sdt>
                        <w:sdtPr>
                          <w:tag w:val="goog_rdk_788"/>
                        </w:sdtPr>
                        <w:sdtContent>
                          <w:p w:rsidR="00000000" w:rsidDel="00000000" w:rsidP="00000000" w:rsidRDefault="00000000" w:rsidRPr="00000000" w14:paraId="00000336">
                            <w:pPr>
                              <w:spacing w:after="0" w:before="0" w:line="240" w:lineRule="auto"/>
                              <w:ind w:left="90" w:right="0" w:firstLine="0"/>
                              <w:jc w:val="left"/>
                              <w:rPr>
                                <w:shd w:fill="auto" w:val="clear"/>
                                <w:rPrChange w:author="Iman Mohamed Atef Helal" w:id="283"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rtl w:val="0"/>
                              </w:rPr>
                            </w:r>
                          </w:p>
                        </w:sdtContent>
                      </w:sdt>
                    </w:tc>
                  </w:sdtContent>
                </w:sdt>
                <w:sdt>
                  <w:sdtPr>
                    <w:tag w:val="goog_rdk_789"/>
                  </w:sdtPr>
                  <w:sdtContent>
                    <w:tc>
                      <w:tcPr>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90"/>
                        </w:sdtPr>
                        <w:sdtContent>
                          <w:p w:rsidR="00000000" w:rsidDel="00000000" w:rsidP="00000000" w:rsidRDefault="00000000" w:rsidRPr="00000000" w14:paraId="00000337">
                            <w:pPr>
                              <w:spacing w:after="0" w:before="0" w:line="240" w:lineRule="auto"/>
                              <w:ind w:left="90" w:right="0" w:firstLine="0"/>
                              <w:jc w:val="left"/>
                              <w:rPr>
                                <w:shd w:fill="auto" w:val="clear"/>
                                <w:rPrChange w:author="Iman Mohamed Atef Helal" w:id="284"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rtl w:val="0"/>
                              </w:rPr>
                            </w:r>
                          </w:p>
                        </w:sdtContent>
                      </w:sdt>
                    </w:tc>
                  </w:sdtContent>
                </w:sdt>
              </w:tr>
            </w:sdtContent>
          </w:sdt>
          <w:sdt>
            <w:sdtPr>
              <w:tag w:val="goog_rdk_791"/>
            </w:sdtPr>
            <w:sdtContent>
              <w:tr>
                <w:trPr>
                  <w:trPrChange w:author="Iman Mohamed Atef Helal" w:id="265" w:date="2023-10-31T18:55:00Z">
                    <w:trPr>
                      <w:cantSplit w:val="0"/>
                      <w:trHeight w:val="20" w:hRule="atLeast"/>
                      <w:tblHeader w:val="1"/>
                    </w:trPr>
                  </w:trPrChange>
                </w:trPr>
                <w:sdt>
                  <w:sdtPr>
                    <w:tag w:val="goog_rdk_792"/>
                  </w:sdtPr>
                  <w:sdtContent>
                    <w:tc>
                      <w:tcPr>
                        <w:vMerge w:val="continue"/>
                        <w:tcPrChange w:author="Iman Mohamed Atef Helal" w:id="265" w:date="2023-10-31T18:5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793"/>
                  </w:sdtPr>
                  <w:sdtContent>
                    <w:tc>
                      <w:tcPr>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94"/>
                        </w:sdtPr>
                        <w:sdtContent>
                          <w:p w:rsidR="00000000" w:rsidDel="00000000" w:rsidP="00000000" w:rsidRDefault="00000000" w:rsidRPr="00000000" w14:paraId="00000339">
                            <w:pPr>
                              <w:spacing w:after="0" w:before="0" w:line="240" w:lineRule="auto"/>
                              <w:ind w:left="90" w:right="0" w:firstLine="0"/>
                              <w:jc w:val="left"/>
                              <w:rPr>
                                <w:shd w:fill="auto" w:val="clear"/>
                                <w:rPrChange w:author="Iman Mohamed Atef Helal" w:id="285"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rtl w:val="0"/>
                              </w:rPr>
                            </w:r>
                          </w:p>
                        </w:sdtContent>
                      </w:sdt>
                    </w:tc>
                  </w:sdtContent>
                </w:sdt>
                <w:sdt>
                  <w:sdtPr>
                    <w:tag w:val="goog_rdk_795"/>
                  </w:sdtPr>
                  <w:sdtContent>
                    <w:tc>
                      <w:tcPr>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96"/>
                        </w:sdtPr>
                        <w:sdtContent>
                          <w:p w:rsidR="00000000" w:rsidDel="00000000" w:rsidP="00000000" w:rsidRDefault="00000000" w:rsidRPr="00000000" w14:paraId="0000033A">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286" w:date="2023-10-31T18:54: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4:00Z">
                                <w:pPr>
                                  <w:keepNext w:val="0"/>
                                  <w:keepLines w:val="0"/>
                                  <w:pageBreakBefore w:val="0"/>
                                  <w:widowControl w:val="1"/>
                                  <w:numPr>
                                    <w:ilvl w:val="1"/>
                                    <w:numId w:val="93"/>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records the submission and notifies the teacher.</w:t>
                            </w:r>
                          </w:p>
                        </w:sdtContent>
                      </w:sdt>
                    </w:tc>
                  </w:sdtContent>
                </w:sdt>
              </w:tr>
            </w:sdtContent>
          </w:sdt>
          <w:sdt>
            <w:sdtPr>
              <w:tag w:val="goog_rdk_797"/>
            </w:sdtPr>
            <w:sdtContent>
              <w:tr>
                <w:trPr>
                  <w:trPrChange w:author="Iman Mohamed Atef Helal" w:id="265" w:date="2023-10-31T18:55:00Z">
                    <w:trPr>
                      <w:cantSplit w:val="0"/>
                      <w:trHeight w:val="20" w:hRule="atLeast"/>
                      <w:tblHeader w:val="0"/>
                    </w:trPr>
                  </w:trPrChange>
                </w:trPr>
                <w:sdt>
                  <w:sdtPr>
                    <w:tag w:val="goog_rdk_798"/>
                  </w:sdtPr>
                  <w:sdtContent>
                    <w:tc>
                      <w:tcPr>
                        <w:tcPrChange w:author="Iman Mohamed Atef Helal" w:id="265" w:date="2023-10-31T18:5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799"/>
                        </w:sdtPr>
                        <w:sdtContent>
                          <w:p w:rsidR="00000000" w:rsidDel="00000000" w:rsidP="00000000" w:rsidRDefault="00000000" w:rsidRPr="00000000" w14:paraId="0000033B">
                            <w:pPr>
                              <w:spacing w:after="0" w:before="0" w:line="240" w:lineRule="auto"/>
                              <w:ind w:left="0" w:right="0" w:firstLine="0"/>
                              <w:jc w:val="left"/>
                              <w:rPr/>
                              <w:pPrChange w:author="Iman Mohamed Atef Helal" w:id="0" w:date="2023-10-31T18:54:00Z">
                                <w:pPr>
                                  <w:spacing w:after="0" w:before="0" w:lineRule="auto"/>
                                  <w:ind w:left="0" w:right="0" w:firstLine="0"/>
                                  <w:jc w:val="left"/>
                                </w:pPr>
                              </w:pPrChange>
                            </w:pPr>
                            <w:r w:rsidDel="00000000" w:rsidR="00000000" w:rsidRPr="00000000">
                              <w:rPr>
                                <w:rtl w:val="0"/>
                              </w:rPr>
                              <w:t xml:space="preserve">Exception scenario</w:t>
                            </w:r>
                          </w:p>
                        </w:sdtContent>
                      </w:sdt>
                    </w:tc>
                  </w:sdtContent>
                </w:sdt>
                <w:sdt>
                  <w:sdtPr>
                    <w:tag w:val="goog_rdk_800"/>
                  </w:sdtPr>
                  <w:sdtContent>
                    <w:tc>
                      <w:tcPr>
                        <w:gridSpan w:val="2"/>
                        <w:tcPrChange w:author="Iman Mohamed Atef Helal" w:id="265" w:date="2023-10-31T18:55: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01"/>
                        </w:sdtPr>
                        <w:sdtContent>
                          <w:p w:rsidR="00000000" w:rsidDel="00000000" w:rsidP="00000000" w:rsidRDefault="00000000" w:rsidRPr="00000000" w14:paraId="0000033C">
                            <w:pPr>
                              <w:spacing w:after="0" w:before="0" w:line="240" w:lineRule="auto"/>
                              <w:ind w:left="90" w:right="0" w:firstLine="0"/>
                              <w:jc w:val="left"/>
                              <w:rPr>
                                <w:shd w:fill="auto" w:val="clear"/>
                                <w:rPrChange w:author="Iman Mohamed Atef Helal" w:id="288" w:date="2023-10-31T18:54:00Z">
                                  <w:rPr>
                                    <w:sz w:val="22"/>
                                    <w:szCs w:val="22"/>
                                  </w:rPr>
                                </w:rPrChange>
                              </w:rPr>
                              <w:pPrChange w:author="Iman Mohamed Atef Helal" w:id="0" w:date="2023-10-31T18:54:00Z">
                                <w:pPr>
                                  <w:spacing w:after="0" w:before="0" w:lineRule="auto"/>
                                  <w:ind w:left="90" w:right="0" w:firstLine="0"/>
                                  <w:jc w:val="left"/>
                                </w:pPr>
                              </w:pPrChange>
                            </w:pPr>
                            <w:r w:rsidDel="00000000" w:rsidR="00000000" w:rsidRPr="00000000">
                              <w:rPr>
                                <w:sz w:val="22"/>
                                <w:szCs w:val="22"/>
                                <w:rtl w:val="0"/>
                              </w:rPr>
                              <w:t xml:space="preserve">The file size is too big </w:t>
                            </w:r>
                          </w:p>
                        </w:sdtContent>
                      </w:sdt>
                    </w:tc>
                  </w:sdtContent>
                </w:sdt>
              </w:tr>
            </w:sdtContent>
          </w:sdt>
        </w:tbl>
      </w:sdtContent>
    </w:sdt>
    <w:p w:rsidR="00000000" w:rsidDel="00000000" w:rsidP="00000000" w:rsidRDefault="00000000" w:rsidRPr="00000000" w14:paraId="0000033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3F">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1">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3">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4">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5">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8">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49">
      <w:pPr>
        <w:spacing w:after="0" w:lineRule="auto"/>
        <w:ind w:right="0" w:hanging="360"/>
        <w:jc w:val="left"/>
        <w:rPr>
          <w:sz w:val="22"/>
          <w:szCs w:val="22"/>
        </w:rPr>
      </w:pPr>
      <w:r w:rsidDel="00000000" w:rsidR="00000000" w:rsidRPr="00000000">
        <w:rPr>
          <w:rtl w:val="0"/>
        </w:rPr>
      </w:r>
    </w:p>
    <w:sdt>
      <w:sdtPr>
        <w:tag w:val="goog_rdk_806"/>
      </w:sdtPr>
      <w:sdtContent>
        <w:p w:rsidR="00000000" w:rsidDel="00000000" w:rsidP="00000000" w:rsidRDefault="00000000" w:rsidRPr="00000000" w14:paraId="0000034A">
          <w:pPr>
            <w:spacing w:after="0" w:lineRule="auto"/>
            <w:ind w:right="0" w:hanging="360"/>
            <w:jc w:val="left"/>
            <w:rPr>
              <w:del w:author="Iman Mohamed Atef Helal" w:id="289" w:date="2023-10-31T18:55:00Z"/>
              <w:sz w:val="22"/>
              <w:szCs w:val="22"/>
            </w:rPr>
          </w:pPr>
          <w:sdt>
            <w:sdtPr>
              <w:tag w:val="goog_rdk_805"/>
            </w:sdtPr>
            <w:sdtContent>
              <w:del w:author="Iman Mohamed Atef Helal" w:id="289" w:date="2023-10-31T18:55:00Z">
                <w:r w:rsidDel="00000000" w:rsidR="00000000" w:rsidRPr="00000000">
                  <w:rPr>
                    <w:rtl w:val="0"/>
                  </w:rPr>
                </w:r>
              </w:del>
            </w:sdtContent>
          </w:sdt>
        </w:p>
      </w:sdtContent>
    </w:sdt>
    <w:sdt>
      <w:sdtPr>
        <w:tag w:val="goog_rdk_808"/>
      </w:sdtPr>
      <w:sdtContent>
        <w:p w:rsidR="00000000" w:rsidDel="00000000" w:rsidP="00000000" w:rsidRDefault="00000000" w:rsidRPr="00000000" w14:paraId="0000034B">
          <w:pPr>
            <w:spacing w:after="0" w:lineRule="auto"/>
            <w:ind w:right="0" w:hanging="360"/>
            <w:jc w:val="left"/>
            <w:rPr>
              <w:del w:author="Iman Mohamed Atef Helal" w:id="289" w:date="2023-10-31T18:55:00Z"/>
              <w:sz w:val="22"/>
              <w:szCs w:val="22"/>
            </w:rPr>
          </w:pPr>
          <w:sdt>
            <w:sdtPr>
              <w:tag w:val="goog_rdk_807"/>
            </w:sdtPr>
            <w:sdtContent>
              <w:del w:author="Iman Mohamed Atef Helal" w:id="289" w:date="2023-10-31T18:55:00Z">
                <w:r w:rsidDel="00000000" w:rsidR="00000000" w:rsidRPr="00000000">
                  <w:rPr>
                    <w:rtl w:val="0"/>
                  </w:rPr>
                </w:r>
              </w:del>
            </w:sdtContent>
          </w:sdt>
        </w:p>
      </w:sdtContent>
    </w:sdt>
    <w:sdt>
      <w:sdtPr>
        <w:tag w:val="goog_rdk_810"/>
      </w:sdtPr>
      <w:sdtContent>
        <w:p w:rsidR="00000000" w:rsidDel="00000000" w:rsidP="00000000" w:rsidRDefault="00000000" w:rsidRPr="00000000" w14:paraId="0000034C">
          <w:pPr>
            <w:spacing w:after="0" w:lineRule="auto"/>
            <w:ind w:right="0" w:hanging="360"/>
            <w:jc w:val="left"/>
            <w:rPr>
              <w:del w:author="Iman Mohamed Atef Helal" w:id="289" w:date="2023-10-31T18:55:00Z"/>
              <w:b w:val="1"/>
              <w:sz w:val="22"/>
              <w:szCs w:val="22"/>
            </w:rPr>
          </w:pPr>
          <w:sdt>
            <w:sdtPr>
              <w:tag w:val="goog_rdk_809"/>
            </w:sdtPr>
            <w:sdtContent>
              <w:del w:author="Iman Mohamed Atef Helal" w:id="289" w:date="2023-10-31T18:55:00Z">
                <w:r w:rsidDel="00000000" w:rsidR="00000000" w:rsidRPr="00000000">
                  <w:rPr>
                    <w:rtl w:val="0"/>
                  </w:rPr>
                </w:r>
              </w:del>
            </w:sdtContent>
          </w:sdt>
        </w:p>
      </w:sdtContent>
    </w:sdt>
    <w:p w:rsidR="00000000" w:rsidDel="00000000" w:rsidP="00000000" w:rsidRDefault="00000000" w:rsidRPr="00000000" w14:paraId="0000034D">
      <w:pPr>
        <w:spacing w:after="0" w:lineRule="auto"/>
        <w:ind w:right="0" w:hanging="360"/>
        <w:jc w:val="left"/>
        <w:rPr>
          <w:b w:val="1"/>
          <w:sz w:val="22"/>
          <w:szCs w:val="22"/>
        </w:rPr>
      </w:pPr>
      <w:r w:rsidDel="00000000" w:rsidR="00000000" w:rsidRPr="00000000">
        <w:rPr>
          <w:b w:val="1"/>
          <w:sz w:val="22"/>
          <w:szCs w:val="22"/>
          <w:rtl w:val="0"/>
        </w:rPr>
        <w:t xml:space="preserve">7: Student Checks Progress: </w:t>
      </w:r>
    </w:p>
    <w:p w:rsidR="00000000" w:rsidDel="00000000" w:rsidP="00000000" w:rsidRDefault="00000000" w:rsidRPr="00000000" w14:paraId="0000034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8 Use Case Description 7</w:t>
      </w:r>
    </w:p>
    <w:tbl>
      <w:tblPr>
        <w:tblStyle w:val="Table13"/>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6"/>
        <w:gridCol w:w="3736"/>
        <w:gridCol w:w="3754"/>
        <w:tblGridChange w:id="0">
          <w:tblGrid>
            <w:gridCol w:w="1516"/>
            <w:gridCol w:w="3736"/>
            <w:gridCol w:w="3754"/>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F">
            <w:pPr>
              <w:spacing w:after="0" w:before="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0">
            <w:pPr>
              <w:spacing w:after="0" w:before="0" w:lineRule="auto"/>
              <w:ind w:left="90" w:right="0" w:firstLine="0"/>
              <w:jc w:val="left"/>
              <w:rPr>
                <w:sz w:val="22"/>
                <w:szCs w:val="22"/>
              </w:rPr>
            </w:pPr>
            <w:r w:rsidDel="00000000" w:rsidR="00000000" w:rsidRPr="00000000">
              <w:rPr>
                <w:sz w:val="22"/>
                <w:szCs w:val="22"/>
                <w:rtl w:val="0"/>
              </w:rPr>
              <w:t xml:space="preserve">Case 7</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2">
            <w:pPr>
              <w:spacing w:after="0" w:before="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3">
            <w:pPr>
              <w:spacing w:after="0" w:before="0" w:lineRule="auto"/>
              <w:ind w:left="90" w:right="0" w:firstLine="0"/>
              <w:jc w:val="left"/>
              <w:rPr>
                <w:sz w:val="22"/>
                <w:szCs w:val="22"/>
              </w:rPr>
            </w:pPr>
            <w:r w:rsidDel="00000000" w:rsidR="00000000" w:rsidRPr="00000000">
              <w:rPr>
                <w:sz w:val="22"/>
                <w:szCs w:val="22"/>
                <w:rtl w:val="0"/>
              </w:rPr>
              <w:t xml:space="preserve">Progress Tracking</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5">
            <w:pPr>
              <w:spacing w:after="0" w:before="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6">
            <w:pPr>
              <w:spacing w:after="0" w:before="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8">
            <w:pPr>
              <w:spacing w:after="0" w:before="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9">
            <w:pPr>
              <w:spacing w:after="0" w:before="0" w:lineRule="auto"/>
              <w:ind w:left="90" w:right="0" w:firstLine="0"/>
              <w:jc w:val="left"/>
              <w:rPr>
                <w:sz w:val="22"/>
                <w:szCs w:val="22"/>
              </w:rPr>
            </w:pPr>
            <w:r w:rsidDel="00000000" w:rsidR="00000000" w:rsidRPr="00000000">
              <w:rPr>
                <w:sz w:val="22"/>
                <w:szCs w:val="22"/>
                <w:rtl w:val="0"/>
              </w:rPr>
              <w:t xml:space="preserve">Students are logged into their account and access the course.</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B">
            <w:pPr>
              <w:spacing w:after="0" w:before="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C">
            <w:pPr>
              <w:spacing w:after="0" w:before="0" w:lineRule="auto"/>
              <w:ind w:left="90" w:right="0" w:firstLine="0"/>
              <w:jc w:val="left"/>
              <w:rPr>
                <w:sz w:val="22"/>
                <w:szCs w:val="22"/>
              </w:rPr>
            </w:pPr>
            <w:r w:rsidDel="00000000" w:rsidR="00000000" w:rsidRPr="00000000">
              <w:rPr>
                <w:sz w:val="22"/>
                <w:szCs w:val="22"/>
                <w:rtl w:val="0"/>
              </w:rPr>
              <w:t xml:space="preserve">Students view their course progress.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E">
            <w:pPr>
              <w:spacing w:after="0" w:before="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F">
            <w:pPr>
              <w:spacing w:after="0" w:before="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0">
            <w:pPr>
              <w:spacing w:after="0" w:before="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2">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view the course progress dashboard.</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3">
            <w:pPr>
              <w:spacing w:after="0" w:before="0" w:lineRule="auto"/>
              <w:ind w:left="9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5">
            <w:pPr>
              <w:spacing w:after="0" w:before="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6">
            <w:pPr>
              <w:keepNext w:val="0"/>
              <w:keepLines w:val="0"/>
              <w:pageBreakBefore w:val="0"/>
              <w:widowControl w:val="1"/>
              <w:numPr>
                <w:ilvl w:val="1"/>
                <w:numId w:val="94"/>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displays completed and pending lectures and tasks.</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8">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can track their progress and navigate to different course sections.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9">
            <w:pPr>
              <w:spacing w:after="0" w:before="0" w:lineRule="auto"/>
              <w:ind w:left="90" w:right="0" w:firstLine="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A">
            <w:pPr>
              <w:spacing w:after="0" w:before="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B">
            <w:pPr>
              <w:spacing w:after="0" w:before="0" w:lineRule="auto"/>
              <w:ind w:left="9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6D">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9">
      <w:pPr>
        <w:spacing w:after="0" w:lineRule="auto"/>
        <w:ind w:right="0" w:hanging="360"/>
        <w:jc w:val="left"/>
        <w:rPr>
          <w:b w:val="1"/>
          <w:sz w:val="22"/>
          <w:szCs w:val="22"/>
        </w:rPr>
      </w:pPr>
      <w:r w:rsidDel="00000000" w:rsidR="00000000" w:rsidRPr="00000000">
        <w:rPr>
          <w:rtl w:val="0"/>
        </w:rPr>
      </w:r>
    </w:p>
    <w:sdt>
      <w:sdtPr>
        <w:tag w:val="goog_rdk_813"/>
      </w:sdtPr>
      <w:sdtContent>
        <w:p w:rsidR="00000000" w:rsidDel="00000000" w:rsidP="00000000" w:rsidRDefault="00000000" w:rsidRPr="00000000" w14:paraId="0000037A">
          <w:pPr>
            <w:spacing w:after="0" w:lineRule="auto"/>
            <w:ind w:right="0" w:hanging="360"/>
            <w:jc w:val="left"/>
            <w:rPr>
              <w:del w:author="Iman Mohamed Atef Helal" w:id="290" w:date="2023-10-31T18:55:00Z"/>
              <w:b w:val="1"/>
              <w:sz w:val="22"/>
              <w:szCs w:val="22"/>
            </w:rPr>
          </w:pPr>
          <w:sdt>
            <w:sdtPr>
              <w:tag w:val="goog_rdk_812"/>
            </w:sdtPr>
            <w:sdtContent>
              <w:del w:author="Iman Mohamed Atef Helal" w:id="290" w:date="2023-10-31T18:55:00Z">
                <w:r w:rsidDel="00000000" w:rsidR="00000000" w:rsidRPr="00000000">
                  <w:rPr>
                    <w:rtl w:val="0"/>
                  </w:rPr>
                </w:r>
              </w:del>
            </w:sdtContent>
          </w:sdt>
        </w:p>
      </w:sdtContent>
    </w:sdt>
    <w:p w:rsidR="00000000" w:rsidDel="00000000" w:rsidP="00000000" w:rsidRDefault="00000000" w:rsidRPr="00000000" w14:paraId="0000037B">
      <w:pPr>
        <w:spacing w:after="0" w:lineRule="auto"/>
        <w:ind w:right="0" w:hanging="360"/>
        <w:jc w:val="left"/>
        <w:rPr>
          <w:b w:val="1"/>
          <w:sz w:val="22"/>
          <w:szCs w:val="22"/>
        </w:rPr>
      </w:pPr>
      <w:r w:rsidDel="00000000" w:rsidR="00000000" w:rsidRPr="00000000">
        <w:rPr>
          <w:b w:val="1"/>
          <w:sz w:val="22"/>
          <w:szCs w:val="22"/>
          <w:rtl w:val="0"/>
        </w:rPr>
        <w:t xml:space="preserve">8: Student Labels and Categorization/Platform Organization:</w:t>
      </w:r>
    </w:p>
    <w:p w:rsidR="00000000" w:rsidDel="00000000" w:rsidP="00000000" w:rsidRDefault="00000000" w:rsidRPr="00000000" w14:paraId="0000037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7D">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7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9 Use Case Description 8</w:t>
      </w:r>
    </w:p>
    <w:tbl>
      <w:tblPr>
        <w:tblStyle w:val="Table14"/>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3"/>
        <w:gridCol w:w="3792"/>
        <w:gridCol w:w="3701"/>
        <w:tblGridChange w:id="0">
          <w:tblGrid>
            <w:gridCol w:w="1513"/>
            <w:gridCol w:w="3792"/>
            <w:gridCol w:w="3701"/>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F">
            <w:pPr>
              <w:spacing w:after="0" w:before="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0">
            <w:pPr>
              <w:spacing w:after="0" w:before="0" w:lineRule="auto"/>
              <w:ind w:left="0" w:right="0" w:firstLine="0"/>
              <w:jc w:val="left"/>
              <w:rPr>
                <w:sz w:val="22"/>
                <w:szCs w:val="22"/>
              </w:rPr>
            </w:pPr>
            <w:r w:rsidDel="00000000" w:rsidR="00000000" w:rsidRPr="00000000">
              <w:rPr>
                <w:sz w:val="22"/>
                <w:szCs w:val="22"/>
                <w:rtl w:val="0"/>
              </w:rPr>
              <w:t xml:space="preserve">Case 8</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2">
            <w:pPr>
              <w:spacing w:after="0" w:before="0" w:lineRule="auto"/>
              <w:ind w:left="0" w:right="0" w:firstLine="0"/>
              <w:jc w:val="left"/>
              <w:rPr>
                <w:sz w:val="22"/>
                <w:szCs w:val="22"/>
              </w:rPr>
            </w:pPr>
            <w:r w:rsidDel="00000000" w:rsidR="00000000" w:rsidRPr="00000000">
              <w:rPr>
                <w:sz w:val="22"/>
                <w:szCs w:val="22"/>
                <w:rtl w:val="0"/>
              </w:rPr>
              <w:t xml:space="preserve">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3">
            <w:pPr>
              <w:spacing w:after="0" w:before="0" w:lineRule="auto"/>
              <w:ind w:left="0" w:right="0" w:firstLine="0"/>
              <w:jc w:val="left"/>
              <w:rPr>
                <w:sz w:val="22"/>
                <w:szCs w:val="22"/>
              </w:rPr>
            </w:pPr>
            <w:r w:rsidDel="00000000" w:rsidR="00000000" w:rsidRPr="00000000">
              <w:rPr>
                <w:sz w:val="22"/>
                <w:szCs w:val="22"/>
                <w:rtl w:val="0"/>
              </w:rPr>
              <w:t xml:space="preserve">Content Organization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5">
            <w:pPr>
              <w:spacing w:after="0" w:before="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6">
            <w:pPr>
              <w:spacing w:after="0" w:before="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8">
            <w:pPr>
              <w:spacing w:after="0" w:before="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9">
            <w:pPr>
              <w:spacing w:after="0" w:before="0" w:lineRule="auto"/>
              <w:ind w:left="0" w:right="0" w:firstLine="0"/>
              <w:jc w:val="left"/>
              <w:rPr>
                <w:sz w:val="22"/>
                <w:szCs w:val="22"/>
              </w:rPr>
            </w:pPr>
            <w:r w:rsidDel="00000000" w:rsidR="00000000" w:rsidRPr="00000000">
              <w:rPr>
                <w:sz w:val="22"/>
                <w:szCs w:val="22"/>
                <w:rtl w:val="0"/>
              </w:rPr>
              <w:t xml:space="preserve">Student is logged into their account and have at least one enrolled course.</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B">
            <w:pPr>
              <w:spacing w:after="0" w:before="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C">
            <w:pPr>
              <w:spacing w:after="0" w:before="0" w:lineRule="auto"/>
              <w:ind w:left="0" w:right="0" w:firstLine="0"/>
              <w:jc w:val="left"/>
              <w:rPr>
                <w:sz w:val="22"/>
                <w:szCs w:val="22"/>
              </w:rPr>
            </w:pPr>
            <w:r w:rsidDel="00000000" w:rsidR="00000000" w:rsidRPr="00000000">
              <w:rPr>
                <w:sz w:val="22"/>
                <w:szCs w:val="22"/>
                <w:rtl w:val="0"/>
              </w:rPr>
              <w:t xml:space="preserve">Content is organized with clear labels and categories.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E">
            <w:pPr>
              <w:spacing w:after="0" w:before="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F">
            <w:pPr>
              <w:spacing w:after="0" w:before="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0">
            <w:pPr>
              <w:spacing w:after="0" w:before="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2">
            <w:pPr>
              <w:spacing w:after="0" w:before="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provides labelling, categorization, and tagging features.</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interacts with the content organization features to classify resources.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6">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7">
            <w:pPr>
              <w:spacing w:after="0" w:before="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8">
            <w:pPr>
              <w:spacing w:after="0" w:before="0" w:lineRule="auto"/>
              <w:ind w:left="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9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9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9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D">
      <w:pPr>
        <w:spacing w:after="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39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A8">
      <w:pPr>
        <w:spacing w:after="0" w:lineRule="auto"/>
        <w:ind w:right="0" w:hanging="360"/>
        <w:jc w:val="left"/>
        <w:rPr>
          <w:sz w:val="22"/>
          <w:szCs w:val="22"/>
        </w:rPr>
      </w:pPr>
      <w:r w:rsidDel="00000000" w:rsidR="00000000" w:rsidRPr="00000000">
        <w:rPr>
          <w:b w:val="1"/>
          <w:sz w:val="22"/>
          <w:szCs w:val="22"/>
          <w:rtl w:val="0"/>
        </w:rPr>
        <w:t xml:space="preserve">9: Teacher Creates Enrolment Codes:</w:t>
      </w:r>
      <w:r w:rsidDel="00000000" w:rsidR="00000000" w:rsidRPr="00000000">
        <w:rPr>
          <w:rtl w:val="0"/>
        </w:rPr>
      </w:r>
    </w:p>
    <w:p w:rsidR="00000000" w:rsidDel="00000000" w:rsidP="00000000" w:rsidRDefault="00000000" w:rsidRPr="00000000" w14:paraId="000003A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AA">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3A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10 Use Case Description 9</w:t>
      </w:r>
    </w:p>
    <w:tbl>
      <w:tblPr>
        <w:tblStyle w:val="Table15"/>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8"/>
        <w:gridCol w:w="4655"/>
        <w:gridCol w:w="2883"/>
        <w:tblGridChange w:id="0">
          <w:tblGrid>
            <w:gridCol w:w="1468"/>
            <w:gridCol w:w="4655"/>
            <w:gridCol w:w="2883"/>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C">
            <w:pPr>
              <w:spacing w:after="0" w:before="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D">
            <w:pPr>
              <w:spacing w:after="0" w:before="0" w:lineRule="auto"/>
              <w:ind w:left="180" w:right="0" w:firstLine="0"/>
              <w:jc w:val="left"/>
              <w:rPr>
                <w:sz w:val="22"/>
                <w:szCs w:val="22"/>
              </w:rPr>
            </w:pPr>
            <w:r w:rsidDel="00000000" w:rsidR="00000000" w:rsidRPr="00000000">
              <w:rPr>
                <w:sz w:val="22"/>
                <w:szCs w:val="22"/>
                <w:rtl w:val="0"/>
              </w:rPr>
              <w:t xml:space="preserve">Case 9</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F">
            <w:pPr>
              <w:spacing w:after="0" w:before="0" w:lineRule="auto"/>
              <w:ind w:left="0" w:right="0" w:firstLine="0"/>
              <w:jc w:val="left"/>
              <w:rPr>
                <w:sz w:val="22"/>
                <w:szCs w:val="22"/>
              </w:rPr>
            </w:pPr>
            <w:r w:rsidDel="00000000" w:rsidR="00000000" w:rsidRPr="00000000">
              <w:rPr>
                <w:sz w:val="22"/>
                <w:szCs w:val="22"/>
                <w:rtl w:val="0"/>
              </w:rPr>
              <w:t xml:space="preserve">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0">
            <w:pPr>
              <w:spacing w:after="0" w:before="0" w:lineRule="auto"/>
              <w:ind w:left="180" w:right="0" w:firstLine="0"/>
              <w:jc w:val="left"/>
              <w:rPr>
                <w:sz w:val="22"/>
                <w:szCs w:val="22"/>
              </w:rPr>
            </w:pPr>
            <w:r w:rsidDel="00000000" w:rsidR="00000000" w:rsidRPr="00000000">
              <w:rPr>
                <w:sz w:val="22"/>
                <w:szCs w:val="22"/>
                <w:rtl w:val="0"/>
              </w:rPr>
              <w:t xml:space="preserve">Enrollment Code Creation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2">
            <w:pPr>
              <w:spacing w:after="0" w:before="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3">
            <w:pPr>
              <w:spacing w:after="0" w:before="0" w:lineRule="auto"/>
              <w:ind w:left="180" w:right="0" w:firstLine="0"/>
              <w:jc w:val="left"/>
              <w:rPr>
                <w:sz w:val="22"/>
                <w:szCs w:val="22"/>
              </w:rPr>
            </w:pPr>
            <w:r w:rsidDel="00000000" w:rsidR="00000000" w:rsidRPr="00000000">
              <w:rPr>
                <w:sz w:val="22"/>
                <w:szCs w:val="22"/>
                <w:rtl w:val="0"/>
              </w:rPr>
              <w:t xml:space="preserve">Teacher</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5">
            <w:pPr>
              <w:spacing w:after="0" w:before="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6">
            <w:pPr>
              <w:spacing w:after="0" w:before="0" w:lineRule="auto"/>
              <w:ind w:left="180" w:right="0" w:firstLine="0"/>
              <w:jc w:val="left"/>
              <w:rPr>
                <w:sz w:val="22"/>
                <w:szCs w:val="22"/>
              </w:rPr>
            </w:pPr>
            <w:r w:rsidDel="00000000" w:rsidR="00000000" w:rsidRPr="00000000">
              <w:rPr>
                <w:sz w:val="22"/>
                <w:szCs w:val="22"/>
                <w:rtl w:val="0"/>
              </w:rPr>
              <w:t xml:space="preserve">Teacher is logged into their account and accesses the course management section.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8">
            <w:pPr>
              <w:spacing w:after="0" w:before="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9">
            <w:pPr>
              <w:spacing w:after="0" w:before="0" w:lineRule="auto"/>
              <w:ind w:left="180" w:right="0" w:firstLine="0"/>
              <w:jc w:val="left"/>
              <w:rPr>
                <w:sz w:val="22"/>
                <w:szCs w:val="22"/>
              </w:rPr>
            </w:pPr>
            <w:r w:rsidDel="00000000" w:rsidR="00000000" w:rsidRPr="00000000">
              <w:rPr>
                <w:sz w:val="22"/>
                <w:szCs w:val="22"/>
                <w:rtl w:val="0"/>
              </w:rPr>
              <w:t xml:space="preserve">Enrollment code is generated and can be shared with potential students.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B">
            <w:pPr>
              <w:spacing w:after="0" w:before="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sdt>
            <w:sdtPr>
              <w:tag w:val="goog_rdk_815"/>
            </w:sdtPr>
            <w:sdtContent>
              <w:p w:rsidR="00000000" w:rsidDel="00000000" w:rsidP="00000000" w:rsidRDefault="00000000" w:rsidRPr="00000000" w14:paraId="000003BC">
                <w:pPr>
                  <w:spacing w:after="0" w:before="0" w:lineRule="auto"/>
                  <w:ind w:left="180" w:right="0" w:firstLine="0"/>
                  <w:jc w:val="left"/>
                  <w:rPr>
                    <w:color w:val="ff0000"/>
                    <w:sz w:val="22"/>
                    <w:szCs w:val="22"/>
                    <w:rPrChange w:author="Iman Mohamed Atef Helal" w:id="291" w:date="2023-10-31T18:55:00Z">
                      <w:rPr>
                        <w:sz w:val="22"/>
                        <w:szCs w:val="22"/>
                      </w:rPr>
                    </w:rPrChange>
                  </w:rPr>
                </w:pPr>
                <w:sdt>
                  <w:sdtPr>
                    <w:tag w:val="goog_rdk_814"/>
                  </w:sdtPr>
                  <w:sdtContent>
                    <w:r w:rsidDel="00000000" w:rsidR="00000000" w:rsidRPr="00000000">
                      <w:rPr>
                        <w:color w:val="ff0000"/>
                        <w:sz w:val="22"/>
                        <w:szCs w:val="22"/>
                        <w:rtl w:val="0"/>
                        <w:rPrChange w:author="Iman Mohamed Atef Helal" w:id="291" w:date="2023-10-31T18:55:00Z">
                          <w:rPr>
                            <w:sz w:val="22"/>
                            <w:szCs w:val="22"/>
                          </w:rPr>
                        </w:rPrChange>
                      </w:rPr>
                      <w:t xml:space="preserve">User Actions </w:t>
                    </w:r>
                  </w:sdtContent>
                </w:sdt>
              </w:p>
            </w:sdtContent>
          </w:sdt>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sdt>
            <w:sdtPr>
              <w:tag w:val="goog_rdk_817"/>
            </w:sdtPr>
            <w:sdtContent>
              <w:p w:rsidR="00000000" w:rsidDel="00000000" w:rsidP="00000000" w:rsidRDefault="00000000" w:rsidRPr="00000000" w14:paraId="000003BD">
                <w:pPr>
                  <w:spacing w:after="0" w:before="0" w:lineRule="auto"/>
                  <w:ind w:left="180" w:right="0" w:firstLine="0"/>
                  <w:jc w:val="left"/>
                  <w:rPr>
                    <w:color w:val="ff0000"/>
                    <w:sz w:val="22"/>
                    <w:szCs w:val="22"/>
                    <w:rPrChange w:author="Iman Mohamed Atef Helal" w:id="292" w:date="2023-10-31T18:55:00Z">
                      <w:rPr>
                        <w:sz w:val="22"/>
                        <w:szCs w:val="22"/>
                      </w:rPr>
                    </w:rPrChange>
                  </w:rPr>
                </w:pPr>
                <w:sdt>
                  <w:sdtPr>
                    <w:tag w:val="goog_rdk_816"/>
                  </w:sdtPr>
                  <w:sdtContent>
                    <w:r w:rsidDel="00000000" w:rsidR="00000000" w:rsidRPr="00000000">
                      <w:rPr>
                        <w:color w:val="ff0000"/>
                        <w:sz w:val="22"/>
                        <w:szCs w:val="22"/>
                        <w:rtl w:val="0"/>
                        <w:rPrChange w:author="Iman Mohamed Atef Helal" w:id="292" w:date="2023-10-31T18:55:00Z">
                          <w:rPr>
                            <w:sz w:val="22"/>
                            <w:szCs w:val="22"/>
                          </w:rPr>
                        </w:rPrChange>
                      </w:rPr>
                      <w:t xml:space="preserve">System Actions </w:t>
                    </w:r>
                  </w:sdtContent>
                </w:sdt>
              </w:p>
            </w:sdtContent>
          </w:sdt>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F">
            <w:pPr>
              <w:spacing w:after="0" w:before="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generates an enrollment code for the course.</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shares the enrollment code with potential students through email, messages, or the platform.</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3">
            <w:pPr>
              <w:spacing w:after="0" w:before="0" w:lineRule="auto"/>
              <w:ind w:left="180" w:right="0" w:firstLine="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4">
            <w:pPr>
              <w:spacing w:after="0" w:before="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5">
            <w:pPr>
              <w:spacing w:after="0" w:before="0" w:lineRule="auto"/>
              <w:ind w:left="18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C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C8">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C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C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C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C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CD">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C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CF">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D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D1">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D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D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D4">
      <w:pPr>
        <w:spacing w:after="0" w:lineRule="auto"/>
        <w:ind w:right="0" w:hanging="360"/>
        <w:jc w:val="left"/>
        <w:rPr>
          <w:b w:val="1"/>
          <w:sz w:val="22"/>
          <w:szCs w:val="22"/>
        </w:rPr>
      </w:pPr>
      <w:r w:rsidDel="00000000" w:rsidR="00000000" w:rsidRPr="00000000">
        <w:rPr>
          <w:b w:val="1"/>
          <w:sz w:val="22"/>
          <w:szCs w:val="22"/>
          <w:rtl w:val="0"/>
        </w:rPr>
        <w:t xml:space="preserve">10: Student Self-Enrolls with Codes </w:t>
      </w:r>
    </w:p>
    <w:sdt>
      <w:sdtPr>
        <w:tag w:val="goog_rdk_820"/>
      </w:sdtPr>
      <w:sdtContent>
        <w:p w:rsidR="00000000" w:rsidDel="00000000" w:rsidP="00000000" w:rsidRDefault="00000000" w:rsidRPr="00000000" w14:paraId="000003D5">
          <w:pPr>
            <w:spacing w:after="0" w:lineRule="auto"/>
            <w:ind w:right="0" w:hanging="360"/>
            <w:jc w:val="left"/>
            <w:rPr>
              <w:del w:author="Iman Mohamed Atef Helal" w:id="293" w:date="2023-10-31T19:00:00Z"/>
              <w:b w:val="1"/>
              <w:sz w:val="22"/>
              <w:szCs w:val="22"/>
            </w:rPr>
          </w:pPr>
          <w:sdt>
            <w:sdtPr>
              <w:tag w:val="goog_rdk_819"/>
            </w:sdtPr>
            <w:sdtContent>
              <w:del w:author="Iman Mohamed Atef Helal" w:id="293" w:date="2023-10-31T19:00:00Z">
                <w:r w:rsidDel="00000000" w:rsidR="00000000" w:rsidRPr="00000000">
                  <w:rPr>
                    <w:rtl w:val="0"/>
                  </w:rPr>
                </w:r>
              </w:del>
            </w:sdtContent>
          </w:sdt>
        </w:p>
      </w:sdtContent>
    </w:sdt>
    <w:sdt>
      <w:sdtPr>
        <w:tag w:val="goog_rdk_822"/>
      </w:sdtPr>
      <w:sdtContent>
        <w:p w:rsidR="00000000" w:rsidDel="00000000" w:rsidP="00000000" w:rsidRDefault="00000000" w:rsidRPr="00000000" w14:paraId="000003D6">
          <w:pPr>
            <w:spacing w:after="0" w:lineRule="auto"/>
            <w:ind w:hanging="360"/>
            <w:jc w:val="center"/>
            <w:rPr>
              <w:del w:author="Iman Mohamed Atef Helal" w:id="293" w:date="2023-10-31T19:00:00Z"/>
              <w:sz w:val="22"/>
              <w:szCs w:val="22"/>
            </w:rPr>
          </w:pPr>
          <w:sdt>
            <w:sdtPr>
              <w:tag w:val="goog_rdk_821"/>
            </w:sdtPr>
            <w:sdtContent>
              <w:del w:author="Iman Mohamed Atef Helal" w:id="293" w:date="2023-10-31T19:00:00Z">
                <w:r w:rsidDel="00000000" w:rsidR="00000000" w:rsidRPr="00000000">
                  <w:rPr>
                    <w:rtl w:val="0"/>
                  </w:rPr>
                </w:r>
              </w:del>
            </w:sdtContent>
          </w:sdt>
        </w:p>
      </w:sdtContent>
    </w:sdt>
    <w:p w:rsidR="00000000" w:rsidDel="00000000" w:rsidP="00000000" w:rsidRDefault="00000000" w:rsidRPr="00000000" w14:paraId="000003D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11 Use Case Description 10</w:t>
      </w:r>
    </w:p>
    <w:tbl>
      <w:tblPr>
        <w:tblStyle w:val="Table16"/>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9"/>
        <w:gridCol w:w="3331"/>
        <w:gridCol w:w="4046"/>
        <w:tblGridChange w:id="0">
          <w:tblGrid>
            <w:gridCol w:w="1629"/>
            <w:gridCol w:w="3331"/>
            <w:gridCol w:w="4046"/>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8">
            <w:pPr>
              <w:spacing w:after="0" w:before="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9">
            <w:pPr>
              <w:spacing w:after="0" w:before="0" w:lineRule="auto"/>
              <w:ind w:left="0" w:right="0" w:firstLine="0"/>
              <w:jc w:val="left"/>
              <w:rPr>
                <w:sz w:val="22"/>
                <w:szCs w:val="22"/>
              </w:rPr>
            </w:pPr>
            <w:r w:rsidDel="00000000" w:rsidR="00000000" w:rsidRPr="00000000">
              <w:rPr>
                <w:sz w:val="22"/>
                <w:szCs w:val="22"/>
                <w:rtl w:val="0"/>
              </w:rPr>
              <w:t xml:space="preserve">Case 10</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B">
            <w:pPr>
              <w:spacing w:after="0" w:before="0" w:lineRule="auto"/>
              <w:ind w:left="90" w:right="0" w:firstLine="0"/>
              <w:jc w:val="left"/>
              <w:rPr>
                <w:sz w:val="22"/>
                <w:szCs w:val="22"/>
              </w:rPr>
            </w:pPr>
            <w:r w:rsidDel="00000000" w:rsidR="00000000" w:rsidRPr="00000000">
              <w:rPr>
                <w:sz w:val="22"/>
                <w:szCs w:val="22"/>
                <w:rtl w:val="0"/>
              </w:rPr>
              <w:t xml:space="preserve">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DC">
            <w:pPr>
              <w:spacing w:after="0" w:before="0" w:lineRule="auto"/>
              <w:ind w:left="0" w:right="0" w:firstLine="0"/>
              <w:jc w:val="left"/>
              <w:rPr>
                <w:sz w:val="22"/>
                <w:szCs w:val="22"/>
              </w:rPr>
            </w:pPr>
            <w:r w:rsidDel="00000000" w:rsidR="00000000" w:rsidRPr="00000000">
              <w:rPr>
                <w:sz w:val="22"/>
                <w:szCs w:val="22"/>
                <w:rtl w:val="0"/>
              </w:rPr>
              <w:t xml:space="preserve">Self-Enrollment with Code</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E">
            <w:pPr>
              <w:spacing w:after="0" w:before="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F">
            <w:pPr>
              <w:spacing w:after="0" w:before="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1">
            <w:pPr>
              <w:spacing w:after="0" w:before="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2">
            <w:pPr>
              <w:spacing w:after="0" w:before="0" w:lineRule="auto"/>
              <w:ind w:left="0" w:right="0" w:firstLine="0"/>
              <w:jc w:val="left"/>
              <w:rPr>
                <w:sz w:val="22"/>
                <w:szCs w:val="22"/>
              </w:rPr>
            </w:pPr>
            <w:r w:rsidDel="00000000" w:rsidR="00000000" w:rsidRPr="00000000">
              <w:rPr>
                <w:sz w:val="22"/>
                <w:szCs w:val="22"/>
                <w:rtl w:val="0"/>
              </w:rPr>
              <w:t xml:space="preserve">Students are logged into their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4">
            <w:pPr>
              <w:spacing w:after="0" w:before="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5">
            <w:pPr>
              <w:spacing w:after="0" w:before="0" w:lineRule="auto"/>
              <w:ind w:left="0" w:right="0" w:firstLine="0"/>
              <w:jc w:val="left"/>
              <w:rPr>
                <w:sz w:val="22"/>
                <w:szCs w:val="22"/>
              </w:rPr>
            </w:pPr>
            <w:r w:rsidDel="00000000" w:rsidR="00000000" w:rsidRPr="00000000">
              <w:rPr>
                <w:sz w:val="22"/>
                <w:szCs w:val="22"/>
                <w:rtl w:val="0"/>
              </w:rPr>
              <w:t xml:space="preserve">Students are successfully enrolled in the course.</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7">
            <w:pPr>
              <w:spacing w:after="0" w:before="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8">
            <w:pPr>
              <w:spacing w:after="0" w:before="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9">
            <w:pPr>
              <w:spacing w:after="0" w:before="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enter the enrollment code provided by the teacher.</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C">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E">
            <w:pPr>
              <w:spacing w:after="0" w:before="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verifies the code's validity and enrolls the student to the course.</w:t>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0">
            <w:pPr>
              <w:spacing w:after="0" w:before="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1">
            <w:pPr>
              <w:spacing w:after="0" w:before="0" w:lineRule="auto"/>
              <w:ind w:left="0" w:right="0" w:firstLine="0"/>
              <w:jc w:val="left"/>
              <w:rPr>
                <w:sz w:val="22"/>
                <w:szCs w:val="22"/>
              </w:rPr>
            </w:pPr>
            <w:r w:rsidDel="00000000" w:rsidR="00000000" w:rsidRPr="00000000">
              <w:rPr>
                <w:sz w:val="22"/>
                <w:szCs w:val="22"/>
                <w:rtl w:val="0"/>
              </w:rPr>
              <w:t xml:space="preserve">Invalid or expired enrollment code.</w:t>
            </w:r>
          </w:p>
        </w:tc>
      </w:tr>
    </w:tbl>
    <w:p w:rsidR="00000000" w:rsidDel="00000000" w:rsidP="00000000" w:rsidRDefault="00000000" w:rsidRPr="00000000" w14:paraId="000003F3">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F4">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F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F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F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F8">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F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F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F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FC">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F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F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FF">
      <w:pPr>
        <w:spacing w:after="0" w:lineRule="auto"/>
        <w:ind w:right="0" w:hanging="360"/>
        <w:jc w:val="left"/>
        <w:rPr>
          <w:b w:val="1"/>
          <w:sz w:val="22"/>
          <w:szCs w:val="22"/>
        </w:rPr>
      </w:pPr>
      <w:r w:rsidDel="00000000" w:rsidR="00000000" w:rsidRPr="00000000">
        <w:rPr>
          <w:rtl w:val="0"/>
        </w:rPr>
      </w:r>
    </w:p>
    <w:sdt>
      <w:sdtPr>
        <w:tag w:val="goog_rdk_825"/>
      </w:sdtPr>
      <w:sdtContent>
        <w:p w:rsidR="00000000" w:rsidDel="00000000" w:rsidP="00000000" w:rsidRDefault="00000000" w:rsidRPr="00000000" w14:paraId="00000400">
          <w:pPr>
            <w:spacing w:after="0" w:lineRule="auto"/>
            <w:ind w:left="0" w:right="0" w:firstLine="0"/>
            <w:jc w:val="left"/>
            <w:rPr>
              <w:ins w:author="Iman Mohamed Atef Helal" w:id="294" w:date="2023-10-31T18:55:00Z"/>
              <w:b w:val="1"/>
              <w:sz w:val="22"/>
              <w:szCs w:val="22"/>
            </w:rPr>
          </w:pPr>
          <w:sdt>
            <w:sdtPr>
              <w:tag w:val="goog_rdk_824"/>
            </w:sdtPr>
            <w:sdtContent>
              <w:ins w:author="Iman Mohamed Atef Helal" w:id="294" w:date="2023-10-31T18:55:00Z">
                <w:r w:rsidDel="00000000" w:rsidR="00000000" w:rsidRPr="00000000">
                  <w:rPr>
                    <w:rtl w:val="0"/>
                  </w:rPr>
                </w:r>
              </w:ins>
            </w:sdtContent>
          </w:sdt>
        </w:p>
      </w:sdtContent>
    </w:sdt>
    <w:sdt>
      <w:sdtPr>
        <w:tag w:val="goog_rdk_827"/>
      </w:sdtPr>
      <w:sdtContent>
        <w:p w:rsidR="00000000" w:rsidDel="00000000" w:rsidP="00000000" w:rsidRDefault="00000000" w:rsidRPr="00000000" w14:paraId="00000401">
          <w:pPr>
            <w:spacing w:after="0" w:lineRule="auto"/>
            <w:ind w:left="0" w:right="0" w:firstLine="0"/>
            <w:jc w:val="left"/>
            <w:rPr>
              <w:ins w:author="Iman Mohamed Atef Helal" w:id="294" w:date="2023-10-31T18:55:00Z"/>
              <w:b w:val="1"/>
              <w:sz w:val="22"/>
              <w:szCs w:val="22"/>
            </w:rPr>
          </w:pPr>
          <w:sdt>
            <w:sdtPr>
              <w:tag w:val="goog_rdk_826"/>
            </w:sdtPr>
            <w:sdtContent>
              <w:ins w:author="Iman Mohamed Atef Helal" w:id="294" w:date="2023-10-31T18:55:00Z">
                <w:r w:rsidDel="00000000" w:rsidR="00000000" w:rsidRPr="00000000">
                  <w:rPr>
                    <w:rtl w:val="0"/>
                  </w:rPr>
                </w:r>
              </w:ins>
            </w:sdtContent>
          </w:sdt>
        </w:p>
      </w:sdtContent>
    </w:sdt>
    <w:sdt>
      <w:sdtPr>
        <w:tag w:val="goog_rdk_829"/>
      </w:sdtPr>
      <w:sdtContent>
        <w:p w:rsidR="00000000" w:rsidDel="00000000" w:rsidP="00000000" w:rsidRDefault="00000000" w:rsidRPr="00000000" w14:paraId="00000402">
          <w:pPr>
            <w:spacing w:after="0" w:lineRule="auto"/>
            <w:ind w:left="0" w:right="0" w:firstLine="0"/>
            <w:jc w:val="left"/>
            <w:rPr>
              <w:ins w:author="Iman Mohamed Atef Helal" w:id="294" w:date="2023-10-31T18:55:00Z"/>
              <w:b w:val="1"/>
              <w:sz w:val="22"/>
              <w:szCs w:val="22"/>
            </w:rPr>
          </w:pPr>
          <w:sdt>
            <w:sdtPr>
              <w:tag w:val="goog_rdk_828"/>
            </w:sdtPr>
            <w:sdtContent>
              <w:ins w:author="Iman Mohamed Atef Helal" w:id="294" w:date="2023-10-31T18:55:00Z">
                <w:r w:rsidDel="00000000" w:rsidR="00000000" w:rsidRPr="00000000">
                  <w:rPr>
                    <w:rtl w:val="0"/>
                  </w:rPr>
                </w:r>
              </w:ins>
            </w:sdtContent>
          </w:sdt>
        </w:p>
      </w:sdtContent>
    </w:sdt>
    <w:p w:rsidR="00000000" w:rsidDel="00000000" w:rsidP="00000000" w:rsidRDefault="00000000" w:rsidRPr="00000000" w14:paraId="00000403">
      <w:pPr>
        <w:spacing w:after="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404">
      <w:pPr>
        <w:spacing w:after="0" w:lineRule="auto"/>
        <w:ind w:right="0" w:hanging="360"/>
        <w:jc w:val="left"/>
        <w:rPr>
          <w:b w:val="1"/>
          <w:sz w:val="22"/>
          <w:szCs w:val="22"/>
        </w:rPr>
      </w:pPr>
      <w:r w:rsidDel="00000000" w:rsidR="00000000" w:rsidRPr="00000000">
        <w:rPr>
          <w:b w:val="1"/>
          <w:sz w:val="22"/>
          <w:szCs w:val="22"/>
          <w:rtl w:val="0"/>
        </w:rPr>
        <w:t xml:space="preserve">11: Teacher Creates Courses: </w:t>
      </w:r>
    </w:p>
    <w:p w:rsidR="00000000" w:rsidDel="00000000" w:rsidP="00000000" w:rsidRDefault="00000000" w:rsidRPr="00000000" w14:paraId="00000405">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12 Use Case Description 11</w:t>
      </w:r>
    </w:p>
    <w:tbl>
      <w:tblPr>
        <w:tblStyle w:val="Table17"/>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9"/>
        <w:gridCol w:w="4850"/>
        <w:gridCol w:w="2527"/>
        <w:tblGridChange w:id="0">
          <w:tblGrid>
            <w:gridCol w:w="1629"/>
            <w:gridCol w:w="4850"/>
            <w:gridCol w:w="2527"/>
          </w:tblGrid>
        </w:tblGridChange>
      </w:tblGrid>
      <w:tr>
        <w:trPr>
          <w:cantSplit w:val="0"/>
          <w:trHeight w:val="144"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7">
            <w:pPr>
              <w:spacing w:after="0" w:before="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8">
            <w:pPr>
              <w:spacing w:after="0" w:before="0" w:lineRule="auto"/>
              <w:ind w:left="90" w:right="0" w:firstLine="0"/>
              <w:jc w:val="left"/>
              <w:rPr>
                <w:sz w:val="22"/>
                <w:szCs w:val="22"/>
              </w:rPr>
            </w:pPr>
            <w:r w:rsidDel="00000000" w:rsidR="00000000" w:rsidRPr="00000000">
              <w:rPr>
                <w:sz w:val="22"/>
                <w:szCs w:val="22"/>
                <w:rtl w:val="0"/>
              </w:rPr>
              <w:t xml:space="preserve">Case 11</w:t>
            </w:r>
          </w:p>
        </w:tc>
      </w:tr>
      <w:tr>
        <w:trPr>
          <w:cantSplit w:val="0"/>
          <w:trHeight w:val="144"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A">
            <w:pPr>
              <w:spacing w:after="0" w:before="0" w:lineRule="auto"/>
              <w:ind w:left="0" w:right="0" w:firstLine="0"/>
              <w:jc w:val="left"/>
              <w:rPr>
                <w:sz w:val="22"/>
                <w:szCs w:val="22"/>
              </w:rPr>
            </w:pPr>
            <w:r w:rsidDel="00000000" w:rsidR="00000000" w:rsidRPr="00000000">
              <w:rPr>
                <w:sz w:val="22"/>
                <w:szCs w:val="22"/>
                <w:rtl w:val="0"/>
              </w:rPr>
              <w:t xml:space="preserve">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0B">
            <w:pPr>
              <w:spacing w:after="0" w:before="0" w:lineRule="auto"/>
              <w:ind w:left="90" w:right="0" w:firstLine="0"/>
              <w:jc w:val="left"/>
              <w:rPr>
                <w:sz w:val="22"/>
                <w:szCs w:val="22"/>
              </w:rPr>
            </w:pPr>
            <w:r w:rsidDel="00000000" w:rsidR="00000000" w:rsidRPr="00000000">
              <w:rPr>
                <w:sz w:val="22"/>
                <w:szCs w:val="22"/>
                <w:rtl w:val="0"/>
              </w:rPr>
              <w:t xml:space="preserve">Course Creation</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D">
            <w:pPr>
              <w:spacing w:after="0" w:before="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E">
            <w:pPr>
              <w:spacing w:after="0" w:before="0"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0">
            <w:pPr>
              <w:spacing w:after="0" w:before="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1">
            <w:pPr>
              <w:spacing w:after="0" w:before="0" w:lineRule="auto"/>
              <w:ind w:left="90" w:right="0" w:firstLine="0"/>
              <w:jc w:val="left"/>
              <w:rPr>
                <w:sz w:val="22"/>
                <w:szCs w:val="22"/>
              </w:rPr>
            </w:pPr>
            <w:r w:rsidDel="00000000" w:rsidR="00000000" w:rsidRPr="00000000">
              <w:rPr>
                <w:sz w:val="22"/>
                <w:szCs w:val="22"/>
                <w:rtl w:val="0"/>
              </w:rPr>
              <w:t xml:space="preserve">Teacher is logged into their account.</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3">
            <w:pPr>
              <w:spacing w:after="0" w:before="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4">
            <w:pPr>
              <w:spacing w:after="0" w:before="0" w:lineRule="auto"/>
              <w:ind w:left="90" w:right="0" w:firstLine="0"/>
              <w:jc w:val="left"/>
              <w:rPr>
                <w:sz w:val="22"/>
                <w:szCs w:val="22"/>
              </w:rPr>
            </w:pPr>
            <w:r w:rsidDel="00000000" w:rsidR="00000000" w:rsidRPr="00000000">
              <w:rPr>
                <w:sz w:val="22"/>
                <w:szCs w:val="22"/>
                <w:rtl w:val="0"/>
              </w:rPr>
              <w:t xml:space="preserve">The course is created and made available to enrolled students.</w:t>
            </w:r>
          </w:p>
        </w:tc>
      </w:tr>
      <w:tr>
        <w:trPr>
          <w:cantSplit w:val="0"/>
          <w:trHeight w:val="144"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6">
            <w:pPr>
              <w:spacing w:after="0" w:before="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7">
            <w:pPr>
              <w:spacing w:after="0" w:before="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8">
            <w:pPr>
              <w:spacing w:after="0" w:before="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14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accesses the course creation section.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B">
            <w:pPr>
              <w:spacing w:after="0" w:before="0" w:lineRule="auto"/>
              <w:ind w:left="90" w:right="0" w:firstLine="0"/>
              <w:jc w:val="left"/>
              <w:rPr>
                <w:sz w:val="22"/>
                <w:szCs w:val="22"/>
              </w:rPr>
            </w:pPr>
            <w:r w:rsidDel="00000000" w:rsidR="00000000" w:rsidRPr="00000000">
              <w:rPr>
                <w:rtl w:val="0"/>
              </w:rPr>
            </w:r>
          </w:p>
        </w:tc>
      </w:tr>
      <w:tr>
        <w:trPr>
          <w:cantSplit w:val="0"/>
          <w:trHeight w:val="14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provides course details, including title, description, and course materials.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E">
            <w:pPr>
              <w:spacing w:after="0" w:before="0" w:lineRule="auto"/>
              <w:ind w:left="90" w:right="0" w:firstLine="0"/>
              <w:jc w:val="left"/>
              <w:rPr>
                <w:sz w:val="22"/>
                <w:szCs w:val="22"/>
              </w:rPr>
            </w:pPr>
            <w:r w:rsidDel="00000000" w:rsidR="00000000" w:rsidRPr="00000000">
              <w:rPr>
                <w:rtl w:val="0"/>
              </w:rPr>
            </w:r>
          </w:p>
        </w:tc>
      </w:tr>
      <w:tr>
        <w:trPr>
          <w:cantSplit w:val="0"/>
          <w:trHeight w:val="14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customizes the course structure and settings.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1">
            <w:pPr>
              <w:spacing w:after="0" w:before="0" w:lineRule="auto"/>
              <w:ind w:left="90" w:right="0" w:firstLine="0"/>
              <w:jc w:val="left"/>
              <w:rPr>
                <w:sz w:val="22"/>
                <w:szCs w:val="22"/>
              </w:rPr>
            </w:pPr>
            <w:r w:rsidDel="00000000" w:rsidR="00000000" w:rsidRPr="00000000">
              <w:rPr>
                <w:rtl w:val="0"/>
              </w:rPr>
            </w:r>
          </w:p>
        </w:tc>
      </w:tr>
      <w:tr>
        <w:trPr>
          <w:cantSplit w:val="0"/>
          <w:trHeight w:val="14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3">
            <w:pPr>
              <w:spacing w:after="0" w:before="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creates the course.</w:t>
            </w:r>
          </w:p>
        </w:tc>
      </w:tr>
      <w:tr>
        <w:trPr>
          <w:cantSplit w:val="0"/>
          <w:trHeight w:val="14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5">
            <w:pPr>
              <w:spacing w:after="0" w:before="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6">
            <w:pPr>
              <w:spacing w:after="0" w:before="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28">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2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2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2B">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2C">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2D">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2E">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2F">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0">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1">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2">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3">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4">
      <w:pPr>
        <w:spacing w:after="240" w:lineRule="auto"/>
        <w:ind w:right="0" w:hanging="360"/>
        <w:jc w:val="left"/>
        <w:rPr>
          <w:b w:val="1"/>
          <w:sz w:val="22"/>
          <w:szCs w:val="22"/>
        </w:rPr>
      </w:pPr>
      <w:r w:rsidDel="00000000" w:rsidR="00000000" w:rsidRPr="00000000">
        <w:rPr>
          <w:b w:val="1"/>
          <w:sz w:val="22"/>
          <w:szCs w:val="22"/>
          <w:rtl w:val="0"/>
        </w:rPr>
        <w:t xml:space="preserve">12: Teacher Adds/Reuses Material</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35">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43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13 Use Case Description 12</w:t>
      </w:r>
    </w:p>
    <w:tbl>
      <w:tblPr>
        <w:tblStyle w:val="Table18"/>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4"/>
        <w:gridCol w:w="6110"/>
        <w:gridCol w:w="1262"/>
        <w:tblGridChange w:id="0">
          <w:tblGrid>
            <w:gridCol w:w="1634"/>
            <w:gridCol w:w="6110"/>
            <w:gridCol w:w="1262"/>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7">
            <w:pPr>
              <w:spacing w:after="0" w:before="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8">
            <w:pPr>
              <w:spacing w:after="0" w:before="0" w:lineRule="auto"/>
              <w:ind w:left="0" w:right="0" w:firstLine="0"/>
              <w:jc w:val="left"/>
              <w:rPr>
                <w:sz w:val="22"/>
                <w:szCs w:val="22"/>
              </w:rPr>
            </w:pPr>
            <w:r w:rsidDel="00000000" w:rsidR="00000000" w:rsidRPr="00000000">
              <w:rPr>
                <w:sz w:val="22"/>
                <w:szCs w:val="22"/>
                <w:rtl w:val="0"/>
              </w:rPr>
              <w:t xml:space="preserve">Case 12</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A">
            <w:pPr>
              <w:spacing w:after="0" w:before="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3B">
            <w:pPr>
              <w:spacing w:after="0" w:before="0" w:lineRule="auto"/>
              <w:ind w:left="0" w:right="0" w:firstLine="0"/>
              <w:jc w:val="left"/>
              <w:rPr>
                <w:sz w:val="22"/>
                <w:szCs w:val="22"/>
              </w:rPr>
            </w:pPr>
            <w:r w:rsidDel="00000000" w:rsidR="00000000" w:rsidRPr="00000000">
              <w:rPr>
                <w:sz w:val="22"/>
                <w:szCs w:val="22"/>
                <w:rtl w:val="0"/>
              </w:rPr>
              <w:t xml:space="preserve">Material Management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D">
            <w:pPr>
              <w:spacing w:after="0" w:before="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E">
            <w:pPr>
              <w:spacing w:after="0" w:before="0" w:lineRule="auto"/>
              <w:ind w:left="0" w:right="0" w:firstLine="0"/>
              <w:jc w:val="left"/>
              <w:rPr>
                <w:sz w:val="22"/>
                <w:szCs w:val="22"/>
              </w:rPr>
            </w:pPr>
            <w:r w:rsidDel="00000000" w:rsidR="00000000" w:rsidRPr="00000000">
              <w:rPr>
                <w:sz w:val="22"/>
                <w:szCs w:val="22"/>
                <w:rtl w:val="0"/>
              </w:rPr>
              <w:t xml:space="preserve">Teacher</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0">
            <w:pPr>
              <w:spacing w:after="0" w:before="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1">
            <w:pPr>
              <w:spacing w:after="0" w:before="0" w:lineRule="auto"/>
              <w:ind w:left="0" w:right="0" w:firstLine="0"/>
              <w:jc w:val="left"/>
              <w:rPr>
                <w:sz w:val="22"/>
                <w:szCs w:val="22"/>
              </w:rPr>
            </w:pPr>
            <w:r w:rsidDel="00000000" w:rsidR="00000000" w:rsidRPr="00000000">
              <w:rPr>
                <w:sz w:val="22"/>
                <w:szCs w:val="22"/>
                <w:rtl w:val="0"/>
              </w:rPr>
              <w:t xml:space="preserve">Teacher is logged into their account and accesses the course materials section.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3">
            <w:pPr>
              <w:spacing w:after="0" w:before="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4">
            <w:pPr>
              <w:spacing w:after="0" w:before="0" w:lineRule="auto"/>
              <w:ind w:left="0" w:right="0" w:firstLine="0"/>
              <w:jc w:val="left"/>
              <w:rPr>
                <w:sz w:val="22"/>
                <w:szCs w:val="22"/>
              </w:rPr>
            </w:pPr>
            <w:r w:rsidDel="00000000" w:rsidR="00000000" w:rsidRPr="00000000">
              <w:rPr>
                <w:sz w:val="22"/>
                <w:szCs w:val="22"/>
                <w:rtl w:val="0"/>
              </w:rPr>
              <w:t xml:space="preserve">Course materials are added or reused for the course.</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6">
            <w:pPr>
              <w:spacing w:after="0" w:before="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sdt>
            <w:sdtPr>
              <w:tag w:val="goog_rdk_831"/>
            </w:sdtPr>
            <w:sdtContent>
              <w:p w:rsidR="00000000" w:rsidDel="00000000" w:rsidP="00000000" w:rsidRDefault="00000000" w:rsidRPr="00000000" w14:paraId="00000447">
                <w:pPr>
                  <w:spacing w:after="0" w:before="0" w:lineRule="auto"/>
                  <w:ind w:left="0" w:right="0" w:firstLine="0"/>
                  <w:jc w:val="left"/>
                  <w:rPr>
                    <w:color w:val="ff0000"/>
                    <w:sz w:val="22"/>
                    <w:szCs w:val="22"/>
                    <w:rPrChange w:author="Iman Mohamed Atef Helal" w:id="295" w:date="2023-10-31T19:00:00Z">
                      <w:rPr>
                        <w:sz w:val="22"/>
                        <w:szCs w:val="22"/>
                      </w:rPr>
                    </w:rPrChange>
                  </w:rPr>
                </w:pPr>
                <w:sdt>
                  <w:sdtPr>
                    <w:tag w:val="goog_rdk_830"/>
                  </w:sdtPr>
                  <w:sdtContent>
                    <w:r w:rsidDel="00000000" w:rsidR="00000000" w:rsidRPr="00000000">
                      <w:rPr>
                        <w:color w:val="ff0000"/>
                        <w:sz w:val="22"/>
                        <w:szCs w:val="22"/>
                        <w:rtl w:val="0"/>
                        <w:rPrChange w:author="Iman Mohamed Atef Helal" w:id="295" w:date="2023-10-31T19:00:00Z">
                          <w:rPr>
                            <w:sz w:val="22"/>
                            <w:szCs w:val="22"/>
                          </w:rPr>
                        </w:rPrChange>
                      </w:rPr>
                      <w:t xml:space="preserve">User Actions </w:t>
                    </w:r>
                  </w:sdtContent>
                </w:sdt>
              </w:p>
            </w:sdtContent>
          </w:sdt>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sdt>
            <w:sdtPr>
              <w:tag w:val="goog_rdk_833"/>
            </w:sdtPr>
            <w:sdtContent>
              <w:p w:rsidR="00000000" w:rsidDel="00000000" w:rsidP="00000000" w:rsidRDefault="00000000" w:rsidRPr="00000000" w14:paraId="00000448">
                <w:pPr>
                  <w:spacing w:after="0" w:before="0" w:lineRule="auto"/>
                  <w:ind w:left="0" w:right="0" w:firstLine="0"/>
                  <w:jc w:val="left"/>
                  <w:rPr>
                    <w:color w:val="ff0000"/>
                    <w:sz w:val="22"/>
                    <w:szCs w:val="22"/>
                    <w:rPrChange w:author="Iman Mohamed Atef Helal" w:id="296" w:date="2023-10-31T19:00:00Z">
                      <w:rPr>
                        <w:sz w:val="22"/>
                        <w:szCs w:val="22"/>
                      </w:rPr>
                    </w:rPrChange>
                  </w:rPr>
                </w:pPr>
                <w:sdt>
                  <w:sdtPr>
                    <w:tag w:val="goog_rdk_832"/>
                  </w:sdtPr>
                  <w:sdtContent>
                    <w:r w:rsidDel="00000000" w:rsidR="00000000" w:rsidRPr="00000000">
                      <w:rPr>
                        <w:color w:val="ff0000"/>
                        <w:sz w:val="22"/>
                        <w:szCs w:val="22"/>
                        <w:rtl w:val="0"/>
                        <w:rPrChange w:author="Iman Mohamed Atef Helal" w:id="296" w:date="2023-10-31T19:00:00Z">
                          <w:rPr>
                            <w:sz w:val="22"/>
                            <w:szCs w:val="22"/>
                          </w:rPr>
                        </w:rPrChange>
                      </w:rPr>
                      <w:t xml:space="preserve">System Actions </w:t>
                    </w:r>
                  </w:sdtContent>
                </w:sdt>
              </w:p>
            </w:sdtContent>
          </w:sdt>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uploads course materials (readings, videos, assignments) or reuses previously uploaded materials.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B">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C">
            <w:pPr>
              <w:spacing w:after="0" w:before="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D">
            <w:pPr>
              <w:spacing w:after="0" w:before="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4F">
      <w:pPr>
        <w:spacing w:after="24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450">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51">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52">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53">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54">
      <w:pPr>
        <w:spacing w:after="240" w:lineRule="auto"/>
        <w:ind w:left="0" w:right="0" w:firstLine="0"/>
        <w:jc w:val="left"/>
        <w:rPr/>
      </w:pPr>
      <w:r w:rsidDel="00000000" w:rsidR="00000000" w:rsidRPr="00000000">
        <w:br w:type="page"/>
      </w:r>
      <w:r w:rsidDel="00000000" w:rsidR="00000000" w:rsidRPr="00000000">
        <w:rPr>
          <w:rtl w:val="0"/>
        </w:rPr>
      </w:r>
    </w:p>
    <w:sdt>
      <w:sdtPr>
        <w:tag w:val="goog_rdk_836"/>
      </w:sdtPr>
      <w:sdtContent>
        <w:p w:rsidR="00000000" w:rsidDel="00000000" w:rsidP="00000000" w:rsidRDefault="00000000" w:rsidRPr="00000000" w14:paraId="00000455">
          <w:pPr>
            <w:spacing w:after="240" w:lineRule="auto"/>
            <w:ind w:left="0" w:right="0" w:firstLine="0"/>
            <w:jc w:val="left"/>
            <w:rPr>
              <w:del w:author="Iman Mohamed Atef Helal" w:id="297" w:date="2023-10-31T18:56:00Z"/>
              <w:b w:val="1"/>
              <w:sz w:val="22"/>
              <w:szCs w:val="22"/>
            </w:rPr>
          </w:pPr>
          <w:sdt>
            <w:sdtPr>
              <w:tag w:val="goog_rdk_835"/>
            </w:sdtPr>
            <w:sdtContent>
              <w:del w:author="Iman Mohamed Atef Helal" w:id="297" w:date="2023-10-31T18:56:00Z">
                <w:r w:rsidDel="00000000" w:rsidR="00000000" w:rsidRPr="00000000">
                  <w:rPr>
                    <w:rtl w:val="0"/>
                  </w:rPr>
                </w:r>
              </w:del>
            </w:sdtContent>
          </w:sdt>
        </w:p>
      </w:sdtContent>
    </w:sdt>
    <w:p w:rsidR="00000000" w:rsidDel="00000000" w:rsidP="00000000" w:rsidRDefault="00000000" w:rsidRPr="00000000" w14:paraId="00000456">
      <w:pPr>
        <w:spacing w:after="240" w:lineRule="auto"/>
        <w:ind w:right="0" w:hanging="360"/>
        <w:jc w:val="left"/>
        <w:rPr>
          <w:sz w:val="22"/>
          <w:szCs w:val="22"/>
        </w:rPr>
      </w:pPr>
      <w:r w:rsidDel="00000000" w:rsidR="00000000" w:rsidRPr="00000000">
        <w:rPr>
          <w:b w:val="1"/>
          <w:sz w:val="22"/>
          <w:szCs w:val="22"/>
          <w:rtl w:val="0"/>
        </w:rPr>
        <w:t xml:space="preserve">13: Teacher Adds Quiz: </w:t>
      </w:r>
      <w:r w:rsidDel="00000000" w:rsidR="00000000" w:rsidRPr="00000000">
        <w:rPr>
          <w:rtl w:val="0"/>
        </w:rPr>
      </w:r>
    </w:p>
    <w:sdt>
      <w:sdtPr>
        <w:tag w:val="goog_rdk_839"/>
      </w:sdtPr>
      <w:sdtContent>
        <w:p w:rsidR="00000000" w:rsidDel="00000000" w:rsidP="00000000" w:rsidRDefault="00000000" w:rsidRPr="00000000" w14:paraId="00000457">
          <w:pPr>
            <w:spacing w:after="0" w:lineRule="auto"/>
            <w:ind w:hanging="360"/>
            <w:jc w:val="center"/>
            <w:rPr>
              <w:del w:author="Iman Mohamed Atef Helal" w:id="298" w:date="2023-10-31T18:57:00Z"/>
              <w:sz w:val="22"/>
              <w:szCs w:val="22"/>
            </w:rPr>
          </w:pPr>
          <w:sdt>
            <w:sdtPr>
              <w:tag w:val="goog_rdk_838"/>
            </w:sdtPr>
            <w:sdtContent>
              <w:del w:author="Iman Mohamed Atef Helal" w:id="298" w:date="2023-10-31T18:57:00Z">
                <w:r w:rsidDel="00000000" w:rsidR="00000000" w:rsidRPr="00000000">
                  <w:rPr>
                    <w:rtl w:val="0"/>
                  </w:rPr>
                </w:r>
              </w:del>
            </w:sdtContent>
          </w:sdt>
        </w:p>
      </w:sdtContent>
    </w:sdt>
    <w:p w:rsidR="00000000" w:rsidDel="00000000" w:rsidP="00000000" w:rsidRDefault="00000000" w:rsidRPr="00000000" w14:paraId="0000045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14 Use Case Description 13</w:t>
      </w:r>
    </w:p>
    <w:sdt>
      <w:sdtPr>
        <w:tag w:val="goog_rdk_903"/>
      </w:sdtPr>
      <w:sdtContent>
        <w:tbl>
          <w:tblPr>
            <w:tblStyle w:val="Table20"/>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Change w:id="299" w:author="Iman Mohamed Atef Helal" w:date="2023-10-31T18:58:00Z">
              <w:tblPr>
                <w:tblStyle w:val="Table19"/>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PrChange>
          </w:tblPr>
          <w:tblGrid>
            <w:gridCol w:w="3008.6666666666665"/>
            <w:gridCol w:w="3008.6666666666665"/>
            <w:gridCol w:w="3008.6666666666665"/>
            <w:tblGridChange w:id="0">
              <w:tblGrid>
                <w:gridCol w:w="3008.6666666666665"/>
                <w:gridCol w:w="3008.6666666666665"/>
                <w:gridCol w:w="3008.6666666666665"/>
              </w:tblGrid>
            </w:tblGridChange>
          </w:tblGrid>
          <w:sdt>
            <w:sdtPr>
              <w:tag w:val="goog_rdk_840"/>
            </w:sdtPr>
            <w:sdtContent>
              <w:tr>
                <w:trPr>
                  <w:trPrChange w:author="Iman Mohamed Atef Helal" w:id="299" w:date="2023-10-31T18:58:00Z">
                    <w:trPr>
                      <w:cantSplit w:val="0"/>
                      <w:trHeight w:val="288" w:hRule="atLeast"/>
                      <w:tblHeader w:val="1"/>
                    </w:trPr>
                  </w:trPrChange>
                </w:trPr>
                <w:sdt>
                  <w:sdtPr>
                    <w:tag w:val="goog_rdk_841"/>
                  </w:sdtPr>
                  <w:sdtContent>
                    <w:tc>
                      <w:tcPr>
                        <w:tcPrChange w:author="Iman Mohamed Atef Helal" w:id="299" w:date="2023-10-31T18:58: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842"/>
                        </w:sdtPr>
                        <w:sdtContent>
                          <w:p w:rsidR="00000000" w:rsidDel="00000000" w:rsidP="00000000" w:rsidRDefault="00000000" w:rsidRPr="00000000" w14:paraId="00000459">
                            <w:pPr>
                              <w:spacing w:after="0" w:before="0" w:line="240" w:lineRule="auto"/>
                              <w:ind w:left="0" w:right="0" w:firstLine="0"/>
                              <w:jc w:val="left"/>
                              <w:rPr>
                                <w:shd w:fill="auto" w:val="clear"/>
                                <w:rPrChange w:author="Iman Mohamed Atef Helal" w:id="301" w:date="2023-10-31T18:58:00Z">
                                  <w:rPr>
                                    <w:sz w:val="22"/>
                                    <w:szCs w:val="22"/>
                                  </w:rPr>
                                </w:rPrChange>
                              </w:rPr>
                              <w:pPrChange w:author="Iman Mohamed Atef Helal" w:id="0" w:date="2023-10-31T18:58:00Z">
                                <w:pPr>
                                  <w:spacing w:after="0" w:before="0" w:lineRule="auto"/>
                                  <w:ind w:left="0" w:right="0" w:firstLine="0"/>
                                  <w:jc w:val="left"/>
                                </w:pPr>
                              </w:pPrChange>
                            </w:pPr>
                            <w:r w:rsidDel="00000000" w:rsidR="00000000" w:rsidRPr="00000000">
                              <w:rPr>
                                <w:sz w:val="22"/>
                                <w:szCs w:val="22"/>
                                <w:rtl w:val="0"/>
                              </w:rPr>
                              <w:t xml:space="preserve">Use case ID</w:t>
                            </w:r>
                          </w:p>
                        </w:sdtContent>
                      </w:sdt>
                    </w:tc>
                  </w:sdtContent>
                </w:sdt>
                <w:sdt>
                  <w:sdtPr>
                    <w:tag w:val="goog_rdk_843"/>
                  </w:sdtPr>
                  <w:sdtContent>
                    <w:tc>
                      <w:tcPr>
                        <w:gridSpan w:val="2"/>
                        <w:tcPrChange w:author="Iman Mohamed Atef Helal" w:id="299" w:date="2023-10-31T18:58: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844"/>
                        </w:sdtPr>
                        <w:sdtContent>
                          <w:p w:rsidR="00000000" w:rsidDel="00000000" w:rsidP="00000000" w:rsidRDefault="00000000" w:rsidRPr="00000000" w14:paraId="0000045A">
                            <w:pPr>
                              <w:spacing w:after="0" w:before="0" w:line="240" w:lineRule="auto"/>
                              <w:ind w:left="0" w:right="0" w:firstLine="0"/>
                              <w:jc w:val="left"/>
                              <w:rPr>
                                <w:shd w:fill="auto" w:val="clear"/>
                                <w:rPrChange w:author="Iman Mohamed Atef Helal" w:id="302" w:date="2023-10-31T18:58:00Z">
                                  <w:rPr>
                                    <w:sz w:val="22"/>
                                    <w:szCs w:val="22"/>
                                  </w:rPr>
                                </w:rPrChange>
                              </w:rPr>
                              <w:pPrChange w:author="Iman Mohamed Atef Helal" w:id="0" w:date="2023-10-31T18:58:00Z">
                                <w:pPr>
                                  <w:spacing w:after="0" w:before="0" w:lineRule="auto"/>
                                  <w:ind w:left="90" w:right="0" w:firstLine="0"/>
                                  <w:jc w:val="left"/>
                                </w:pPr>
                              </w:pPrChange>
                            </w:pPr>
                            <w:r w:rsidDel="00000000" w:rsidR="00000000" w:rsidRPr="00000000">
                              <w:rPr>
                                <w:sz w:val="22"/>
                                <w:szCs w:val="22"/>
                                <w:rtl w:val="0"/>
                              </w:rPr>
                              <w:t xml:space="preserve">Case 13</w:t>
                            </w:r>
                          </w:p>
                        </w:sdtContent>
                      </w:sdt>
                    </w:tc>
                  </w:sdtContent>
                </w:sdt>
              </w:tr>
            </w:sdtContent>
          </w:sdt>
          <w:sdt>
            <w:sdtPr>
              <w:tag w:val="goog_rdk_846"/>
            </w:sdtPr>
            <w:sdtContent>
              <w:tr>
                <w:trPr>
                  <w:trPrChange w:author="Iman Mohamed Atef Helal" w:id="299" w:date="2023-10-31T18:58:00Z">
                    <w:trPr>
                      <w:cantSplit w:val="0"/>
                      <w:trHeight w:val="288" w:hRule="atLeast"/>
                      <w:tblHeader w:val="1"/>
                    </w:trPr>
                  </w:trPrChange>
                </w:trPr>
                <w:sdt>
                  <w:sdtPr>
                    <w:tag w:val="goog_rdk_847"/>
                  </w:sdtPr>
                  <w:sdtContent>
                    <w:tc>
                      <w:tcPr>
                        <w:tcPrChange w:author="Iman Mohamed Atef Helal" w:id="299" w:date="2023-10-31T18:58: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848"/>
                        </w:sdtPr>
                        <w:sdtContent>
                          <w:p w:rsidR="00000000" w:rsidDel="00000000" w:rsidP="00000000" w:rsidRDefault="00000000" w:rsidRPr="00000000" w14:paraId="0000045C">
                            <w:pPr>
                              <w:spacing w:after="0" w:before="0" w:line="240" w:lineRule="auto"/>
                              <w:ind w:left="0" w:right="0" w:firstLine="0"/>
                              <w:jc w:val="left"/>
                              <w:rPr>
                                <w:shd w:fill="auto" w:val="clear"/>
                                <w:rPrChange w:author="Iman Mohamed Atef Helal" w:id="304" w:date="2023-10-31T18:58:00Z">
                                  <w:rPr>
                                    <w:sz w:val="22"/>
                                    <w:szCs w:val="22"/>
                                  </w:rPr>
                                </w:rPrChange>
                              </w:rPr>
                              <w:pPrChange w:author="Iman Mohamed Atef Helal" w:id="0" w:date="2023-10-31T18:58:00Z">
                                <w:pPr>
                                  <w:spacing w:after="0" w:before="0" w:lineRule="auto"/>
                                  <w:ind w:left="0" w:right="0" w:firstLine="0"/>
                                  <w:jc w:val="left"/>
                                </w:pPr>
                              </w:pPrChange>
                            </w:pPr>
                            <w:r w:rsidDel="00000000" w:rsidR="00000000" w:rsidRPr="00000000">
                              <w:rPr>
                                <w:sz w:val="22"/>
                                <w:szCs w:val="22"/>
                                <w:rtl w:val="0"/>
                              </w:rPr>
                              <w:t xml:space="preserve">Use Case Name</w:t>
                            </w:r>
                          </w:p>
                        </w:sdtContent>
                      </w:sdt>
                    </w:tc>
                  </w:sdtContent>
                </w:sdt>
                <w:sdt>
                  <w:sdtPr>
                    <w:tag w:val="goog_rdk_849"/>
                  </w:sdtPr>
                  <w:sdtContent>
                    <w:tc>
                      <w:tcPr>
                        <w:gridSpan w:val="2"/>
                        <w:tcPrChange w:author="Iman Mohamed Atef Helal" w:id="299" w:date="2023-10-31T18:58: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850"/>
                        </w:sdtPr>
                        <w:sdtContent>
                          <w:p w:rsidR="00000000" w:rsidDel="00000000" w:rsidP="00000000" w:rsidRDefault="00000000" w:rsidRPr="00000000" w14:paraId="0000045D">
                            <w:pPr>
                              <w:spacing w:after="0" w:before="0" w:line="240" w:lineRule="auto"/>
                              <w:ind w:left="0" w:right="0" w:firstLine="0"/>
                              <w:jc w:val="left"/>
                              <w:rPr>
                                <w:shd w:fill="auto" w:val="clear"/>
                                <w:rPrChange w:author="Iman Mohamed Atef Helal" w:id="305" w:date="2023-10-31T18:58:00Z">
                                  <w:rPr>
                                    <w:sz w:val="22"/>
                                    <w:szCs w:val="22"/>
                                  </w:rPr>
                                </w:rPrChange>
                              </w:rPr>
                              <w:pPrChange w:author="Iman Mohamed Atef Helal" w:id="0" w:date="2023-10-31T18:58:00Z">
                                <w:pPr>
                                  <w:spacing w:after="0" w:before="0" w:lineRule="auto"/>
                                  <w:ind w:left="90" w:right="0" w:firstLine="0"/>
                                  <w:jc w:val="left"/>
                                </w:pPr>
                              </w:pPrChange>
                            </w:pPr>
                            <w:r w:rsidDel="00000000" w:rsidR="00000000" w:rsidRPr="00000000">
                              <w:rPr>
                                <w:sz w:val="22"/>
                                <w:szCs w:val="22"/>
                                <w:rtl w:val="0"/>
                              </w:rPr>
                              <w:t xml:space="preserve">Quiz Creation</w:t>
                            </w:r>
                          </w:p>
                        </w:sdtContent>
                      </w:sdt>
                    </w:tc>
                  </w:sdtContent>
                </w:sdt>
              </w:tr>
            </w:sdtContent>
          </w:sdt>
          <w:sdt>
            <w:sdtPr>
              <w:tag w:val="goog_rdk_852"/>
            </w:sdtPr>
            <w:sdtContent>
              <w:tr>
                <w:trPr>
                  <w:trPrChange w:author="Iman Mohamed Atef Helal" w:id="299" w:date="2023-10-31T18:58:00Z">
                    <w:trPr>
                      <w:cantSplit w:val="0"/>
                      <w:trHeight w:val="288" w:hRule="atLeast"/>
                      <w:tblHeader w:val="1"/>
                    </w:trPr>
                  </w:trPrChange>
                </w:trPr>
                <w:sdt>
                  <w:sdtPr>
                    <w:tag w:val="goog_rdk_853"/>
                  </w:sdtPr>
                  <w:sdtContent>
                    <w:tc>
                      <w:tcPr>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54"/>
                        </w:sdtPr>
                        <w:sdtContent>
                          <w:p w:rsidR="00000000" w:rsidDel="00000000" w:rsidP="00000000" w:rsidRDefault="00000000" w:rsidRPr="00000000" w14:paraId="0000045F">
                            <w:pPr>
                              <w:spacing w:after="0" w:before="0" w:line="240" w:lineRule="auto"/>
                              <w:ind w:left="0" w:right="0" w:firstLine="0"/>
                              <w:jc w:val="left"/>
                              <w:rPr>
                                <w:shd w:fill="auto" w:val="clear"/>
                                <w:rPrChange w:author="Iman Mohamed Atef Helal" w:id="307" w:date="2023-10-31T18:58:00Z">
                                  <w:rPr>
                                    <w:sz w:val="22"/>
                                    <w:szCs w:val="22"/>
                                  </w:rPr>
                                </w:rPrChange>
                              </w:rPr>
                              <w:pPrChange w:author="Iman Mohamed Atef Helal" w:id="0" w:date="2023-10-31T18:58:00Z">
                                <w:pPr>
                                  <w:spacing w:after="0" w:before="0" w:lineRule="auto"/>
                                  <w:ind w:left="0" w:right="0" w:firstLine="0"/>
                                  <w:jc w:val="left"/>
                                </w:pPr>
                              </w:pPrChange>
                            </w:pPr>
                            <w:r w:rsidDel="00000000" w:rsidR="00000000" w:rsidRPr="00000000">
                              <w:rPr>
                                <w:sz w:val="22"/>
                                <w:szCs w:val="22"/>
                                <w:rtl w:val="0"/>
                              </w:rPr>
                              <w:t xml:space="preserve">Actors</w:t>
                            </w:r>
                          </w:p>
                        </w:sdtContent>
                      </w:sdt>
                    </w:tc>
                  </w:sdtContent>
                </w:sdt>
                <w:sdt>
                  <w:sdtPr>
                    <w:tag w:val="goog_rdk_855"/>
                  </w:sdtPr>
                  <w:sdtContent>
                    <w:tc>
                      <w:tcPr>
                        <w:gridSpan w:val="2"/>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56"/>
                        </w:sdtPr>
                        <w:sdtContent>
                          <w:p w:rsidR="00000000" w:rsidDel="00000000" w:rsidP="00000000" w:rsidRDefault="00000000" w:rsidRPr="00000000" w14:paraId="00000460">
                            <w:pPr>
                              <w:spacing w:after="0" w:before="0" w:line="240" w:lineRule="auto"/>
                              <w:ind w:left="0" w:right="0" w:firstLine="0"/>
                              <w:jc w:val="left"/>
                              <w:rPr>
                                <w:shd w:fill="auto" w:val="clear"/>
                                <w:rPrChange w:author="Iman Mohamed Atef Helal" w:id="308" w:date="2023-10-31T18:58:00Z">
                                  <w:rPr>
                                    <w:sz w:val="22"/>
                                    <w:szCs w:val="22"/>
                                  </w:rPr>
                                </w:rPrChange>
                              </w:rPr>
                              <w:pPrChange w:author="Iman Mohamed Atef Helal" w:id="0" w:date="2023-10-31T18:58:00Z">
                                <w:pPr>
                                  <w:spacing w:after="0" w:before="0" w:lineRule="auto"/>
                                  <w:ind w:left="90" w:right="0" w:firstLine="0"/>
                                  <w:jc w:val="left"/>
                                </w:pPr>
                              </w:pPrChange>
                            </w:pPr>
                            <w:r w:rsidDel="00000000" w:rsidR="00000000" w:rsidRPr="00000000">
                              <w:rPr>
                                <w:sz w:val="22"/>
                                <w:szCs w:val="22"/>
                                <w:rtl w:val="0"/>
                              </w:rPr>
                              <w:t xml:space="preserve">Teacher</w:t>
                            </w:r>
                          </w:p>
                        </w:sdtContent>
                      </w:sdt>
                    </w:tc>
                  </w:sdtContent>
                </w:sdt>
              </w:tr>
            </w:sdtContent>
          </w:sdt>
          <w:sdt>
            <w:sdtPr>
              <w:tag w:val="goog_rdk_858"/>
            </w:sdtPr>
            <w:sdtContent>
              <w:tr>
                <w:trPr>
                  <w:trPrChange w:author="Iman Mohamed Atef Helal" w:id="299" w:date="2023-10-31T18:58:00Z">
                    <w:trPr>
                      <w:cantSplit w:val="0"/>
                      <w:trHeight w:val="288" w:hRule="atLeast"/>
                      <w:tblHeader w:val="1"/>
                    </w:trPr>
                  </w:trPrChange>
                </w:trPr>
                <w:sdt>
                  <w:sdtPr>
                    <w:tag w:val="goog_rdk_859"/>
                  </w:sdtPr>
                  <w:sdtContent>
                    <w:tc>
                      <w:tcPr>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60"/>
                        </w:sdtPr>
                        <w:sdtContent>
                          <w:p w:rsidR="00000000" w:rsidDel="00000000" w:rsidP="00000000" w:rsidRDefault="00000000" w:rsidRPr="00000000" w14:paraId="00000462">
                            <w:pPr>
                              <w:spacing w:after="0" w:before="0" w:line="240" w:lineRule="auto"/>
                              <w:ind w:left="0" w:right="0" w:firstLine="0"/>
                              <w:jc w:val="left"/>
                              <w:rPr>
                                <w:shd w:fill="auto" w:val="clear"/>
                                <w:rPrChange w:author="Iman Mohamed Atef Helal" w:id="310" w:date="2023-10-31T18:58:00Z">
                                  <w:rPr>
                                    <w:sz w:val="22"/>
                                    <w:szCs w:val="22"/>
                                  </w:rPr>
                                </w:rPrChange>
                              </w:rPr>
                              <w:pPrChange w:author="Iman Mohamed Atef Helal" w:id="0" w:date="2023-10-31T18:58:00Z">
                                <w:pPr>
                                  <w:spacing w:after="0" w:before="0" w:lineRule="auto"/>
                                  <w:ind w:left="0" w:right="0" w:firstLine="0"/>
                                  <w:jc w:val="left"/>
                                </w:pPr>
                              </w:pPrChange>
                            </w:pPr>
                            <w:r w:rsidDel="00000000" w:rsidR="00000000" w:rsidRPr="00000000">
                              <w:rPr>
                                <w:sz w:val="22"/>
                                <w:szCs w:val="22"/>
                                <w:rtl w:val="0"/>
                              </w:rPr>
                              <w:t xml:space="preserve">Pre-condition</w:t>
                            </w:r>
                          </w:p>
                        </w:sdtContent>
                      </w:sdt>
                    </w:tc>
                  </w:sdtContent>
                </w:sdt>
                <w:sdt>
                  <w:sdtPr>
                    <w:tag w:val="goog_rdk_861"/>
                  </w:sdtPr>
                  <w:sdtContent>
                    <w:tc>
                      <w:tcPr>
                        <w:gridSpan w:val="2"/>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62"/>
                        </w:sdtPr>
                        <w:sdtContent>
                          <w:p w:rsidR="00000000" w:rsidDel="00000000" w:rsidP="00000000" w:rsidRDefault="00000000" w:rsidRPr="00000000" w14:paraId="00000463">
                            <w:pPr>
                              <w:spacing w:after="0" w:before="0" w:line="240" w:lineRule="auto"/>
                              <w:ind w:left="0" w:right="0" w:firstLine="0"/>
                              <w:jc w:val="left"/>
                              <w:rPr>
                                <w:shd w:fill="auto" w:val="clear"/>
                                <w:rPrChange w:author="Iman Mohamed Atef Helal" w:id="311" w:date="2023-10-31T18:58:00Z">
                                  <w:rPr>
                                    <w:sz w:val="22"/>
                                    <w:szCs w:val="22"/>
                                  </w:rPr>
                                </w:rPrChange>
                              </w:rPr>
                              <w:pPrChange w:author="Iman Mohamed Atef Helal" w:id="0" w:date="2023-10-31T18:58:00Z">
                                <w:pPr>
                                  <w:spacing w:after="0" w:before="0" w:lineRule="auto"/>
                                  <w:ind w:left="90" w:right="0" w:firstLine="0"/>
                                  <w:jc w:val="left"/>
                                </w:pPr>
                              </w:pPrChange>
                            </w:pPr>
                            <w:r w:rsidDel="00000000" w:rsidR="00000000" w:rsidRPr="00000000">
                              <w:rPr>
                                <w:sz w:val="22"/>
                                <w:szCs w:val="22"/>
                                <w:rtl w:val="0"/>
                              </w:rPr>
                              <w:t xml:space="preserve">Teacher is logged into their account and accesses the course where they want to create a quiz.</w:t>
                            </w:r>
                          </w:p>
                        </w:sdtContent>
                      </w:sdt>
                    </w:tc>
                  </w:sdtContent>
                </w:sdt>
              </w:tr>
            </w:sdtContent>
          </w:sdt>
          <w:sdt>
            <w:sdtPr>
              <w:tag w:val="goog_rdk_864"/>
            </w:sdtPr>
            <w:sdtContent>
              <w:tr>
                <w:trPr>
                  <w:trPrChange w:author="Iman Mohamed Atef Helal" w:id="299" w:date="2023-10-31T18:58:00Z">
                    <w:trPr>
                      <w:cantSplit w:val="0"/>
                      <w:trHeight w:val="288" w:hRule="atLeast"/>
                      <w:tblHeader w:val="1"/>
                    </w:trPr>
                  </w:trPrChange>
                </w:trPr>
                <w:sdt>
                  <w:sdtPr>
                    <w:tag w:val="goog_rdk_865"/>
                  </w:sdtPr>
                  <w:sdtContent>
                    <w:tc>
                      <w:tcPr>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66"/>
                        </w:sdtPr>
                        <w:sdtContent>
                          <w:p w:rsidR="00000000" w:rsidDel="00000000" w:rsidP="00000000" w:rsidRDefault="00000000" w:rsidRPr="00000000" w14:paraId="00000465">
                            <w:pPr>
                              <w:spacing w:after="0" w:before="0" w:line="240" w:lineRule="auto"/>
                              <w:ind w:left="0" w:right="0" w:firstLine="0"/>
                              <w:jc w:val="left"/>
                              <w:rPr>
                                <w:shd w:fill="auto" w:val="clear"/>
                                <w:rPrChange w:author="Iman Mohamed Atef Helal" w:id="313" w:date="2023-10-31T18:58:00Z">
                                  <w:rPr>
                                    <w:sz w:val="22"/>
                                    <w:szCs w:val="22"/>
                                  </w:rPr>
                                </w:rPrChange>
                              </w:rPr>
                              <w:pPrChange w:author="Iman Mohamed Atef Helal" w:id="0" w:date="2023-10-31T18:58:00Z">
                                <w:pPr>
                                  <w:spacing w:after="0" w:before="0" w:lineRule="auto"/>
                                  <w:ind w:left="0" w:right="0" w:firstLine="0"/>
                                  <w:jc w:val="left"/>
                                </w:pPr>
                              </w:pPrChange>
                            </w:pPr>
                            <w:r w:rsidDel="00000000" w:rsidR="00000000" w:rsidRPr="00000000">
                              <w:rPr>
                                <w:sz w:val="22"/>
                                <w:szCs w:val="22"/>
                                <w:rtl w:val="0"/>
                              </w:rPr>
                              <w:t xml:space="preserve">Post-condition</w:t>
                            </w:r>
                          </w:p>
                        </w:sdtContent>
                      </w:sdt>
                    </w:tc>
                  </w:sdtContent>
                </w:sdt>
                <w:sdt>
                  <w:sdtPr>
                    <w:tag w:val="goog_rdk_867"/>
                  </w:sdtPr>
                  <w:sdtContent>
                    <w:tc>
                      <w:tcPr>
                        <w:gridSpan w:val="2"/>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68"/>
                        </w:sdtPr>
                        <w:sdtContent>
                          <w:p w:rsidR="00000000" w:rsidDel="00000000" w:rsidP="00000000" w:rsidRDefault="00000000" w:rsidRPr="00000000" w14:paraId="00000466">
                            <w:pPr>
                              <w:spacing w:after="0" w:before="0" w:line="240" w:lineRule="auto"/>
                              <w:ind w:left="0" w:right="0" w:firstLine="0"/>
                              <w:jc w:val="left"/>
                              <w:rPr>
                                <w:shd w:fill="auto" w:val="clear"/>
                                <w:rPrChange w:author="Iman Mohamed Atef Helal" w:id="314" w:date="2023-10-31T18:58:00Z">
                                  <w:rPr>
                                    <w:sz w:val="22"/>
                                    <w:szCs w:val="22"/>
                                  </w:rPr>
                                </w:rPrChange>
                              </w:rPr>
                              <w:pPrChange w:author="Iman Mohamed Atef Helal" w:id="0" w:date="2023-10-31T18:58:00Z">
                                <w:pPr>
                                  <w:spacing w:after="0" w:before="0" w:lineRule="auto"/>
                                  <w:ind w:left="90" w:right="0" w:firstLine="0"/>
                                  <w:jc w:val="left"/>
                                </w:pPr>
                              </w:pPrChange>
                            </w:pPr>
                            <w:r w:rsidDel="00000000" w:rsidR="00000000" w:rsidRPr="00000000">
                              <w:rPr>
                                <w:sz w:val="22"/>
                                <w:szCs w:val="22"/>
                                <w:rtl w:val="0"/>
                              </w:rPr>
                              <w:t xml:space="preserve">The quiz is published for students in the course.</w:t>
                            </w:r>
                          </w:p>
                        </w:sdtContent>
                      </w:sdt>
                    </w:tc>
                  </w:sdtContent>
                </w:sdt>
              </w:tr>
            </w:sdtContent>
          </w:sdt>
          <w:sdt>
            <w:sdtPr>
              <w:tag w:val="goog_rdk_870"/>
            </w:sdtPr>
            <w:sdtContent>
              <w:tr>
                <w:trPr>
                  <w:trPrChange w:author="Iman Mohamed Atef Helal" w:id="299" w:date="2023-10-31T18:58:00Z">
                    <w:trPr>
                      <w:cantSplit w:val="0"/>
                      <w:trHeight w:val="253" w:hRule="atLeast"/>
                      <w:tblHeader w:val="1"/>
                    </w:trPr>
                  </w:trPrChange>
                </w:trPr>
                <w:sdt>
                  <w:sdtPr>
                    <w:tag w:val="goog_rdk_871"/>
                  </w:sdtPr>
                  <w:sdtContent>
                    <w:tc>
                      <w:tcPr>
                        <w:vMerge w:val="restart"/>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72"/>
                        </w:sdtPr>
                        <w:sdtContent>
                          <w:p w:rsidR="00000000" w:rsidDel="00000000" w:rsidP="00000000" w:rsidRDefault="00000000" w:rsidRPr="00000000" w14:paraId="00000468">
                            <w:pPr>
                              <w:spacing w:after="0" w:before="0" w:line="240" w:lineRule="auto"/>
                              <w:ind w:left="0" w:right="0" w:firstLine="0"/>
                              <w:jc w:val="left"/>
                              <w:rPr>
                                <w:shd w:fill="auto" w:val="clear"/>
                                <w:rPrChange w:author="Iman Mohamed Atef Helal" w:id="315" w:date="2023-10-31T18:58:00Z">
                                  <w:rPr>
                                    <w:sz w:val="22"/>
                                    <w:szCs w:val="22"/>
                                  </w:rPr>
                                </w:rPrChange>
                              </w:rPr>
                              <w:pPrChange w:author="Iman Mohamed Atef Helal" w:id="0" w:date="2023-10-31T18:58:00Z">
                                <w:pPr>
                                  <w:spacing w:after="0" w:before="0" w:lineRule="auto"/>
                                  <w:ind w:left="0" w:right="0" w:firstLine="0"/>
                                  <w:jc w:val="left"/>
                                </w:pPr>
                              </w:pPrChange>
                            </w:pPr>
                            <w:r w:rsidDel="00000000" w:rsidR="00000000" w:rsidRPr="00000000">
                              <w:rPr>
                                <w:sz w:val="22"/>
                                <w:szCs w:val="22"/>
                                <w:rtl w:val="0"/>
                              </w:rPr>
                              <w:t xml:space="preserve">Flow of Events </w:t>
                            </w:r>
                          </w:p>
                        </w:sdtContent>
                      </w:sdt>
                    </w:tc>
                  </w:sdtContent>
                </w:sdt>
                <w:sdt>
                  <w:sdtPr>
                    <w:tag w:val="goog_rdk_873"/>
                  </w:sdtPr>
                  <w:sdtContent>
                    <w:tc>
                      <w:tcPr>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74"/>
                        </w:sdtPr>
                        <w:sdtContent>
                          <w:p w:rsidR="00000000" w:rsidDel="00000000" w:rsidP="00000000" w:rsidRDefault="00000000" w:rsidRPr="00000000" w14:paraId="00000469">
                            <w:pPr>
                              <w:spacing w:after="0" w:before="0" w:line="240" w:lineRule="auto"/>
                              <w:ind w:left="0" w:right="0" w:firstLine="0"/>
                              <w:jc w:val="left"/>
                              <w:rPr>
                                <w:shd w:fill="auto" w:val="clear"/>
                                <w:rPrChange w:author="Iman Mohamed Atef Helal" w:id="316" w:date="2023-10-31T18:58:00Z">
                                  <w:rPr>
                                    <w:sz w:val="22"/>
                                    <w:szCs w:val="22"/>
                                  </w:rPr>
                                </w:rPrChange>
                              </w:rPr>
                              <w:pPrChange w:author="Iman Mohamed Atef Helal" w:id="0" w:date="2023-10-31T18:58:00Z">
                                <w:pPr>
                                  <w:spacing w:after="0" w:before="0" w:lineRule="auto"/>
                                  <w:ind w:left="90" w:right="0" w:firstLine="0"/>
                                  <w:jc w:val="left"/>
                                </w:pPr>
                              </w:pPrChange>
                            </w:pPr>
                            <w:r w:rsidDel="00000000" w:rsidR="00000000" w:rsidRPr="00000000">
                              <w:rPr>
                                <w:sz w:val="22"/>
                                <w:szCs w:val="22"/>
                                <w:rtl w:val="0"/>
                              </w:rPr>
                              <w:t xml:space="preserve">User Actions </w:t>
                            </w:r>
                          </w:p>
                        </w:sdtContent>
                      </w:sdt>
                    </w:tc>
                  </w:sdtContent>
                </w:sdt>
                <w:sdt>
                  <w:sdtPr>
                    <w:tag w:val="goog_rdk_875"/>
                  </w:sdtPr>
                  <w:sdtContent>
                    <w:tc>
                      <w:tcPr>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76"/>
                        </w:sdtPr>
                        <w:sdtContent>
                          <w:p w:rsidR="00000000" w:rsidDel="00000000" w:rsidP="00000000" w:rsidRDefault="00000000" w:rsidRPr="00000000" w14:paraId="0000046A">
                            <w:pPr>
                              <w:spacing w:after="0" w:before="0" w:line="240" w:lineRule="auto"/>
                              <w:ind w:left="0" w:right="0" w:firstLine="0"/>
                              <w:jc w:val="left"/>
                              <w:rPr>
                                <w:shd w:fill="auto" w:val="clear"/>
                                <w:rPrChange w:author="Iman Mohamed Atef Helal" w:id="317" w:date="2023-10-31T18:58:00Z">
                                  <w:rPr>
                                    <w:sz w:val="22"/>
                                    <w:szCs w:val="22"/>
                                  </w:rPr>
                                </w:rPrChange>
                              </w:rPr>
                              <w:pPrChange w:author="Iman Mohamed Atef Helal" w:id="0" w:date="2023-10-31T18:58:00Z">
                                <w:pPr>
                                  <w:spacing w:after="0" w:before="0" w:line="240" w:lineRule="auto"/>
                                  <w:ind w:left="90" w:right="0" w:firstLine="0"/>
                                  <w:jc w:val="left"/>
                                </w:pPr>
                              </w:pPrChange>
                            </w:pPr>
                            <w:r w:rsidDel="00000000" w:rsidR="00000000" w:rsidRPr="00000000">
                              <w:rPr>
                                <w:sz w:val="22"/>
                                <w:szCs w:val="22"/>
                                <w:rtl w:val="0"/>
                              </w:rPr>
                              <w:t xml:space="preserve">System Actions </w:t>
                            </w:r>
                          </w:p>
                        </w:sdtContent>
                      </w:sdt>
                    </w:tc>
                  </w:sdtContent>
                </w:sdt>
              </w:tr>
            </w:sdtContent>
          </w:sdt>
          <w:sdt>
            <w:sdtPr>
              <w:tag w:val="goog_rdk_877"/>
            </w:sdtPr>
            <w:sdtContent>
              <w:tr>
                <w:trPr>
                  <w:trPrChange w:author="Iman Mohamed Atef Helal" w:id="299" w:date="2023-10-31T18:58:00Z">
                    <w:trPr>
                      <w:cantSplit w:val="0"/>
                      <w:trHeight w:val="288" w:hRule="atLeast"/>
                      <w:tblHeader w:val="1"/>
                    </w:trPr>
                  </w:trPrChange>
                </w:trPr>
                <w:sdt>
                  <w:sdtPr>
                    <w:tag w:val="goog_rdk_878"/>
                  </w:sdtPr>
                  <w:sdtContent>
                    <w:tc>
                      <w:tcPr>
                        <w:vMerge w:val="continue"/>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879"/>
                  </w:sdtPr>
                  <w:sdtContent>
                    <w:tc>
                      <w:tcPr>
                        <w:vMerge w:val="restart"/>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80"/>
                        </w:sdtPr>
                        <w:sdtContent>
                          <w:p w:rsidR="00000000" w:rsidDel="00000000" w:rsidP="00000000" w:rsidRDefault="00000000" w:rsidRPr="00000000" w14:paraId="000004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1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319" w:date="2023-10-31T18:58: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8:0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creates a new quiz</w:t>
                            </w:r>
                          </w:p>
                        </w:sdtContent>
                      </w:sdt>
                    </w:tc>
                  </w:sdtContent>
                </w:sdt>
                <w:sdt>
                  <w:sdtPr>
                    <w:tag w:val="goog_rdk_881"/>
                  </w:sdtPr>
                  <w:sdtContent>
                    <w:tc>
                      <w:tcPr>
                        <w:vMerge w:val="restart"/>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82"/>
                        </w:sdtPr>
                        <w:sdtContent>
                          <w:p w:rsidR="00000000" w:rsidDel="00000000" w:rsidP="00000000" w:rsidRDefault="00000000" w:rsidRPr="00000000" w14:paraId="0000046D">
                            <w:pPr>
                              <w:spacing w:after="0" w:before="0" w:line="240" w:lineRule="auto"/>
                              <w:ind w:left="0" w:right="0" w:firstLine="0"/>
                              <w:jc w:val="left"/>
                              <w:rPr>
                                <w:shd w:fill="auto" w:val="clear"/>
                                <w:rPrChange w:author="Iman Mohamed Atef Helal" w:id="320" w:date="2023-10-31T18:58:00Z">
                                  <w:rPr>
                                    <w:sz w:val="22"/>
                                    <w:szCs w:val="22"/>
                                  </w:rPr>
                                </w:rPrChange>
                              </w:rPr>
                              <w:pPrChange w:author="Iman Mohamed Atef Helal" w:id="0" w:date="2023-10-31T18:58:00Z">
                                <w:pPr>
                                  <w:spacing w:after="0" w:before="0" w:line="240" w:lineRule="auto"/>
                                  <w:ind w:left="90" w:right="0" w:firstLine="0"/>
                                  <w:jc w:val="left"/>
                                </w:pPr>
                              </w:pPrChange>
                            </w:pPr>
                            <w:r w:rsidDel="00000000" w:rsidR="00000000" w:rsidRPr="00000000">
                              <w:rPr>
                                <w:rtl w:val="0"/>
                              </w:rPr>
                            </w:r>
                          </w:p>
                        </w:sdtContent>
                      </w:sdt>
                    </w:tc>
                  </w:sdtContent>
                </w:sdt>
              </w:tr>
            </w:sdtContent>
          </w:sdt>
          <w:sdt>
            <w:sdtPr>
              <w:tag w:val="goog_rdk_883"/>
            </w:sdtPr>
            <w:sdtContent>
              <w:tr>
                <w:trPr>
                  <w:trPrChange w:author="Iman Mohamed Atef Helal" w:id="299" w:date="2023-10-31T18:58:00Z">
                    <w:trPr>
                      <w:cantSplit w:val="0"/>
                      <w:trHeight w:val="288" w:hRule="atLeast"/>
                      <w:tblHeader w:val="1"/>
                    </w:trPr>
                  </w:trPrChange>
                </w:trPr>
                <w:sdt>
                  <w:sdtPr>
                    <w:tag w:val="goog_rdk_884"/>
                  </w:sdtPr>
                  <w:sdtContent>
                    <w:tc>
                      <w:tcPr>
                        <w:vMerge w:val="continue"/>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885"/>
                  </w:sdtPr>
                  <w:sdtContent>
                    <w:tc>
                      <w:tcPr>
                        <w:vMerge w:val="continue"/>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886"/>
                  </w:sdtPr>
                  <w:sdtContent>
                    <w:tc>
                      <w:tcPr>
                        <w:vMerge w:val="continue"/>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tr>
            </w:sdtContent>
          </w:sdt>
          <w:sdt>
            <w:sdtPr>
              <w:tag w:val="goog_rdk_887"/>
            </w:sdtPr>
            <w:sdtContent>
              <w:tr>
                <w:trPr>
                  <w:trPrChange w:author="Iman Mohamed Atef Helal" w:id="299" w:date="2023-10-31T18:58:00Z">
                    <w:trPr>
                      <w:cantSplit w:val="0"/>
                      <w:trHeight w:val="288" w:hRule="atLeast"/>
                      <w:tblHeader w:val="1"/>
                    </w:trPr>
                  </w:trPrChange>
                </w:trPr>
                <w:sdt>
                  <w:sdtPr>
                    <w:tag w:val="goog_rdk_888"/>
                  </w:sdtPr>
                  <w:sdtContent>
                    <w:tc>
                      <w:tcPr>
                        <w:vMerge w:val="continue"/>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889"/>
                  </w:sdtPr>
                  <w:sdtContent>
                    <w:tc>
                      <w:tcPr>
                        <w:vMerge w:val="restart"/>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90"/>
                        </w:sdtPr>
                        <w:sdtContent>
                          <w:p w:rsidR="00000000" w:rsidDel="00000000" w:rsidP="00000000" w:rsidRDefault="00000000" w:rsidRPr="00000000" w14:paraId="00000472">
                            <w:pPr>
                              <w:spacing w:after="0" w:before="0" w:line="240" w:lineRule="auto"/>
                              <w:ind w:left="0" w:right="0" w:firstLine="0"/>
                              <w:jc w:val="left"/>
                              <w:rPr>
                                <w:shd w:fill="auto" w:val="clear"/>
                                <w:rPrChange w:author="Iman Mohamed Atef Helal" w:id="323" w:date="2023-10-31T18:58:00Z">
                                  <w:rPr>
                                    <w:sz w:val="22"/>
                                    <w:szCs w:val="22"/>
                                  </w:rPr>
                                </w:rPrChange>
                              </w:rPr>
                              <w:pPrChange w:author="Iman Mohamed Atef Helal" w:id="0" w:date="2023-10-31T18:58:00Z">
                                <w:pPr>
                                  <w:spacing w:after="0" w:before="0" w:line="240" w:lineRule="auto"/>
                                  <w:ind w:left="90" w:right="0" w:firstLine="0"/>
                                  <w:jc w:val="left"/>
                                </w:pPr>
                              </w:pPrChange>
                            </w:pPr>
                            <w:r w:rsidDel="00000000" w:rsidR="00000000" w:rsidRPr="00000000">
                              <w:rPr>
                                <w:rtl w:val="0"/>
                              </w:rPr>
                            </w:r>
                          </w:p>
                        </w:sdtContent>
                      </w:sdt>
                    </w:tc>
                  </w:sdtContent>
                </w:sdt>
                <w:sdt>
                  <w:sdtPr>
                    <w:tag w:val="goog_rdk_891"/>
                  </w:sdtPr>
                  <w:sdtContent>
                    <w:tc>
                      <w:tcPr>
                        <w:vMerge w:val="restart"/>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92"/>
                        </w:sdtPr>
                        <w:sdtContent>
                          <w:p w:rsidR="00000000" w:rsidDel="00000000" w:rsidP="00000000" w:rsidRDefault="00000000" w:rsidRPr="00000000" w14:paraId="0000047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349"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324" w:date="2023-10-31T18:58: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8:00Z">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notifies enrolled students about the new quiz.</w:t>
                            </w:r>
                          </w:p>
                        </w:sdtContent>
                      </w:sdt>
                    </w:tc>
                  </w:sdtContent>
                </w:sdt>
              </w:tr>
            </w:sdtContent>
          </w:sdt>
          <w:sdt>
            <w:sdtPr>
              <w:tag w:val="goog_rdk_893"/>
            </w:sdtPr>
            <w:sdtContent>
              <w:tr>
                <w:trPr>
                  <w:trPrChange w:author="Iman Mohamed Atef Helal" w:id="299" w:date="2023-10-31T18:58:00Z">
                    <w:trPr>
                      <w:cantSplit w:val="0"/>
                      <w:trHeight w:val="288" w:hRule="atLeast"/>
                      <w:tblHeader w:val="1"/>
                    </w:trPr>
                  </w:trPrChange>
                </w:trPr>
                <w:sdt>
                  <w:sdtPr>
                    <w:tag w:val="goog_rdk_894"/>
                  </w:sdtPr>
                  <w:sdtContent>
                    <w:tc>
                      <w:tcPr>
                        <w:vMerge w:val="continue"/>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sdtContent>
                </w:sdt>
                <w:sdt>
                  <w:sdtPr>
                    <w:tag w:val="goog_rdk_895"/>
                  </w:sdtPr>
                  <w:sdtContent>
                    <w:tc>
                      <w:tcPr>
                        <w:vMerge w:val="continue"/>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sdtContent>
                </w:sdt>
                <w:sdt>
                  <w:sdtPr>
                    <w:tag w:val="goog_rdk_896"/>
                  </w:sdtPr>
                  <w:sdtContent>
                    <w:tc>
                      <w:tcPr>
                        <w:vMerge w:val="continue"/>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sdtContent>
                </w:sdt>
              </w:tr>
            </w:sdtContent>
          </w:sdt>
          <w:sdt>
            <w:sdtPr>
              <w:tag w:val="goog_rdk_897"/>
            </w:sdtPr>
            <w:sdtContent>
              <w:tr>
                <w:trPr>
                  <w:trPrChange w:author="Iman Mohamed Atef Helal" w:id="299" w:date="2023-10-31T18:58:00Z">
                    <w:trPr>
                      <w:cantSplit w:val="0"/>
                      <w:trHeight w:val="288" w:hRule="atLeast"/>
                      <w:tblHeader w:val="1"/>
                    </w:trPr>
                  </w:trPrChange>
                </w:trPr>
                <w:sdt>
                  <w:sdtPr>
                    <w:tag w:val="goog_rdk_898"/>
                  </w:sdtPr>
                  <w:sdtContent>
                    <w:tc>
                      <w:tcPr>
                        <w:tcPrChange w:author="Iman Mohamed Atef Helal" w:id="299" w:date="2023-10-31T18:58: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899"/>
                        </w:sdtPr>
                        <w:sdtContent>
                          <w:p w:rsidR="00000000" w:rsidDel="00000000" w:rsidP="00000000" w:rsidRDefault="00000000" w:rsidRPr="00000000" w14:paraId="00000477">
                            <w:pPr>
                              <w:spacing w:after="0" w:before="0" w:line="240" w:lineRule="auto"/>
                              <w:ind w:left="0" w:right="0" w:firstLine="0"/>
                              <w:jc w:val="left"/>
                              <w:rPr>
                                <w:shd w:fill="auto" w:val="clear"/>
                                <w:rPrChange w:author="Iman Mohamed Atef Helal" w:id="327" w:date="2023-10-31T18:58:00Z">
                                  <w:rPr>
                                    <w:sz w:val="22"/>
                                    <w:szCs w:val="22"/>
                                  </w:rPr>
                                </w:rPrChange>
                              </w:rPr>
                              <w:pPrChange w:author="Iman Mohamed Atef Helal" w:id="0" w:date="2023-10-31T18:58:00Z">
                                <w:pPr>
                                  <w:spacing w:after="0" w:before="0" w:lineRule="auto"/>
                                  <w:ind w:left="0" w:right="0" w:firstLine="0"/>
                                  <w:jc w:val="left"/>
                                </w:pPr>
                              </w:pPrChange>
                            </w:pPr>
                            <w:r w:rsidDel="00000000" w:rsidR="00000000" w:rsidRPr="00000000">
                              <w:rPr>
                                <w:sz w:val="22"/>
                                <w:szCs w:val="22"/>
                                <w:rtl w:val="0"/>
                              </w:rPr>
                              <w:t xml:space="preserve">Exception Scenarios </w:t>
                            </w:r>
                          </w:p>
                        </w:sdtContent>
                      </w:sdt>
                    </w:tc>
                  </w:sdtContent>
                </w:sdt>
                <w:sdt>
                  <w:sdtPr>
                    <w:tag w:val="goog_rdk_900"/>
                  </w:sdtPr>
                  <w:sdtContent>
                    <w:tc>
                      <w:tcPr>
                        <w:gridSpan w:val="2"/>
                        <w:tcPrChange w:author="Iman Mohamed Atef Helal" w:id="299" w:date="2023-10-31T18:58: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01"/>
                        </w:sdtPr>
                        <w:sdtContent>
                          <w:p w:rsidR="00000000" w:rsidDel="00000000" w:rsidP="00000000" w:rsidRDefault="00000000" w:rsidRPr="00000000" w14:paraId="00000478">
                            <w:pPr>
                              <w:spacing w:after="0" w:before="0" w:line="240" w:lineRule="auto"/>
                              <w:ind w:left="0" w:right="0" w:firstLine="0"/>
                              <w:jc w:val="left"/>
                              <w:rPr>
                                <w:shd w:fill="auto" w:val="clear"/>
                                <w:rPrChange w:author="Iman Mohamed Atef Helal" w:id="328" w:date="2023-10-31T18:58:00Z">
                                  <w:rPr>
                                    <w:sz w:val="22"/>
                                    <w:szCs w:val="22"/>
                                  </w:rPr>
                                </w:rPrChange>
                              </w:rPr>
                              <w:pPrChange w:author="Iman Mohamed Atef Helal" w:id="0" w:date="2023-10-31T18:58:00Z">
                                <w:pPr>
                                  <w:spacing w:after="0" w:before="0" w:lineRule="auto"/>
                                  <w:ind w:left="90" w:right="0" w:firstLine="0"/>
                                  <w:jc w:val="left"/>
                                </w:pPr>
                              </w:pPrChange>
                            </w:pPr>
                            <w:r w:rsidDel="00000000" w:rsidR="00000000" w:rsidRPr="00000000">
                              <w:rPr>
                                <w:sz w:val="22"/>
                                <w:szCs w:val="22"/>
                                <w:rtl w:val="0"/>
                              </w:rPr>
                              <w:t xml:space="preserve">None</w:t>
                            </w:r>
                          </w:p>
                        </w:sdtContent>
                      </w:sdt>
                    </w:tc>
                  </w:sdtContent>
                </w:sdt>
              </w:tr>
            </w:sdtContent>
          </w:sdt>
        </w:tbl>
      </w:sdtContent>
    </w:sdt>
    <w:sdt>
      <w:sdtPr>
        <w:tag w:val="goog_rdk_906"/>
      </w:sdtPr>
      <w:sdtContent>
        <w:p w:rsidR="00000000" w:rsidDel="00000000" w:rsidP="00000000" w:rsidRDefault="00000000" w:rsidRPr="00000000" w14:paraId="0000047A">
          <w:pPr>
            <w:spacing w:after="0" w:lineRule="auto"/>
            <w:ind w:right="0" w:hanging="360"/>
            <w:jc w:val="left"/>
            <w:rPr>
              <w:del w:author="Iman Mohamed Atef Helal" w:id="329" w:date="2023-10-31T18:57:00Z"/>
              <w:b w:val="1"/>
              <w:sz w:val="22"/>
              <w:szCs w:val="22"/>
            </w:rPr>
          </w:pPr>
          <w:sdt>
            <w:sdtPr>
              <w:tag w:val="goog_rdk_905"/>
            </w:sdtPr>
            <w:sdtContent>
              <w:del w:author="Iman Mohamed Atef Helal" w:id="329" w:date="2023-10-31T18:57:00Z">
                <w:r w:rsidDel="00000000" w:rsidR="00000000" w:rsidRPr="00000000">
                  <w:rPr>
                    <w:rtl w:val="0"/>
                  </w:rPr>
                </w:r>
              </w:del>
            </w:sdtContent>
          </w:sdt>
        </w:p>
      </w:sdtContent>
    </w:sdt>
    <w:sdt>
      <w:sdtPr>
        <w:tag w:val="goog_rdk_908"/>
      </w:sdtPr>
      <w:sdtContent>
        <w:p w:rsidR="00000000" w:rsidDel="00000000" w:rsidP="00000000" w:rsidRDefault="00000000" w:rsidRPr="00000000" w14:paraId="0000047B">
          <w:pPr>
            <w:spacing w:after="240" w:lineRule="auto"/>
            <w:ind w:right="0" w:hanging="360"/>
            <w:jc w:val="left"/>
            <w:rPr>
              <w:del w:author="Iman Mohamed Atef Helal" w:id="329" w:date="2023-10-31T18:57:00Z"/>
              <w:b w:val="1"/>
              <w:sz w:val="22"/>
              <w:szCs w:val="22"/>
            </w:rPr>
          </w:pPr>
          <w:sdt>
            <w:sdtPr>
              <w:tag w:val="goog_rdk_907"/>
            </w:sdtPr>
            <w:sdtContent>
              <w:del w:author="Iman Mohamed Atef Helal" w:id="329" w:date="2023-10-31T18:57:00Z">
                <w:r w:rsidDel="00000000" w:rsidR="00000000" w:rsidRPr="00000000">
                  <w:rPr>
                    <w:rtl w:val="0"/>
                  </w:rPr>
                </w:r>
              </w:del>
            </w:sdtContent>
          </w:sdt>
        </w:p>
      </w:sdtContent>
    </w:sdt>
    <w:sdt>
      <w:sdtPr>
        <w:tag w:val="goog_rdk_910"/>
      </w:sdtPr>
      <w:sdtContent>
        <w:p w:rsidR="00000000" w:rsidDel="00000000" w:rsidP="00000000" w:rsidRDefault="00000000" w:rsidRPr="00000000" w14:paraId="0000047C">
          <w:pPr>
            <w:spacing w:after="240" w:lineRule="auto"/>
            <w:ind w:right="0" w:hanging="360"/>
            <w:jc w:val="left"/>
            <w:rPr>
              <w:del w:author="Iman Mohamed Atef Helal" w:id="329" w:date="2023-10-31T18:57:00Z"/>
              <w:b w:val="1"/>
              <w:sz w:val="22"/>
              <w:szCs w:val="22"/>
            </w:rPr>
          </w:pPr>
          <w:sdt>
            <w:sdtPr>
              <w:tag w:val="goog_rdk_909"/>
            </w:sdtPr>
            <w:sdtContent>
              <w:del w:author="Iman Mohamed Atef Helal" w:id="329" w:date="2023-10-31T18:57:00Z">
                <w:r w:rsidDel="00000000" w:rsidR="00000000" w:rsidRPr="00000000">
                  <w:rPr>
                    <w:rtl w:val="0"/>
                  </w:rPr>
                </w:r>
              </w:del>
            </w:sdtContent>
          </w:sdt>
        </w:p>
      </w:sdtContent>
    </w:sdt>
    <w:sdt>
      <w:sdtPr>
        <w:tag w:val="goog_rdk_912"/>
      </w:sdtPr>
      <w:sdtContent>
        <w:p w:rsidR="00000000" w:rsidDel="00000000" w:rsidP="00000000" w:rsidRDefault="00000000" w:rsidRPr="00000000" w14:paraId="0000047D">
          <w:pPr>
            <w:spacing w:after="240" w:lineRule="auto"/>
            <w:ind w:right="0" w:hanging="360"/>
            <w:jc w:val="left"/>
            <w:rPr>
              <w:del w:author="Iman Mohamed Atef Helal" w:id="329" w:date="2023-10-31T18:57:00Z"/>
              <w:b w:val="1"/>
              <w:sz w:val="22"/>
              <w:szCs w:val="22"/>
            </w:rPr>
          </w:pPr>
          <w:sdt>
            <w:sdtPr>
              <w:tag w:val="goog_rdk_911"/>
            </w:sdtPr>
            <w:sdtContent>
              <w:del w:author="Iman Mohamed Atef Helal" w:id="329" w:date="2023-10-31T18:57:00Z">
                <w:r w:rsidDel="00000000" w:rsidR="00000000" w:rsidRPr="00000000">
                  <w:rPr>
                    <w:rtl w:val="0"/>
                  </w:rPr>
                </w:r>
              </w:del>
            </w:sdtContent>
          </w:sdt>
        </w:p>
      </w:sdtContent>
    </w:sdt>
    <w:sdt>
      <w:sdtPr>
        <w:tag w:val="goog_rdk_914"/>
      </w:sdtPr>
      <w:sdtContent>
        <w:p w:rsidR="00000000" w:rsidDel="00000000" w:rsidP="00000000" w:rsidRDefault="00000000" w:rsidRPr="00000000" w14:paraId="0000047E">
          <w:pPr>
            <w:spacing w:after="0" w:lineRule="auto"/>
            <w:ind w:right="0" w:hanging="360"/>
            <w:jc w:val="left"/>
            <w:rPr>
              <w:del w:author="Iman Mohamed Atef Helal" w:id="329" w:date="2023-10-31T18:57:00Z"/>
              <w:sz w:val="22"/>
              <w:szCs w:val="22"/>
            </w:rPr>
          </w:pPr>
          <w:sdt>
            <w:sdtPr>
              <w:tag w:val="goog_rdk_913"/>
            </w:sdtPr>
            <w:sdtContent>
              <w:del w:author="Iman Mohamed Atef Helal" w:id="329" w:date="2023-10-31T18:57:00Z">
                <w:r w:rsidDel="00000000" w:rsidR="00000000" w:rsidRPr="00000000">
                  <w:rPr>
                    <w:rtl w:val="0"/>
                  </w:rPr>
                </w:r>
              </w:del>
            </w:sdtContent>
          </w:sdt>
        </w:p>
      </w:sdtContent>
    </w:sdt>
    <w:sdt>
      <w:sdtPr>
        <w:tag w:val="goog_rdk_916"/>
      </w:sdtPr>
      <w:sdtContent>
        <w:p w:rsidR="00000000" w:rsidDel="00000000" w:rsidP="00000000" w:rsidRDefault="00000000" w:rsidRPr="00000000" w14:paraId="0000047F">
          <w:pPr>
            <w:spacing w:after="0" w:lineRule="auto"/>
            <w:ind w:right="0" w:hanging="360"/>
            <w:jc w:val="left"/>
            <w:rPr>
              <w:del w:author="Iman Mohamed Atef Helal" w:id="329" w:date="2023-10-31T18:57:00Z"/>
              <w:sz w:val="22"/>
              <w:szCs w:val="22"/>
            </w:rPr>
          </w:pPr>
          <w:sdt>
            <w:sdtPr>
              <w:tag w:val="goog_rdk_915"/>
            </w:sdtPr>
            <w:sdtContent>
              <w:del w:author="Iman Mohamed Atef Helal" w:id="329" w:date="2023-10-31T18:57:00Z">
                <w:r w:rsidDel="00000000" w:rsidR="00000000" w:rsidRPr="00000000">
                  <w:rPr>
                    <w:rtl w:val="0"/>
                  </w:rPr>
                </w:r>
              </w:del>
            </w:sdtContent>
          </w:sdt>
        </w:p>
      </w:sdtContent>
    </w:sdt>
    <w:sdt>
      <w:sdtPr>
        <w:tag w:val="goog_rdk_918"/>
      </w:sdtPr>
      <w:sdtContent>
        <w:p w:rsidR="00000000" w:rsidDel="00000000" w:rsidP="00000000" w:rsidRDefault="00000000" w:rsidRPr="00000000" w14:paraId="00000480">
          <w:pPr>
            <w:spacing w:after="240" w:lineRule="auto"/>
            <w:ind w:right="0" w:hanging="360"/>
            <w:jc w:val="left"/>
            <w:rPr>
              <w:del w:author="Iman Mohamed Atef Helal" w:id="329" w:date="2023-10-31T18:57:00Z"/>
              <w:b w:val="1"/>
              <w:sz w:val="22"/>
              <w:szCs w:val="22"/>
            </w:rPr>
          </w:pPr>
          <w:sdt>
            <w:sdtPr>
              <w:tag w:val="goog_rdk_917"/>
            </w:sdtPr>
            <w:sdtContent>
              <w:del w:author="Iman Mohamed Atef Helal" w:id="329" w:date="2023-10-31T18:57:00Z">
                <w:r w:rsidDel="00000000" w:rsidR="00000000" w:rsidRPr="00000000">
                  <w:rPr>
                    <w:rtl w:val="0"/>
                  </w:rPr>
                </w:r>
              </w:del>
            </w:sdtContent>
          </w:sdt>
        </w:p>
      </w:sdtContent>
    </w:sdt>
    <w:sdt>
      <w:sdtPr>
        <w:tag w:val="goog_rdk_920"/>
      </w:sdtPr>
      <w:sdtContent>
        <w:p w:rsidR="00000000" w:rsidDel="00000000" w:rsidP="00000000" w:rsidRDefault="00000000" w:rsidRPr="00000000" w14:paraId="00000481">
          <w:pPr>
            <w:spacing w:after="240" w:lineRule="auto"/>
            <w:ind w:right="0" w:hanging="360"/>
            <w:jc w:val="left"/>
            <w:rPr>
              <w:del w:author="Iman Mohamed Atef Helal" w:id="329" w:date="2023-10-31T18:57:00Z"/>
              <w:b w:val="1"/>
              <w:sz w:val="22"/>
              <w:szCs w:val="22"/>
            </w:rPr>
          </w:pPr>
          <w:sdt>
            <w:sdtPr>
              <w:tag w:val="goog_rdk_919"/>
            </w:sdtPr>
            <w:sdtContent>
              <w:del w:author="Iman Mohamed Atef Helal" w:id="329" w:date="2023-10-31T18:57:00Z">
                <w:r w:rsidDel="00000000" w:rsidR="00000000" w:rsidRPr="00000000">
                  <w:rPr>
                    <w:rtl w:val="0"/>
                  </w:rPr>
                </w:r>
              </w:del>
            </w:sdtContent>
          </w:sdt>
        </w:p>
      </w:sdtContent>
    </w:sdt>
    <w:sdt>
      <w:sdtPr>
        <w:tag w:val="goog_rdk_922"/>
      </w:sdtPr>
      <w:sdtContent>
        <w:p w:rsidR="00000000" w:rsidDel="00000000" w:rsidP="00000000" w:rsidRDefault="00000000" w:rsidRPr="00000000" w14:paraId="00000482">
          <w:pPr>
            <w:spacing w:after="240" w:lineRule="auto"/>
            <w:ind w:left="0" w:right="0" w:firstLine="0"/>
            <w:jc w:val="left"/>
            <w:rPr>
              <w:del w:author="Iman Mohamed Atef Helal" w:id="329" w:date="2023-10-31T18:57:00Z"/>
              <w:b w:val="1"/>
              <w:sz w:val="22"/>
              <w:szCs w:val="22"/>
            </w:rPr>
          </w:pPr>
          <w:sdt>
            <w:sdtPr>
              <w:tag w:val="goog_rdk_921"/>
            </w:sdtPr>
            <w:sdtContent>
              <w:del w:author="Iman Mohamed Atef Helal" w:id="329" w:date="2023-10-31T18:57:00Z">
                <w:r w:rsidDel="00000000" w:rsidR="00000000" w:rsidRPr="00000000">
                  <w:rPr>
                    <w:rtl w:val="0"/>
                  </w:rPr>
                </w:r>
              </w:del>
            </w:sdtContent>
          </w:sdt>
        </w:p>
      </w:sdtContent>
    </w:sdt>
    <w:sdt>
      <w:sdtPr>
        <w:tag w:val="goog_rdk_924"/>
      </w:sdtPr>
      <w:sdtContent>
        <w:p w:rsidR="00000000" w:rsidDel="00000000" w:rsidP="00000000" w:rsidRDefault="00000000" w:rsidRPr="00000000" w14:paraId="00000483">
          <w:pPr>
            <w:spacing w:after="240" w:lineRule="auto"/>
            <w:ind w:left="0" w:right="0" w:firstLine="0"/>
            <w:jc w:val="left"/>
            <w:rPr>
              <w:del w:author="Iman Mohamed Atef Helal" w:id="329" w:date="2023-10-31T18:57:00Z"/>
              <w:b w:val="1"/>
              <w:sz w:val="22"/>
              <w:szCs w:val="22"/>
            </w:rPr>
          </w:pPr>
          <w:sdt>
            <w:sdtPr>
              <w:tag w:val="goog_rdk_923"/>
            </w:sdtPr>
            <w:sdtContent>
              <w:del w:author="Iman Mohamed Atef Helal" w:id="329" w:date="2023-10-31T18:57:00Z">
                <w:r w:rsidDel="00000000" w:rsidR="00000000" w:rsidRPr="00000000">
                  <w:rPr>
                    <w:rtl w:val="0"/>
                  </w:rPr>
                </w:r>
              </w:del>
            </w:sdtContent>
          </w:sdt>
        </w:p>
      </w:sdtContent>
    </w:sdt>
    <w:sdt>
      <w:sdtPr>
        <w:tag w:val="goog_rdk_926"/>
      </w:sdtPr>
      <w:sdtContent>
        <w:p w:rsidR="00000000" w:rsidDel="00000000" w:rsidP="00000000" w:rsidRDefault="00000000" w:rsidRPr="00000000" w14:paraId="00000484">
          <w:pPr>
            <w:spacing w:after="240" w:lineRule="auto"/>
            <w:ind w:left="0" w:right="0" w:firstLine="0"/>
            <w:jc w:val="left"/>
            <w:rPr>
              <w:del w:author="Iman Mohamed Atef Helal" w:id="329" w:date="2023-10-31T18:57:00Z"/>
              <w:b w:val="1"/>
              <w:sz w:val="22"/>
              <w:szCs w:val="22"/>
            </w:rPr>
          </w:pPr>
          <w:sdt>
            <w:sdtPr>
              <w:tag w:val="goog_rdk_925"/>
            </w:sdtPr>
            <w:sdtContent>
              <w:del w:author="Iman Mohamed Atef Helal" w:id="329" w:date="2023-10-31T18:57:00Z">
                <w:r w:rsidDel="00000000" w:rsidR="00000000" w:rsidRPr="00000000">
                  <w:rPr>
                    <w:rtl w:val="0"/>
                  </w:rPr>
                </w:r>
              </w:del>
            </w:sdtContent>
          </w:sdt>
        </w:p>
      </w:sdtContent>
    </w:sdt>
    <w:p w:rsidR="00000000" w:rsidDel="00000000" w:rsidP="00000000" w:rsidRDefault="00000000" w:rsidRPr="00000000" w14:paraId="00000485">
      <w:pPr>
        <w:spacing w:after="240" w:lineRule="auto"/>
        <w:ind w:right="0" w:hanging="360"/>
        <w:jc w:val="left"/>
        <w:rPr>
          <w:b w:val="1"/>
          <w:sz w:val="22"/>
          <w:szCs w:val="22"/>
        </w:rPr>
      </w:pPr>
      <w:r w:rsidDel="00000000" w:rsidR="00000000" w:rsidRPr="00000000">
        <w:rPr>
          <w:b w:val="1"/>
          <w:sz w:val="22"/>
          <w:szCs w:val="22"/>
          <w:rtl w:val="0"/>
        </w:rPr>
        <w:t xml:space="preserve">14: Student Submits Quiz:</w:t>
      </w:r>
      <w:r w:rsidDel="00000000" w:rsidR="00000000" w:rsidRPr="00000000">
        <w:rPr>
          <w:sz w:val="22"/>
          <w:szCs w:val="22"/>
          <w:rtl w:val="0"/>
        </w:rPr>
        <w:t xml:space="preserve"> </w:t>
      </w:r>
      <w:r w:rsidDel="00000000" w:rsidR="00000000" w:rsidRPr="00000000">
        <w:rPr>
          <w:rtl w:val="0"/>
        </w:rPr>
      </w:r>
    </w:p>
    <w:sdt>
      <w:sdtPr>
        <w:tag w:val="goog_rdk_929"/>
      </w:sdtPr>
      <w:sdtContent>
        <w:p w:rsidR="00000000" w:rsidDel="00000000" w:rsidP="00000000" w:rsidRDefault="00000000" w:rsidRPr="00000000" w14:paraId="00000486">
          <w:pPr>
            <w:spacing w:after="0" w:lineRule="auto"/>
            <w:ind w:hanging="360"/>
            <w:jc w:val="center"/>
            <w:rPr>
              <w:del w:author="Iman Mohamed Atef Helal" w:id="330" w:date="2023-10-31T18:57:00Z"/>
              <w:sz w:val="22"/>
              <w:szCs w:val="22"/>
            </w:rPr>
          </w:pPr>
          <w:sdt>
            <w:sdtPr>
              <w:tag w:val="goog_rdk_928"/>
            </w:sdtPr>
            <w:sdtContent>
              <w:del w:author="Iman Mohamed Atef Helal" w:id="330" w:date="2023-10-31T18:57:00Z">
                <w:r w:rsidDel="00000000" w:rsidR="00000000" w:rsidRPr="00000000">
                  <w:rPr>
                    <w:rtl w:val="0"/>
                  </w:rPr>
                </w:r>
              </w:del>
            </w:sdtContent>
          </w:sdt>
        </w:p>
      </w:sdtContent>
    </w:sdt>
    <w:p w:rsidR="00000000" w:rsidDel="00000000" w:rsidP="00000000" w:rsidRDefault="00000000" w:rsidRPr="00000000" w14:paraId="0000048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15 Use Case Description 14</w:t>
      </w:r>
    </w:p>
    <w:sdt>
      <w:sdtPr>
        <w:tag w:val="goog_rdk_991"/>
      </w:sdtPr>
      <w:sdtContent>
        <w:tbl>
          <w:tblPr>
            <w:tblStyle w:val="Table22"/>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Change w:id="331" w:author="Iman Mohamed Atef Helal" w:date="2023-10-31T18:57:00Z">
              <w:tblPr>
                <w:tblStyle w:val="Table21"/>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PrChange>
          </w:tblPr>
          <w:tblGrid>
            <w:gridCol w:w="3008.6666666666665"/>
            <w:gridCol w:w="3008.6666666666665"/>
            <w:gridCol w:w="3008.6666666666665"/>
            <w:tblGridChange w:id="0">
              <w:tblGrid>
                <w:gridCol w:w="3008.6666666666665"/>
                <w:gridCol w:w="3008.6666666666665"/>
                <w:gridCol w:w="3008.6666666666665"/>
              </w:tblGrid>
            </w:tblGridChange>
          </w:tblGrid>
          <w:sdt>
            <w:sdtPr>
              <w:tag w:val="goog_rdk_930"/>
            </w:sdtPr>
            <w:sdtContent>
              <w:tr>
                <w:trPr>
                  <w:trPrChange w:author="Iman Mohamed Atef Helal" w:id="331" w:date="2023-10-31T18:57:00Z">
                    <w:trPr>
                      <w:cantSplit w:val="0"/>
                      <w:trHeight w:val="20" w:hRule="atLeast"/>
                      <w:tblHeader w:val="1"/>
                    </w:trPr>
                  </w:trPrChange>
                </w:trPr>
                <w:sdt>
                  <w:sdtPr>
                    <w:tag w:val="goog_rdk_931"/>
                  </w:sdtPr>
                  <w:sdtContent>
                    <w:tc>
                      <w:tcPr>
                        <w:tcPrChange w:author="Iman Mohamed Atef Helal" w:id="331" w:date="2023-10-31T18:57: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932"/>
                        </w:sdtPr>
                        <w:sdtContent>
                          <w:p w:rsidR="00000000" w:rsidDel="00000000" w:rsidP="00000000" w:rsidRDefault="00000000" w:rsidRPr="00000000" w14:paraId="00000488">
                            <w:pPr>
                              <w:spacing w:after="0" w:before="0" w:line="240" w:lineRule="auto"/>
                              <w:ind w:left="0" w:right="0" w:firstLine="0"/>
                              <w:jc w:val="left"/>
                              <w:rPr>
                                <w:shd w:fill="auto" w:val="clear"/>
                                <w:rPrChange w:author="Iman Mohamed Atef Helal" w:id="332"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Use case ID</w:t>
                            </w:r>
                          </w:p>
                        </w:sdtContent>
                      </w:sdt>
                    </w:tc>
                  </w:sdtContent>
                </w:sdt>
                <w:sdt>
                  <w:sdtPr>
                    <w:tag w:val="goog_rdk_933"/>
                  </w:sdtPr>
                  <w:sdtContent>
                    <w:tc>
                      <w:tcPr>
                        <w:gridSpan w:val="2"/>
                        <w:tcPrChange w:author="Iman Mohamed Atef Helal" w:id="331" w:date="2023-10-31T18:57: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934"/>
                        </w:sdtPr>
                        <w:sdtContent>
                          <w:p w:rsidR="00000000" w:rsidDel="00000000" w:rsidP="00000000" w:rsidRDefault="00000000" w:rsidRPr="00000000" w14:paraId="00000489">
                            <w:pPr>
                              <w:spacing w:after="0" w:before="0" w:line="240" w:lineRule="auto"/>
                              <w:ind w:left="0" w:right="0" w:firstLine="0"/>
                              <w:jc w:val="left"/>
                              <w:rPr>
                                <w:shd w:fill="auto" w:val="clear"/>
                                <w:rPrChange w:author="Iman Mohamed Atef Helal" w:id="333"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Case 14</w:t>
                            </w:r>
                          </w:p>
                        </w:sdtContent>
                      </w:sdt>
                    </w:tc>
                  </w:sdtContent>
                </w:sdt>
              </w:tr>
            </w:sdtContent>
          </w:sdt>
          <w:sdt>
            <w:sdtPr>
              <w:tag w:val="goog_rdk_936"/>
            </w:sdtPr>
            <w:sdtContent>
              <w:tr>
                <w:trPr>
                  <w:trPrChange w:author="Iman Mohamed Atef Helal" w:id="331" w:date="2023-10-31T18:57:00Z">
                    <w:trPr>
                      <w:cantSplit w:val="0"/>
                      <w:trHeight w:val="20" w:hRule="atLeast"/>
                      <w:tblHeader w:val="1"/>
                    </w:trPr>
                  </w:trPrChange>
                </w:trPr>
                <w:sdt>
                  <w:sdtPr>
                    <w:tag w:val="goog_rdk_937"/>
                  </w:sdtPr>
                  <w:sdtContent>
                    <w:tc>
                      <w:tcPr>
                        <w:tcPrChange w:author="Iman Mohamed Atef Helal" w:id="331" w:date="2023-10-31T18:57: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938"/>
                        </w:sdtPr>
                        <w:sdtContent>
                          <w:p w:rsidR="00000000" w:rsidDel="00000000" w:rsidP="00000000" w:rsidRDefault="00000000" w:rsidRPr="00000000" w14:paraId="0000048B">
                            <w:pPr>
                              <w:spacing w:after="0" w:before="0" w:line="240" w:lineRule="auto"/>
                              <w:ind w:left="0" w:right="0" w:firstLine="0"/>
                              <w:jc w:val="left"/>
                              <w:rPr>
                                <w:shd w:fill="auto" w:val="clear"/>
                                <w:rPrChange w:author="Iman Mohamed Atef Helal" w:id="334"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Use Case Name</w:t>
                            </w:r>
                          </w:p>
                        </w:sdtContent>
                      </w:sdt>
                    </w:tc>
                  </w:sdtContent>
                </w:sdt>
                <w:sdt>
                  <w:sdtPr>
                    <w:tag w:val="goog_rdk_939"/>
                  </w:sdtPr>
                  <w:sdtContent>
                    <w:tc>
                      <w:tcPr>
                        <w:gridSpan w:val="2"/>
                        <w:tcPrChange w:author="Iman Mohamed Atef Helal" w:id="331" w:date="2023-10-31T18:57:00Z">
                          <w:tcPr>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tcPrChange>
                      </w:tcPr>
                      <w:sdt>
                        <w:sdtPr>
                          <w:tag w:val="goog_rdk_940"/>
                        </w:sdtPr>
                        <w:sdtContent>
                          <w:p w:rsidR="00000000" w:rsidDel="00000000" w:rsidP="00000000" w:rsidRDefault="00000000" w:rsidRPr="00000000" w14:paraId="0000048C">
                            <w:pPr>
                              <w:spacing w:after="0" w:before="0" w:line="240" w:lineRule="auto"/>
                              <w:ind w:left="0" w:right="0" w:firstLine="0"/>
                              <w:jc w:val="left"/>
                              <w:rPr>
                                <w:shd w:fill="auto" w:val="clear"/>
                                <w:rPrChange w:author="Iman Mohamed Atef Helal" w:id="335"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Quiz Submission</w:t>
                            </w:r>
                          </w:p>
                        </w:sdtContent>
                      </w:sdt>
                    </w:tc>
                  </w:sdtContent>
                </w:sdt>
              </w:tr>
            </w:sdtContent>
          </w:sdt>
          <w:sdt>
            <w:sdtPr>
              <w:tag w:val="goog_rdk_942"/>
            </w:sdtPr>
            <w:sdtContent>
              <w:tr>
                <w:trPr>
                  <w:trPrChange w:author="Iman Mohamed Atef Helal" w:id="331" w:date="2023-10-31T18:57:00Z">
                    <w:trPr>
                      <w:cantSplit w:val="0"/>
                      <w:trHeight w:val="20" w:hRule="atLeast"/>
                      <w:tblHeader w:val="1"/>
                    </w:trPr>
                  </w:trPrChange>
                </w:trPr>
                <w:sdt>
                  <w:sdtPr>
                    <w:tag w:val="goog_rdk_943"/>
                  </w:sdtPr>
                  <w:sdtContent>
                    <w:tc>
                      <w:tcPr>
                        <w:tcPrChange w:author="Iman Mohamed Atef Helal" w:id="331" w:date="2023-10-31T18:57: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44"/>
                        </w:sdtPr>
                        <w:sdtContent>
                          <w:p w:rsidR="00000000" w:rsidDel="00000000" w:rsidP="00000000" w:rsidRDefault="00000000" w:rsidRPr="00000000" w14:paraId="0000048E">
                            <w:pPr>
                              <w:spacing w:after="0" w:before="0" w:line="240" w:lineRule="auto"/>
                              <w:ind w:left="0" w:right="0" w:firstLine="0"/>
                              <w:jc w:val="left"/>
                              <w:rPr>
                                <w:shd w:fill="auto" w:val="clear"/>
                                <w:rPrChange w:author="Iman Mohamed Atef Helal" w:id="336"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Actors</w:t>
                            </w:r>
                          </w:p>
                        </w:sdtContent>
                      </w:sdt>
                    </w:tc>
                  </w:sdtContent>
                </w:sdt>
                <w:sdt>
                  <w:sdtPr>
                    <w:tag w:val="goog_rdk_945"/>
                  </w:sdtPr>
                  <w:sdtContent>
                    <w:tc>
                      <w:tcPr>
                        <w:gridSpan w:val="2"/>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46"/>
                        </w:sdtPr>
                        <w:sdtContent>
                          <w:p w:rsidR="00000000" w:rsidDel="00000000" w:rsidP="00000000" w:rsidRDefault="00000000" w:rsidRPr="00000000" w14:paraId="0000048F">
                            <w:pPr>
                              <w:spacing w:after="0" w:before="0" w:line="240" w:lineRule="auto"/>
                              <w:ind w:left="0" w:right="0" w:firstLine="0"/>
                              <w:jc w:val="left"/>
                              <w:rPr>
                                <w:shd w:fill="auto" w:val="clear"/>
                                <w:rPrChange w:author="Iman Mohamed Atef Helal" w:id="337"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Student</w:t>
                            </w:r>
                          </w:p>
                        </w:sdtContent>
                      </w:sdt>
                    </w:tc>
                  </w:sdtContent>
                </w:sdt>
              </w:tr>
            </w:sdtContent>
          </w:sdt>
          <w:sdt>
            <w:sdtPr>
              <w:tag w:val="goog_rdk_948"/>
            </w:sdtPr>
            <w:sdtContent>
              <w:tr>
                <w:trPr>
                  <w:trPrChange w:author="Iman Mohamed Atef Helal" w:id="331" w:date="2023-10-31T18:57:00Z">
                    <w:trPr>
                      <w:cantSplit w:val="0"/>
                      <w:trHeight w:val="20" w:hRule="atLeast"/>
                      <w:tblHeader w:val="1"/>
                    </w:trPr>
                  </w:trPrChange>
                </w:trPr>
                <w:sdt>
                  <w:sdtPr>
                    <w:tag w:val="goog_rdk_949"/>
                  </w:sdtPr>
                  <w:sdtContent>
                    <w:tc>
                      <w:tcPr>
                        <w:tcPrChange w:author="Iman Mohamed Atef Helal" w:id="331" w:date="2023-10-31T18:57: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50"/>
                        </w:sdtPr>
                        <w:sdtContent>
                          <w:p w:rsidR="00000000" w:rsidDel="00000000" w:rsidP="00000000" w:rsidRDefault="00000000" w:rsidRPr="00000000" w14:paraId="00000491">
                            <w:pPr>
                              <w:spacing w:after="0" w:before="0" w:line="240" w:lineRule="auto"/>
                              <w:ind w:left="0" w:right="0" w:firstLine="0"/>
                              <w:jc w:val="left"/>
                              <w:rPr>
                                <w:shd w:fill="auto" w:val="clear"/>
                                <w:rPrChange w:author="Iman Mohamed Atef Helal" w:id="338"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Pre-condition</w:t>
                            </w:r>
                          </w:p>
                        </w:sdtContent>
                      </w:sdt>
                    </w:tc>
                  </w:sdtContent>
                </w:sdt>
                <w:sdt>
                  <w:sdtPr>
                    <w:tag w:val="goog_rdk_951"/>
                  </w:sdtPr>
                  <w:sdtContent>
                    <w:tc>
                      <w:tcPr>
                        <w:gridSpan w:val="2"/>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52"/>
                        </w:sdtPr>
                        <w:sdtContent>
                          <w:p w:rsidR="00000000" w:rsidDel="00000000" w:rsidP="00000000" w:rsidRDefault="00000000" w:rsidRPr="00000000" w14:paraId="00000492">
                            <w:pPr>
                              <w:spacing w:after="0" w:before="0" w:line="240" w:lineRule="auto"/>
                              <w:ind w:left="0" w:right="0" w:firstLine="0"/>
                              <w:jc w:val="left"/>
                              <w:rPr>
                                <w:shd w:fill="auto" w:val="clear"/>
                                <w:rPrChange w:author="Iman Mohamed Atef Helal" w:id="339"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Students are logged into their account and access the course with a quiz assignment.</w:t>
                            </w:r>
                          </w:p>
                        </w:sdtContent>
                      </w:sdt>
                    </w:tc>
                  </w:sdtContent>
                </w:sdt>
              </w:tr>
            </w:sdtContent>
          </w:sdt>
          <w:sdt>
            <w:sdtPr>
              <w:tag w:val="goog_rdk_954"/>
            </w:sdtPr>
            <w:sdtContent>
              <w:tr>
                <w:trPr>
                  <w:trPrChange w:author="Iman Mohamed Atef Helal" w:id="331" w:date="2023-10-31T18:57:00Z">
                    <w:trPr>
                      <w:cantSplit w:val="0"/>
                      <w:trHeight w:val="20" w:hRule="atLeast"/>
                      <w:tblHeader w:val="1"/>
                    </w:trPr>
                  </w:trPrChange>
                </w:trPr>
                <w:sdt>
                  <w:sdtPr>
                    <w:tag w:val="goog_rdk_955"/>
                  </w:sdtPr>
                  <w:sdtContent>
                    <w:tc>
                      <w:tcPr>
                        <w:tcPrChange w:author="Iman Mohamed Atef Helal" w:id="331" w:date="2023-10-31T18:57: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56"/>
                        </w:sdtPr>
                        <w:sdtContent>
                          <w:p w:rsidR="00000000" w:rsidDel="00000000" w:rsidP="00000000" w:rsidRDefault="00000000" w:rsidRPr="00000000" w14:paraId="00000494">
                            <w:pPr>
                              <w:spacing w:after="0" w:before="0" w:line="240" w:lineRule="auto"/>
                              <w:ind w:left="0" w:right="0" w:firstLine="0"/>
                              <w:jc w:val="left"/>
                              <w:rPr>
                                <w:shd w:fill="auto" w:val="clear"/>
                                <w:rPrChange w:author="Iman Mohamed Atef Helal" w:id="340"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Post-condition</w:t>
                            </w:r>
                          </w:p>
                        </w:sdtContent>
                      </w:sdt>
                    </w:tc>
                  </w:sdtContent>
                </w:sdt>
                <w:sdt>
                  <w:sdtPr>
                    <w:tag w:val="goog_rdk_957"/>
                  </w:sdtPr>
                  <w:sdtContent>
                    <w:tc>
                      <w:tcPr>
                        <w:gridSpan w:val="2"/>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58"/>
                        </w:sdtPr>
                        <w:sdtContent>
                          <w:p w:rsidR="00000000" w:rsidDel="00000000" w:rsidP="00000000" w:rsidRDefault="00000000" w:rsidRPr="00000000" w14:paraId="00000495">
                            <w:pPr>
                              <w:spacing w:after="0" w:before="0" w:line="240" w:lineRule="auto"/>
                              <w:ind w:left="0" w:right="0" w:firstLine="0"/>
                              <w:jc w:val="left"/>
                              <w:rPr>
                                <w:shd w:fill="auto" w:val="clear"/>
                                <w:rPrChange w:author="Iman Mohamed Atef Helal" w:id="341"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Quiz submission is recorded and awaits grading.</w:t>
                            </w:r>
                          </w:p>
                        </w:sdtContent>
                      </w:sdt>
                    </w:tc>
                  </w:sdtContent>
                </w:sdt>
              </w:tr>
            </w:sdtContent>
          </w:sdt>
          <w:sdt>
            <w:sdtPr>
              <w:tag w:val="goog_rdk_960"/>
            </w:sdtPr>
            <w:sdtContent>
              <w:tr>
                <w:trPr>
                  <w:trPrChange w:author="Iman Mohamed Atef Helal" w:id="331" w:date="2023-10-31T18:57:00Z">
                    <w:trPr>
                      <w:cantSplit w:val="0"/>
                      <w:trHeight w:val="20" w:hRule="atLeast"/>
                      <w:tblHeader w:val="1"/>
                    </w:trPr>
                  </w:trPrChange>
                </w:trPr>
                <w:sdt>
                  <w:sdtPr>
                    <w:tag w:val="goog_rdk_961"/>
                  </w:sdtPr>
                  <w:sdtContent>
                    <w:tc>
                      <w:tcPr>
                        <w:vMerge w:val="restart"/>
                        <w:tcPrChange w:author="Iman Mohamed Atef Helal" w:id="331" w:date="2023-10-31T18:57: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62"/>
                        </w:sdtPr>
                        <w:sdtContent>
                          <w:p w:rsidR="00000000" w:rsidDel="00000000" w:rsidP="00000000" w:rsidRDefault="00000000" w:rsidRPr="00000000" w14:paraId="00000497">
                            <w:pPr>
                              <w:spacing w:after="0" w:before="0" w:line="240" w:lineRule="auto"/>
                              <w:ind w:left="0" w:right="0" w:firstLine="0"/>
                              <w:jc w:val="left"/>
                              <w:rPr>
                                <w:shd w:fill="auto" w:val="clear"/>
                                <w:rPrChange w:author="Iman Mohamed Atef Helal" w:id="342"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Flow of Events </w:t>
                            </w:r>
                          </w:p>
                        </w:sdtContent>
                      </w:sdt>
                    </w:tc>
                  </w:sdtContent>
                </w:sdt>
                <w:sdt>
                  <w:sdtPr>
                    <w:tag w:val="goog_rdk_963"/>
                  </w:sdtPr>
                  <w:sdtContent>
                    <w:tc>
                      <w:tcPr>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64"/>
                        </w:sdtPr>
                        <w:sdtContent>
                          <w:p w:rsidR="00000000" w:rsidDel="00000000" w:rsidP="00000000" w:rsidRDefault="00000000" w:rsidRPr="00000000" w14:paraId="00000498">
                            <w:pPr>
                              <w:spacing w:after="0" w:before="0" w:line="240" w:lineRule="auto"/>
                              <w:ind w:left="0" w:right="0" w:firstLine="0"/>
                              <w:jc w:val="left"/>
                              <w:rPr>
                                <w:shd w:fill="auto" w:val="clear"/>
                                <w:rPrChange w:author="Iman Mohamed Atef Helal" w:id="343"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User Actions </w:t>
                            </w:r>
                          </w:p>
                        </w:sdtContent>
                      </w:sdt>
                    </w:tc>
                  </w:sdtContent>
                </w:sdt>
                <w:sdt>
                  <w:sdtPr>
                    <w:tag w:val="goog_rdk_965"/>
                  </w:sdtPr>
                  <w:sdtContent>
                    <w:tc>
                      <w:tcPr>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66"/>
                        </w:sdtPr>
                        <w:sdtContent>
                          <w:p w:rsidR="00000000" w:rsidDel="00000000" w:rsidP="00000000" w:rsidRDefault="00000000" w:rsidRPr="00000000" w14:paraId="00000499">
                            <w:pPr>
                              <w:spacing w:after="0" w:before="0" w:line="240" w:lineRule="auto"/>
                              <w:ind w:left="0" w:right="0" w:firstLine="0"/>
                              <w:jc w:val="left"/>
                              <w:rPr>
                                <w:shd w:fill="auto" w:val="clear"/>
                                <w:rPrChange w:author="Iman Mohamed Atef Helal" w:id="344"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System Actions </w:t>
                            </w:r>
                          </w:p>
                        </w:sdtContent>
                      </w:sdt>
                    </w:tc>
                  </w:sdtContent>
                </w:sdt>
              </w:tr>
            </w:sdtContent>
          </w:sdt>
          <w:sdt>
            <w:sdtPr>
              <w:tag w:val="goog_rdk_967"/>
            </w:sdtPr>
            <w:sdtContent>
              <w:tr>
                <w:trPr>
                  <w:trPrChange w:author="Iman Mohamed Atef Helal" w:id="331" w:date="2023-10-31T18:57:00Z">
                    <w:trPr>
                      <w:cantSplit w:val="0"/>
                      <w:trHeight w:val="20" w:hRule="atLeast"/>
                      <w:tblHeader w:val="1"/>
                    </w:trPr>
                  </w:trPrChange>
                </w:trPr>
                <w:sdt>
                  <w:sdtPr>
                    <w:tag w:val="goog_rdk_968"/>
                  </w:sdtPr>
                  <w:sdtContent>
                    <w:tc>
                      <w:tcPr>
                        <w:vMerge w:val="continue"/>
                        <w:tcPrChange w:author="Iman Mohamed Atef Helal" w:id="331" w:date="2023-10-31T18:57: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969"/>
                  </w:sdtPr>
                  <w:sdtContent>
                    <w:tc>
                      <w:tcPr>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70"/>
                        </w:sdtPr>
                        <w:sdtContent>
                          <w:p w:rsidR="00000000" w:rsidDel="00000000" w:rsidP="00000000" w:rsidRDefault="00000000" w:rsidRPr="00000000" w14:paraId="000004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345" w:date="2023-10-31T18:57: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7:00Z">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take the quiz, answering questions.</w:t>
                            </w:r>
                          </w:p>
                        </w:sdtContent>
                      </w:sdt>
                    </w:tc>
                  </w:sdtContent>
                </w:sdt>
                <w:sdt>
                  <w:sdtPr>
                    <w:tag w:val="goog_rdk_971"/>
                  </w:sdtPr>
                  <w:sdtContent>
                    <w:tc>
                      <w:tcPr>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72"/>
                        </w:sdtPr>
                        <w:sdtContent>
                          <w:p w:rsidR="00000000" w:rsidDel="00000000" w:rsidP="00000000" w:rsidRDefault="00000000" w:rsidRPr="00000000" w14:paraId="0000049C">
                            <w:pPr>
                              <w:spacing w:after="0" w:before="0" w:line="240" w:lineRule="auto"/>
                              <w:ind w:left="0" w:right="0" w:firstLine="0"/>
                              <w:jc w:val="left"/>
                              <w:rPr>
                                <w:shd w:fill="auto" w:val="clear"/>
                                <w:rPrChange w:author="Iman Mohamed Atef Helal" w:id="346"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rtl w:val="0"/>
                              </w:rPr>
                            </w:r>
                          </w:p>
                        </w:sdtContent>
                      </w:sdt>
                    </w:tc>
                  </w:sdtContent>
                </w:sdt>
              </w:tr>
            </w:sdtContent>
          </w:sdt>
          <w:sdt>
            <w:sdtPr>
              <w:tag w:val="goog_rdk_973"/>
            </w:sdtPr>
            <w:sdtContent>
              <w:tr>
                <w:trPr>
                  <w:trPrChange w:author="Iman Mohamed Atef Helal" w:id="331" w:date="2023-10-31T18:57:00Z">
                    <w:trPr>
                      <w:cantSplit w:val="0"/>
                      <w:trHeight w:val="20" w:hRule="atLeast"/>
                      <w:tblHeader w:val="1"/>
                    </w:trPr>
                  </w:trPrChange>
                </w:trPr>
                <w:sdt>
                  <w:sdtPr>
                    <w:tag w:val="goog_rdk_974"/>
                  </w:sdtPr>
                  <w:sdtContent>
                    <w:tc>
                      <w:tcPr>
                        <w:vMerge w:val="continue"/>
                        <w:tcPrChange w:author="Iman Mohamed Atef Helal" w:id="331" w:date="2023-10-31T18:57: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975"/>
                  </w:sdtPr>
                  <w:sdtContent>
                    <w:tc>
                      <w:tcPr>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76"/>
                        </w:sdtPr>
                        <w:sdtContent>
                          <w:p w:rsidR="00000000" w:rsidDel="00000000" w:rsidP="00000000" w:rsidRDefault="00000000" w:rsidRPr="00000000" w14:paraId="000004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347" w:date="2023-10-31T18:57: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7:00Z">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submits the quiz.</w:t>
                            </w:r>
                          </w:p>
                        </w:sdtContent>
                      </w:sdt>
                    </w:tc>
                  </w:sdtContent>
                </w:sdt>
                <w:sdt>
                  <w:sdtPr>
                    <w:tag w:val="goog_rdk_977"/>
                  </w:sdtPr>
                  <w:sdtContent>
                    <w:tc>
                      <w:tcPr>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78"/>
                        </w:sdtPr>
                        <w:sdtContent>
                          <w:p w:rsidR="00000000" w:rsidDel="00000000" w:rsidP="00000000" w:rsidRDefault="00000000" w:rsidRPr="00000000" w14:paraId="0000049F">
                            <w:pPr>
                              <w:spacing w:after="0" w:before="0" w:line="240" w:lineRule="auto"/>
                              <w:ind w:left="0" w:right="0" w:firstLine="0"/>
                              <w:jc w:val="left"/>
                              <w:rPr>
                                <w:shd w:fill="auto" w:val="clear"/>
                                <w:rPrChange w:author="Iman Mohamed Atef Helal" w:id="348"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rtl w:val="0"/>
                              </w:rPr>
                            </w:r>
                          </w:p>
                        </w:sdtContent>
                      </w:sdt>
                    </w:tc>
                  </w:sdtContent>
                </w:sdt>
              </w:tr>
            </w:sdtContent>
          </w:sdt>
          <w:sdt>
            <w:sdtPr>
              <w:tag w:val="goog_rdk_979"/>
            </w:sdtPr>
            <w:sdtContent>
              <w:tr>
                <w:trPr>
                  <w:trPrChange w:author="Iman Mohamed Atef Helal" w:id="331" w:date="2023-10-31T18:57:00Z">
                    <w:trPr>
                      <w:cantSplit w:val="0"/>
                      <w:trHeight w:val="20" w:hRule="atLeast"/>
                      <w:tblHeader w:val="1"/>
                    </w:trPr>
                  </w:trPrChange>
                </w:trPr>
                <w:sdt>
                  <w:sdtPr>
                    <w:tag w:val="goog_rdk_980"/>
                  </w:sdtPr>
                  <w:sdtContent>
                    <w:tc>
                      <w:tcPr>
                        <w:vMerge w:val="continue"/>
                        <w:tcPrChange w:author="Iman Mohamed Atef Helal" w:id="331" w:date="2023-10-31T18:57: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sdtContent>
                </w:sdt>
                <w:sdt>
                  <w:sdtPr>
                    <w:tag w:val="goog_rdk_981"/>
                  </w:sdtPr>
                  <w:sdtContent>
                    <w:tc>
                      <w:tcPr>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82"/>
                        </w:sdtPr>
                        <w:sdtContent>
                          <w:p w:rsidR="00000000" w:rsidDel="00000000" w:rsidP="00000000" w:rsidRDefault="00000000" w:rsidRPr="00000000" w14:paraId="000004A1">
                            <w:pPr>
                              <w:spacing w:after="0" w:before="0" w:line="240" w:lineRule="auto"/>
                              <w:ind w:left="0" w:right="0" w:firstLine="0"/>
                              <w:jc w:val="left"/>
                              <w:rPr>
                                <w:shd w:fill="auto" w:val="clear"/>
                                <w:rPrChange w:author="Iman Mohamed Atef Helal" w:id="349"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rtl w:val="0"/>
                              </w:rPr>
                            </w:r>
                          </w:p>
                        </w:sdtContent>
                      </w:sdt>
                    </w:tc>
                  </w:sdtContent>
                </w:sdt>
                <w:sdt>
                  <w:sdtPr>
                    <w:tag w:val="goog_rdk_983"/>
                  </w:sdtPr>
                  <w:sdtContent>
                    <w:tc>
                      <w:tcPr>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84"/>
                        </w:sdtPr>
                        <w:sdtContent>
                          <w:p w:rsidR="00000000" w:rsidDel="00000000" w:rsidP="00000000" w:rsidRDefault="00000000" w:rsidRPr="00000000" w14:paraId="000004A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14" w:right="0" w:hanging="346"/>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350" w:date="2023-10-31T18:57:00Z">
                                  <w:rPr>
                                    <w:rFonts w:ascii="Times New Roman" w:cs="Times New Roman" w:eastAsia="Times New Roman" w:hAnsi="Times New Roman"/>
                                    <w:b w:val="0"/>
                                    <w:i w:val="0"/>
                                    <w:smallCaps w:val="0"/>
                                    <w:strike w:val="0"/>
                                    <w:color w:val="000000"/>
                                    <w:sz w:val="22"/>
                                    <w:szCs w:val="22"/>
                                    <w:u w:val="none"/>
                                    <w:shd w:fill="auto" w:val="clear"/>
                                    <w:vertAlign w:val="baseline"/>
                                  </w:rPr>
                                </w:rPrChange>
                              </w:rPr>
                              <w:pPrChange w:author="Iman Mohamed Atef Helal" w:id="0" w:date="2023-10-31T18:57:00Z">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49"/>
                                  <w:jc w:val="left"/>
                                </w:pPr>
                              </w:pPrChange>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records the submission and grades it.</w:t>
                            </w:r>
                          </w:p>
                        </w:sdtContent>
                      </w:sdt>
                    </w:tc>
                  </w:sdtContent>
                </w:sdt>
              </w:tr>
            </w:sdtContent>
          </w:sdt>
          <w:sdt>
            <w:sdtPr>
              <w:tag w:val="goog_rdk_985"/>
            </w:sdtPr>
            <w:sdtContent>
              <w:tr>
                <w:trPr>
                  <w:trPrChange w:author="Iman Mohamed Atef Helal" w:id="331" w:date="2023-10-31T18:57:00Z">
                    <w:trPr>
                      <w:cantSplit w:val="0"/>
                      <w:trHeight w:val="20" w:hRule="atLeast"/>
                      <w:tblHeader w:val="0"/>
                    </w:trPr>
                  </w:trPrChange>
                </w:trPr>
                <w:sdt>
                  <w:sdtPr>
                    <w:tag w:val="goog_rdk_986"/>
                  </w:sdtPr>
                  <w:sdtContent>
                    <w:tc>
                      <w:tcPr>
                        <w:tcPrChange w:author="Iman Mohamed Atef Helal" w:id="331" w:date="2023-10-31T18:57: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87"/>
                        </w:sdtPr>
                        <w:sdtContent>
                          <w:p w:rsidR="00000000" w:rsidDel="00000000" w:rsidP="00000000" w:rsidRDefault="00000000" w:rsidRPr="00000000" w14:paraId="000004A3">
                            <w:pPr>
                              <w:spacing w:after="0" w:before="0" w:line="240" w:lineRule="auto"/>
                              <w:ind w:left="0" w:right="0" w:firstLine="0"/>
                              <w:jc w:val="left"/>
                              <w:rPr/>
                              <w:pPrChange w:author="Iman Mohamed Atef Helal" w:id="0" w:date="2023-10-31T18:57:00Z">
                                <w:pPr>
                                  <w:spacing w:after="0" w:before="0" w:lineRule="auto"/>
                                  <w:ind w:left="90" w:right="0" w:firstLine="0"/>
                                  <w:jc w:val="left"/>
                                </w:pPr>
                              </w:pPrChange>
                            </w:pPr>
                            <w:r w:rsidDel="00000000" w:rsidR="00000000" w:rsidRPr="00000000">
                              <w:rPr>
                                <w:rtl w:val="0"/>
                              </w:rPr>
                              <w:t xml:space="preserve">Exception scenario</w:t>
                            </w:r>
                          </w:p>
                        </w:sdtContent>
                      </w:sdt>
                    </w:tc>
                  </w:sdtContent>
                </w:sdt>
                <w:sdt>
                  <w:sdtPr>
                    <w:tag w:val="goog_rdk_988"/>
                  </w:sdtPr>
                  <w:sdtContent>
                    <w:tc>
                      <w:tcPr>
                        <w:gridSpan w:val="2"/>
                        <w:tcPrChange w:author="Iman Mohamed Atef Helal" w:id="331" w:date="2023-10-31T18:57:00Z">
                          <w:tcPr>
                            <w:tcBorders>
                              <w:bottom w:color="000000" w:space="0" w:sz="8" w:val="single"/>
                              <w:right w:color="000000" w:space="0" w:sz="8" w:val="single"/>
                            </w:tcBorders>
                            <w:shd w:fill="auto" w:val="clear"/>
                            <w:tcMar>
                              <w:top w:w="100.0" w:type="dxa"/>
                              <w:left w:w="100.0" w:type="dxa"/>
                              <w:bottom w:w="100.0" w:type="dxa"/>
                              <w:right w:w="100.0" w:type="dxa"/>
                            </w:tcMar>
                            <w:vAlign w:val="center"/>
                          </w:tcPr>
                        </w:tcPrChange>
                      </w:tcPr>
                      <w:sdt>
                        <w:sdtPr>
                          <w:tag w:val="goog_rdk_989"/>
                        </w:sdtPr>
                        <w:sdtContent>
                          <w:p w:rsidR="00000000" w:rsidDel="00000000" w:rsidP="00000000" w:rsidRDefault="00000000" w:rsidRPr="00000000" w14:paraId="000004A4">
                            <w:pPr>
                              <w:spacing w:after="0" w:before="0" w:line="240" w:lineRule="auto"/>
                              <w:ind w:left="0" w:right="0" w:firstLine="0"/>
                              <w:jc w:val="left"/>
                              <w:rPr>
                                <w:shd w:fill="auto" w:val="clear"/>
                                <w:rPrChange w:author="Iman Mohamed Atef Helal" w:id="352" w:date="2023-10-31T18:57:00Z">
                                  <w:rPr>
                                    <w:sz w:val="22"/>
                                    <w:szCs w:val="22"/>
                                  </w:rPr>
                                </w:rPrChange>
                              </w:rPr>
                              <w:pPrChange w:author="Iman Mohamed Atef Helal" w:id="0" w:date="2023-10-31T18:57:00Z">
                                <w:pPr>
                                  <w:spacing w:after="0" w:before="0" w:lineRule="auto"/>
                                  <w:ind w:left="90" w:right="0" w:firstLine="0"/>
                                  <w:jc w:val="left"/>
                                </w:pPr>
                              </w:pPrChange>
                            </w:pPr>
                            <w:r w:rsidDel="00000000" w:rsidR="00000000" w:rsidRPr="00000000">
                              <w:rPr>
                                <w:sz w:val="22"/>
                                <w:szCs w:val="22"/>
                                <w:rtl w:val="0"/>
                              </w:rPr>
                              <w:t xml:space="preserve">None </w:t>
                            </w:r>
                          </w:p>
                        </w:sdtContent>
                      </w:sdt>
                    </w:tc>
                  </w:sdtContent>
                </w:sdt>
              </w:tr>
            </w:sdtContent>
          </w:sdt>
        </w:tbl>
      </w:sdtContent>
    </w:sdt>
    <w:sdt>
      <w:sdtPr>
        <w:tag w:val="goog_rdk_994"/>
      </w:sdtPr>
      <w:sdtContent>
        <w:p w:rsidR="00000000" w:rsidDel="00000000" w:rsidP="00000000" w:rsidRDefault="00000000" w:rsidRPr="00000000" w14:paraId="000004A6">
          <w:pPr>
            <w:spacing w:after="0" w:lineRule="auto"/>
            <w:ind w:right="0" w:hanging="360"/>
            <w:jc w:val="left"/>
            <w:rPr>
              <w:del w:author="Iman Mohamed Atef Helal" w:id="353" w:date="2023-10-31T19:01:00Z"/>
              <w:sz w:val="22"/>
              <w:szCs w:val="22"/>
            </w:rPr>
          </w:pPr>
          <w:sdt>
            <w:sdtPr>
              <w:tag w:val="goog_rdk_993"/>
            </w:sdtPr>
            <w:sdtContent>
              <w:del w:author="Iman Mohamed Atef Helal" w:id="353" w:date="2023-10-31T19:01:00Z">
                <w:r w:rsidDel="00000000" w:rsidR="00000000" w:rsidRPr="00000000">
                  <w:rPr>
                    <w:rtl w:val="0"/>
                  </w:rPr>
                </w:r>
              </w:del>
            </w:sdtContent>
          </w:sdt>
        </w:p>
      </w:sdtContent>
    </w:sdt>
    <w:sdt>
      <w:sdtPr>
        <w:tag w:val="goog_rdk_996"/>
      </w:sdtPr>
      <w:sdtContent>
        <w:p w:rsidR="00000000" w:rsidDel="00000000" w:rsidP="00000000" w:rsidRDefault="00000000" w:rsidRPr="00000000" w14:paraId="000004A7">
          <w:pPr>
            <w:spacing w:after="0" w:lineRule="auto"/>
            <w:ind w:right="0" w:hanging="360"/>
            <w:jc w:val="left"/>
            <w:rPr>
              <w:del w:author="Iman Mohamed Atef Helal" w:id="353" w:date="2023-10-31T19:01:00Z"/>
              <w:b w:val="1"/>
              <w:sz w:val="22"/>
              <w:szCs w:val="22"/>
            </w:rPr>
          </w:pPr>
          <w:sdt>
            <w:sdtPr>
              <w:tag w:val="goog_rdk_995"/>
            </w:sdtPr>
            <w:sdtContent>
              <w:del w:author="Iman Mohamed Atef Helal" w:id="353" w:date="2023-10-31T19:01:00Z">
                <w:r w:rsidDel="00000000" w:rsidR="00000000" w:rsidRPr="00000000">
                  <w:rPr>
                    <w:rtl w:val="0"/>
                  </w:rPr>
                </w:r>
              </w:del>
            </w:sdtContent>
          </w:sdt>
        </w:p>
      </w:sdtContent>
    </w:sdt>
    <w:sdt>
      <w:sdtPr>
        <w:tag w:val="goog_rdk_998"/>
      </w:sdtPr>
      <w:sdtContent>
        <w:p w:rsidR="00000000" w:rsidDel="00000000" w:rsidP="00000000" w:rsidRDefault="00000000" w:rsidRPr="00000000" w14:paraId="000004A8">
          <w:pPr>
            <w:spacing w:after="0" w:lineRule="auto"/>
            <w:ind w:right="0" w:hanging="360"/>
            <w:jc w:val="left"/>
            <w:rPr>
              <w:del w:author="Iman Mohamed Atef Helal" w:id="353" w:date="2023-10-31T19:01:00Z"/>
              <w:b w:val="1"/>
              <w:sz w:val="22"/>
              <w:szCs w:val="22"/>
            </w:rPr>
          </w:pPr>
          <w:sdt>
            <w:sdtPr>
              <w:tag w:val="goog_rdk_997"/>
            </w:sdtPr>
            <w:sdtContent>
              <w:del w:author="Iman Mohamed Atef Helal" w:id="353" w:date="2023-10-31T19:01:00Z">
                <w:r w:rsidDel="00000000" w:rsidR="00000000" w:rsidRPr="00000000">
                  <w:rPr>
                    <w:rtl w:val="0"/>
                  </w:rPr>
                </w:r>
              </w:del>
            </w:sdtContent>
          </w:sdt>
        </w:p>
      </w:sdtContent>
    </w:sdt>
    <w:sdt>
      <w:sdtPr>
        <w:tag w:val="goog_rdk_1000"/>
      </w:sdtPr>
      <w:sdtContent>
        <w:p w:rsidR="00000000" w:rsidDel="00000000" w:rsidP="00000000" w:rsidRDefault="00000000" w:rsidRPr="00000000" w14:paraId="000004A9">
          <w:pPr>
            <w:spacing w:after="0" w:lineRule="auto"/>
            <w:ind w:right="0" w:hanging="360"/>
            <w:jc w:val="left"/>
            <w:rPr>
              <w:del w:author="Iman Mohamed Atef Helal" w:id="353" w:date="2023-10-31T19:01:00Z"/>
              <w:b w:val="1"/>
              <w:sz w:val="22"/>
              <w:szCs w:val="22"/>
            </w:rPr>
          </w:pPr>
          <w:sdt>
            <w:sdtPr>
              <w:tag w:val="goog_rdk_999"/>
            </w:sdtPr>
            <w:sdtContent>
              <w:del w:author="Iman Mohamed Atef Helal" w:id="353" w:date="2023-10-31T19:01:00Z">
                <w:r w:rsidDel="00000000" w:rsidR="00000000" w:rsidRPr="00000000">
                  <w:rPr>
                    <w:rtl w:val="0"/>
                  </w:rPr>
                </w:r>
              </w:del>
            </w:sdtContent>
          </w:sdt>
        </w:p>
      </w:sdtContent>
    </w:sdt>
    <w:sdt>
      <w:sdtPr>
        <w:tag w:val="goog_rdk_1002"/>
      </w:sdtPr>
      <w:sdtContent>
        <w:p w:rsidR="00000000" w:rsidDel="00000000" w:rsidP="00000000" w:rsidRDefault="00000000" w:rsidRPr="00000000" w14:paraId="000004AA">
          <w:pPr>
            <w:spacing w:after="0" w:lineRule="auto"/>
            <w:ind w:right="0" w:hanging="360"/>
            <w:jc w:val="left"/>
            <w:rPr>
              <w:del w:author="Iman Mohamed Atef Helal" w:id="353" w:date="2023-10-31T19:01:00Z"/>
              <w:b w:val="1"/>
              <w:sz w:val="22"/>
              <w:szCs w:val="22"/>
            </w:rPr>
          </w:pPr>
          <w:sdt>
            <w:sdtPr>
              <w:tag w:val="goog_rdk_1001"/>
            </w:sdtPr>
            <w:sdtContent>
              <w:del w:author="Iman Mohamed Atef Helal" w:id="353" w:date="2023-10-31T19:01:00Z">
                <w:r w:rsidDel="00000000" w:rsidR="00000000" w:rsidRPr="00000000">
                  <w:rPr>
                    <w:rtl w:val="0"/>
                  </w:rPr>
                </w:r>
              </w:del>
            </w:sdtContent>
          </w:sdt>
        </w:p>
      </w:sdtContent>
    </w:sdt>
    <w:sdt>
      <w:sdtPr>
        <w:tag w:val="goog_rdk_1004"/>
      </w:sdtPr>
      <w:sdtContent>
        <w:p w:rsidR="00000000" w:rsidDel="00000000" w:rsidP="00000000" w:rsidRDefault="00000000" w:rsidRPr="00000000" w14:paraId="000004AB">
          <w:pPr>
            <w:spacing w:after="0" w:lineRule="auto"/>
            <w:ind w:right="0" w:hanging="360"/>
            <w:jc w:val="left"/>
            <w:rPr>
              <w:del w:author="Iman Mohamed Atef Helal" w:id="353" w:date="2023-10-31T19:01:00Z"/>
              <w:b w:val="1"/>
              <w:sz w:val="22"/>
              <w:szCs w:val="22"/>
            </w:rPr>
          </w:pPr>
          <w:sdt>
            <w:sdtPr>
              <w:tag w:val="goog_rdk_1003"/>
            </w:sdtPr>
            <w:sdtContent>
              <w:del w:author="Iman Mohamed Atef Helal" w:id="353" w:date="2023-10-31T19:01:00Z">
                <w:r w:rsidDel="00000000" w:rsidR="00000000" w:rsidRPr="00000000">
                  <w:rPr>
                    <w:rtl w:val="0"/>
                  </w:rPr>
                </w:r>
              </w:del>
            </w:sdtContent>
          </w:sdt>
        </w:p>
      </w:sdtContent>
    </w:sdt>
    <w:sdt>
      <w:sdtPr>
        <w:tag w:val="goog_rdk_1006"/>
      </w:sdtPr>
      <w:sdtContent>
        <w:p w:rsidR="00000000" w:rsidDel="00000000" w:rsidP="00000000" w:rsidRDefault="00000000" w:rsidRPr="00000000" w14:paraId="000004AC">
          <w:pPr>
            <w:spacing w:after="0" w:lineRule="auto"/>
            <w:ind w:right="0" w:hanging="360"/>
            <w:jc w:val="left"/>
            <w:rPr>
              <w:del w:author="Iman Mohamed Atef Helal" w:id="353" w:date="2023-10-31T19:01:00Z"/>
              <w:b w:val="1"/>
              <w:sz w:val="22"/>
              <w:szCs w:val="22"/>
            </w:rPr>
          </w:pPr>
          <w:sdt>
            <w:sdtPr>
              <w:tag w:val="goog_rdk_1005"/>
            </w:sdtPr>
            <w:sdtContent>
              <w:del w:author="Iman Mohamed Atef Helal" w:id="353" w:date="2023-10-31T19:01:00Z">
                <w:r w:rsidDel="00000000" w:rsidR="00000000" w:rsidRPr="00000000">
                  <w:rPr>
                    <w:rtl w:val="0"/>
                  </w:rPr>
                </w:r>
              </w:del>
            </w:sdtContent>
          </w:sdt>
        </w:p>
      </w:sdtContent>
    </w:sdt>
    <w:sdt>
      <w:sdtPr>
        <w:tag w:val="goog_rdk_1008"/>
      </w:sdtPr>
      <w:sdtContent>
        <w:p w:rsidR="00000000" w:rsidDel="00000000" w:rsidP="00000000" w:rsidRDefault="00000000" w:rsidRPr="00000000" w14:paraId="000004AD">
          <w:pPr>
            <w:spacing w:after="0" w:lineRule="auto"/>
            <w:ind w:right="0" w:hanging="360"/>
            <w:jc w:val="left"/>
            <w:rPr>
              <w:del w:author="Iman Mohamed Atef Helal" w:id="353" w:date="2023-10-31T19:01:00Z"/>
              <w:b w:val="1"/>
              <w:sz w:val="22"/>
              <w:szCs w:val="22"/>
            </w:rPr>
          </w:pPr>
          <w:sdt>
            <w:sdtPr>
              <w:tag w:val="goog_rdk_1007"/>
            </w:sdtPr>
            <w:sdtContent>
              <w:del w:author="Iman Mohamed Atef Helal" w:id="353" w:date="2023-10-31T19:01:00Z">
                <w:r w:rsidDel="00000000" w:rsidR="00000000" w:rsidRPr="00000000">
                  <w:rPr>
                    <w:rtl w:val="0"/>
                  </w:rPr>
                </w:r>
              </w:del>
            </w:sdtContent>
          </w:sdt>
        </w:p>
      </w:sdtContent>
    </w:sdt>
    <w:sdt>
      <w:sdtPr>
        <w:tag w:val="goog_rdk_1010"/>
      </w:sdtPr>
      <w:sdtContent>
        <w:p w:rsidR="00000000" w:rsidDel="00000000" w:rsidP="00000000" w:rsidRDefault="00000000" w:rsidRPr="00000000" w14:paraId="000004AE">
          <w:pPr>
            <w:spacing w:after="0" w:lineRule="auto"/>
            <w:ind w:right="0" w:hanging="360"/>
            <w:jc w:val="left"/>
            <w:rPr>
              <w:del w:author="Iman Mohamed Atef Helal" w:id="353" w:date="2023-10-31T19:01:00Z"/>
              <w:b w:val="1"/>
              <w:sz w:val="22"/>
              <w:szCs w:val="22"/>
            </w:rPr>
          </w:pPr>
          <w:sdt>
            <w:sdtPr>
              <w:tag w:val="goog_rdk_1009"/>
            </w:sdtPr>
            <w:sdtContent>
              <w:del w:author="Iman Mohamed Atef Helal" w:id="353" w:date="2023-10-31T19:01:00Z">
                <w:r w:rsidDel="00000000" w:rsidR="00000000" w:rsidRPr="00000000">
                  <w:rPr>
                    <w:rtl w:val="0"/>
                  </w:rPr>
                </w:r>
              </w:del>
            </w:sdtContent>
          </w:sdt>
        </w:p>
      </w:sdtContent>
    </w:sdt>
    <w:sdt>
      <w:sdtPr>
        <w:tag w:val="goog_rdk_1012"/>
      </w:sdtPr>
      <w:sdtContent>
        <w:p w:rsidR="00000000" w:rsidDel="00000000" w:rsidP="00000000" w:rsidRDefault="00000000" w:rsidRPr="00000000" w14:paraId="000004AF">
          <w:pPr>
            <w:spacing w:after="0" w:lineRule="auto"/>
            <w:ind w:right="0" w:hanging="360"/>
            <w:jc w:val="left"/>
            <w:rPr>
              <w:del w:author="Iman Mohamed Atef Helal" w:id="353" w:date="2023-10-31T19:01:00Z"/>
              <w:b w:val="1"/>
              <w:sz w:val="22"/>
              <w:szCs w:val="22"/>
            </w:rPr>
          </w:pPr>
          <w:sdt>
            <w:sdtPr>
              <w:tag w:val="goog_rdk_1011"/>
            </w:sdtPr>
            <w:sdtContent>
              <w:del w:author="Iman Mohamed Atef Helal" w:id="353" w:date="2023-10-31T19:01:00Z">
                <w:r w:rsidDel="00000000" w:rsidR="00000000" w:rsidRPr="00000000">
                  <w:rPr>
                    <w:rtl w:val="0"/>
                  </w:rPr>
                </w:r>
              </w:del>
            </w:sdtContent>
          </w:sdt>
        </w:p>
      </w:sdtContent>
    </w:sdt>
    <w:sdt>
      <w:sdtPr>
        <w:tag w:val="goog_rdk_1014"/>
      </w:sdtPr>
      <w:sdtContent>
        <w:p w:rsidR="00000000" w:rsidDel="00000000" w:rsidP="00000000" w:rsidRDefault="00000000" w:rsidRPr="00000000" w14:paraId="000004B0">
          <w:pPr>
            <w:spacing w:after="0" w:lineRule="auto"/>
            <w:ind w:right="0" w:hanging="360"/>
            <w:jc w:val="left"/>
            <w:rPr>
              <w:del w:author="Iman Mohamed Atef Helal" w:id="353" w:date="2023-10-31T19:01:00Z"/>
              <w:b w:val="1"/>
              <w:sz w:val="22"/>
              <w:szCs w:val="22"/>
            </w:rPr>
          </w:pPr>
          <w:sdt>
            <w:sdtPr>
              <w:tag w:val="goog_rdk_1013"/>
            </w:sdtPr>
            <w:sdtContent>
              <w:del w:author="Iman Mohamed Atef Helal" w:id="353" w:date="2023-10-31T19:01:00Z">
                <w:r w:rsidDel="00000000" w:rsidR="00000000" w:rsidRPr="00000000">
                  <w:rPr>
                    <w:rtl w:val="0"/>
                  </w:rPr>
                </w:r>
              </w:del>
            </w:sdtContent>
          </w:sdt>
        </w:p>
      </w:sdtContent>
    </w:sdt>
    <w:sdt>
      <w:sdtPr>
        <w:tag w:val="goog_rdk_1016"/>
      </w:sdtPr>
      <w:sdtContent>
        <w:p w:rsidR="00000000" w:rsidDel="00000000" w:rsidP="00000000" w:rsidRDefault="00000000" w:rsidRPr="00000000" w14:paraId="000004B1">
          <w:pPr>
            <w:spacing w:after="0" w:lineRule="auto"/>
            <w:ind w:right="0" w:hanging="360"/>
            <w:jc w:val="left"/>
            <w:rPr>
              <w:del w:author="Iman Mohamed Atef Helal" w:id="353" w:date="2023-10-31T19:01:00Z"/>
              <w:b w:val="1"/>
              <w:sz w:val="22"/>
              <w:szCs w:val="22"/>
            </w:rPr>
          </w:pPr>
          <w:sdt>
            <w:sdtPr>
              <w:tag w:val="goog_rdk_1015"/>
            </w:sdtPr>
            <w:sdtContent>
              <w:del w:author="Iman Mohamed Atef Helal" w:id="353" w:date="2023-10-31T19:01:00Z">
                <w:r w:rsidDel="00000000" w:rsidR="00000000" w:rsidRPr="00000000">
                  <w:rPr>
                    <w:rtl w:val="0"/>
                  </w:rPr>
                </w:r>
              </w:del>
            </w:sdtContent>
          </w:sdt>
        </w:p>
      </w:sdtContent>
    </w:sdt>
    <w:sdt>
      <w:sdtPr>
        <w:tag w:val="goog_rdk_1018"/>
      </w:sdtPr>
      <w:sdtContent>
        <w:p w:rsidR="00000000" w:rsidDel="00000000" w:rsidP="00000000" w:rsidRDefault="00000000" w:rsidRPr="00000000" w14:paraId="000004B2">
          <w:pPr>
            <w:spacing w:after="0" w:lineRule="auto"/>
            <w:ind w:left="0" w:right="0" w:firstLine="0"/>
            <w:jc w:val="left"/>
            <w:rPr>
              <w:del w:author="Iman Mohamed Atef Helal" w:id="353" w:date="2023-10-31T19:01:00Z"/>
              <w:b w:val="1"/>
              <w:sz w:val="22"/>
              <w:szCs w:val="22"/>
            </w:rPr>
          </w:pPr>
          <w:sdt>
            <w:sdtPr>
              <w:tag w:val="goog_rdk_1017"/>
            </w:sdtPr>
            <w:sdtContent>
              <w:del w:author="Iman Mohamed Atef Helal" w:id="353" w:date="2023-10-31T19:01:00Z">
                <w:r w:rsidDel="00000000" w:rsidR="00000000" w:rsidRPr="00000000">
                  <w:rPr>
                    <w:rtl w:val="0"/>
                  </w:rPr>
                </w:r>
              </w:del>
            </w:sdtContent>
          </w:sdt>
        </w:p>
      </w:sdtContent>
    </w:sdt>
    <w:sdt>
      <w:sdtPr>
        <w:tag w:val="goog_rdk_1020"/>
      </w:sdtPr>
      <w:sdtContent>
        <w:p w:rsidR="00000000" w:rsidDel="00000000" w:rsidP="00000000" w:rsidRDefault="00000000" w:rsidRPr="00000000" w14:paraId="000004B3">
          <w:pPr>
            <w:spacing w:after="0" w:lineRule="auto"/>
            <w:ind w:right="0" w:hanging="360"/>
            <w:jc w:val="left"/>
            <w:rPr>
              <w:del w:author="Iman Mohamed Atef Helal" w:id="353" w:date="2023-10-31T19:01:00Z"/>
              <w:b w:val="1"/>
              <w:sz w:val="22"/>
              <w:szCs w:val="22"/>
            </w:rPr>
          </w:pPr>
          <w:sdt>
            <w:sdtPr>
              <w:tag w:val="goog_rdk_1019"/>
            </w:sdtPr>
            <w:sdtContent>
              <w:del w:author="Iman Mohamed Atef Helal" w:id="353" w:date="2023-10-31T19:01:00Z">
                <w:r w:rsidDel="00000000" w:rsidR="00000000" w:rsidRPr="00000000">
                  <w:rPr>
                    <w:rtl w:val="0"/>
                  </w:rPr>
                </w:r>
              </w:del>
            </w:sdtContent>
          </w:sdt>
        </w:p>
      </w:sdtContent>
    </w:sdt>
    <w:p w:rsidR="00000000" w:rsidDel="00000000" w:rsidP="00000000" w:rsidRDefault="00000000" w:rsidRPr="00000000" w14:paraId="000004B4">
      <w:pPr>
        <w:spacing w:after="0" w:lineRule="auto"/>
        <w:ind w:right="0" w:hanging="360"/>
        <w:jc w:val="left"/>
        <w:rPr>
          <w:b w:val="1"/>
          <w:sz w:val="22"/>
          <w:szCs w:val="22"/>
        </w:rPr>
      </w:pPr>
      <w:r w:rsidDel="00000000" w:rsidR="00000000" w:rsidRPr="00000000">
        <w:rPr>
          <w:b w:val="1"/>
          <w:sz w:val="22"/>
          <w:szCs w:val="22"/>
          <w:rtl w:val="0"/>
        </w:rPr>
        <w:t xml:space="preserve">15: Teacher Integrates YouTube Video </w:t>
      </w:r>
    </w:p>
    <w:p w:rsidR="00000000" w:rsidDel="00000000" w:rsidP="00000000" w:rsidRDefault="00000000" w:rsidRPr="00000000" w14:paraId="000004B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6">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4B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16 Use Case Description 15</w:t>
      </w:r>
    </w:p>
    <w:tbl>
      <w:tblPr>
        <w:tblStyle w:val="Table23"/>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3790"/>
        <w:gridCol w:w="3656"/>
        <w:tblGridChange w:id="0">
          <w:tblGrid>
            <w:gridCol w:w="1560"/>
            <w:gridCol w:w="3790"/>
            <w:gridCol w:w="3656"/>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8">
            <w:pPr>
              <w:spacing w:after="0" w:before="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9">
            <w:pPr>
              <w:spacing w:after="0" w:before="0" w:lineRule="auto"/>
              <w:ind w:left="0" w:right="0" w:firstLine="0"/>
              <w:jc w:val="left"/>
              <w:rPr>
                <w:sz w:val="22"/>
                <w:szCs w:val="22"/>
              </w:rPr>
            </w:pPr>
            <w:r w:rsidDel="00000000" w:rsidR="00000000" w:rsidRPr="00000000">
              <w:rPr>
                <w:sz w:val="22"/>
                <w:szCs w:val="22"/>
                <w:rtl w:val="0"/>
              </w:rPr>
              <w:t xml:space="preserve">Case 15 </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B">
            <w:pPr>
              <w:spacing w:after="0" w:before="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BC">
            <w:pPr>
              <w:spacing w:after="0" w:before="0" w:lineRule="auto"/>
              <w:ind w:left="0" w:right="0" w:firstLine="0"/>
              <w:jc w:val="left"/>
              <w:rPr>
                <w:sz w:val="22"/>
                <w:szCs w:val="22"/>
              </w:rPr>
            </w:pPr>
            <w:r w:rsidDel="00000000" w:rsidR="00000000" w:rsidRPr="00000000">
              <w:rPr>
                <w:sz w:val="22"/>
                <w:szCs w:val="22"/>
                <w:rtl w:val="0"/>
              </w:rPr>
              <w:t xml:space="preserve">YouTube Video Integration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E">
            <w:pPr>
              <w:spacing w:after="0" w:before="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F">
            <w:pPr>
              <w:spacing w:after="0" w:before="0" w:lineRule="auto"/>
              <w:ind w:left="0" w:right="0" w:firstLine="0"/>
              <w:jc w:val="left"/>
              <w:rPr>
                <w:sz w:val="22"/>
                <w:szCs w:val="22"/>
              </w:rPr>
            </w:pPr>
            <w:r w:rsidDel="00000000" w:rsidR="00000000" w:rsidRPr="00000000">
              <w:rPr>
                <w:sz w:val="22"/>
                <w:szCs w:val="22"/>
                <w:rtl w:val="0"/>
              </w:rPr>
              <w:t xml:space="preserve">Teacher</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1">
            <w:pPr>
              <w:spacing w:after="0" w:before="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2">
            <w:pPr>
              <w:spacing w:after="0" w:before="0" w:lineRule="auto"/>
              <w:ind w:left="0" w:right="0" w:firstLine="0"/>
              <w:jc w:val="left"/>
              <w:rPr>
                <w:sz w:val="22"/>
                <w:szCs w:val="22"/>
              </w:rPr>
            </w:pPr>
            <w:r w:rsidDel="00000000" w:rsidR="00000000" w:rsidRPr="00000000">
              <w:rPr>
                <w:sz w:val="22"/>
                <w:szCs w:val="22"/>
                <w:rtl w:val="0"/>
              </w:rPr>
              <w:t xml:space="preserve">Teacher is logged into their account and accesses the course where they want to include a YouTube video.</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4">
            <w:pPr>
              <w:spacing w:after="0" w:before="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5">
            <w:pPr>
              <w:spacing w:after="0" w:before="0" w:lineRule="auto"/>
              <w:ind w:left="0" w:right="0" w:firstLine="0"/>
              <w:jc w:val="left"/>
              <w:rPr>
                <w:sz w:val="22"/>
                <w:szCs w:val="22"/>
              </w:rPr>
            </w:pPr>
            <w:r w:rsidDel="00000000" w:rsidR="00000000" w:rsidRPr="00000000">
              <w:rPr>
                <w:sz w:val="22"/>
                <w:szCs w:val="22"/>
                <w:rtl w:val="0"/>
              </w:rPr>
              <w:t xml:space="preserve">The YouTube video is added to the course content.</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7">
            <w:pPr>
              <w:spacing w:after="0" w:before="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8">
            <w:pPr>
              <w:spacing w:after="0" w:before="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9">
            <w:pPr>
              <w:spacing w:after="0" w:before="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pastes the YouTube video link (URL) into the provided field.</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C">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E">
            <w:pPr>
              <w:spacing w:after="0" w:before="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validates the URL and fetches the video details.</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1">
            <w:pPr>
              <w:spacing w:after="0" w:before="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adds the YouTube video in the course content.</w:t>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3">
            <w:pPr>
              <w:spacing w:after="0" w:before="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4">
            <w:pPr>
              <w:spacing w:after="0" w:before="0" w:lineRule="auto"/>
              <w:ind w:left="0" w:right="0" w:firstLine="0"/>
              <w:jc w:val="left"/>
              <w:rPr>
                <w:sz w:val="22"/>
                <w:szCs w:val="22"/>
              </w:rPr>
            </w:pPr>
            <w:r w:rsidDel="00000000" w:rsidR="00000000" w:rsidRPr="00000000">
              <w:rPr>
                <w:sz w:val="22"/>
                <w:szCs w:val="22"/>
                <w:rtl w:val="0"/>
              </w:rPr>
              <w:t xml:space="preserve">Invalid or inaccessible YouTube video URL.</w:t>
            </w:r>
          </w:p>
        </w:tc>
      </w:tr>
    </w:tbl>
    <w:p w:rsidR="00000000" w:rsidDel="00000000" w:rsidP="00000000" w:rsidRDefault="00000000" w:rsidRPr="00000000" w14:paraId="000004D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D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E">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DF">
      <w:pPr>
        <w:spacing w:after="0" w:lineRule="auto"/>
        <w:ind w:right="0" w:hanging="360"/>
        <w:jc w:val="left"/>
        <w:rPr>
          <w:b w:val="1"/>
          <w:sz w:val="22"/>
          <w:szCs w:val="22"/>
        </w:rPr>
      </w:pPr>
      <w:r w:rsidDel="00000000" w:rsidR="00000000" w:rsidRPr="00000000">
        <w:rPr>
          <w:b w:val="1"/>
          <w:sz w:val="22"/>
          <w:szCs w:val="22"/>
          <w:rtl w:val="0"/>
        </w:rPr>
        <w:t xml:space="preserve">16: User Accesses Profile Settings</w:t>
      </w:r>
    </w:p>
    <w:p w:rsidR="00000000" w:rsidDel="00000000" w:rsidP="00000000" w:rsidRDefault="00000000" w:rsidRPr="00000000" w14:paraId="000004E0">
      <w:pPr>
        <w:spacing w:after="0" w:lineRule="auto"/>
        <w:ind w:left="0" w:firstLine="0"/>
        <w:rPr>
          <w:sz w:val="22"/>
          <w:szCs w:val="22"/>
        </w:rPr>
      </w:pPr>
      <w:r w:rsidDel="00000000" w:rsidR="00000000" w:rsidRPr="00000000">
        <w:rPr>
          <w:rtl w:val="0"/>
        </w:rPr>
      </w:r>
    </w:p>
    <w:p w:rsidR="00000000" w:rsidDel="00000000" w:rsidP="00000000" w:rsidRDefault="00000000" w:rsidRPr="00000000" w14:paraId="000004E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17 Use Case Description 16</w:t>
      </w:r>
    </w:p>
    <w:tbl>
      <w:tblPr>
        <w:tblStyle w:val="Table24"/>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8"/>
        <w:gridCol w:w="5563"/>
        <w:gridCol w:w="1995"/>
        <w:tblGridChange w:id="0">
          <w:tblGrid>
            <w:gridCol w:w="1448"/>
            <w:gridCol w:w="5563"/>
            <w:gridCol w:w="1995"/>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2">
            <w:pPr>
              <w:spacing w:after="0" w:before="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3">
            <w:pPr>
              <w:spacing w:after="0" w:before="0" w:lineRule="auto"/>
              <w:ind w:left="90" w:right="0" w:firstLine="0"/>
              <w:jc w:val="left"/>
              <w:rPr>
                <w:sz w:val="22"/>
                <w:szCs w:val="22"/>
              </w:rPr>
            </w:pPr>
            <w:r w:rsidDel="00000000" w:rsidR="00000000" w:rsidRPr="00000000">
              <w:rPr>
                <w:sz w:val="22"/>
                <w:szCs w:val="22"/>
                <w:rtl w:val="0"/>
              </w:rPr>
              <w:t xml:space="preserve">Case 16 </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5">
            <w:pPr>
              <w:spacing w:after="0" w:before="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6">
            <w:pPr>
              <w:spacing w:after="0" w:before="0" w:lineRule="auto"/>
              <w:ind w:left="90" w:right="0" w:firstLine="0"/>
              <w:jc w:val="left"/>
              <w:rPr>
                <w:sz w:val="22"/>
                <w:szCs w:val="22"/>
              </w:rPr>
            </w:pPr>
            <w:r w:rsidDel="00000000" w:rsidR="00000000" w:rsidRPr="00000000">
              <w:rPr>
                <w:sz w:val="22"/>
                <w:szCs w:val="22"/>
                <w:rtl w:val="0"/>
              </w:rPr>
              <w:t xml:space="preserve">Accessing User Settings</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8">
            <w:pPr>
              <w:spacing w:after="0" w:before="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9">
            <w:pPr>
              <w:spacing w:after="0" w:before="0" w:lineRule="auto"/>
              <w:ind w:left="90" w:right="0" w:firstLine="0"/>
              <w:jc w:val="left"/>
              <w:rPr>
                <w:sz w:val="22"/>
                <w:szCs w:val="22"/>
              </w:rPr>
            </w:pPr>
            <w:r w:rsidDel="00000000" w:rsidR="00000000" w:rsidRPr="00000000">
              <w:rPr>
                <w:sz w:val="22"/>
                <w:szCs w:val="22"/>
                <w:rtl w:val="0"/>
              </w:rPr>
              <w:t xml:space="preserve">Student, Teacher, Admin </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B">
            <w:pPr>
              <w:spacing w:after="0" w:before="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C">
            <w:pPr>
              <w:spacing w:after="0" w:before="0" w:lineRule="auto"/>
              <w:ind w:left="90" w:right="0" w:firstLine="0"/>
              <w:jc w:val="left"/>
              <w:rPr>
                <w:sz w:val="22"/>
                <w:szCs w:val="22"/>
              </w:rPr>
            </w:pPr>
            <w:r w:rsidDel="00000000" w:rsidR="00000000" w:rsidRPr="00000000">
              <w:rPr>
                <w:sz w:val="22"/>
                <w:szCs w:val="22"/>
                <w:rtl w:val="0"/>
              </w:rPr>
              <w:t xml:space="preserve">User is logged into their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E">
            <w:pPr>
              <w:spacing w:after="0" w:before="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F">
            <w:pPr>
              <w:spacing w:after="0" w:before="0" w:lineRule="auto"/>
              <w:ind w:left="90" w:right="0" w:firstLine="0"/>
              <w:jc w:val="left"/>
              <w:rPr>
                <w:sz w:val="22"/>
                <w:szCs w:val="22"/>
              </w:rPr>
            </w:pPr>
            <w:r w:rsidDel="00000000" w:rsidR="00000000" w:rsidRPr="00000000">
              <w:rPr>
                <w:sz w:val="22"/>
                <w:szCs w:val="22"/>
                <w:rtl w:val="0"/>
              </w:rPr>
              <w:t xml:space="preserve">User's settings are updated as per their preferences.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1">
            <w:pPr>
              <w:spacing w:after="0" w:before="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2">
            <w:pPr>
              <w:spacing w:after="0" w:before="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3">
            <w:pPr>
              <w:spacing w:after="0" w:before="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accesses account settings.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6">
            <w:pPr>
              <w:spacing w:after="0" w:before="0" w:lineRule="auto"/>
              <w:ind w:left="9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customize aspects including profile information, privacy settings, notification preferences, language preferences, theme selection, accessibility settings, security settings, email preferences, and data management.</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9">
            <w:pPr>
              <w:spacing w:after="0" w:before="0" w:lineRule="auto"/>
              <w:ind w:left="9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save their settings.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C">
            <w:pPr>
              <w:spacing w:after="0" w:before="0" w:lineRule="auto"/>
              <w:ind w:left="9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E">
            <w:pPr>
              <w:spacing w:after="0" w:before="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applies changes</w:t>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0">
            <w:pPr>
              <w:spacing w:after="0" w:before="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1">
            <w:pPr>
              <w:spacing w:after="0" w:before="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03">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04">
      <w:pPr>
        <w:spacing w:after="0" w:lineRule="auto"/>
        <w:ind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50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06">
      <w:pPr>
        <w:spacing w:after="0" w:lineRule="auto"/>
        <w:ind w:right="0" w:hanging="360"/>
        <w:jc w:val="left"/>
        <w:rPr>
          <w:b w:val="1"/>
          <w:sz w:val="22"/>
          <w:szCs w:val="22"/>
        </w:rPr>
      </w:pPr>
      <w:r w:rsidDel="00000000" w:rsidR="00000000" w:rsidRPr="00000000">
        <w:rPr>
          <w:b w:val="1"/>
          <w:sz w:val="22"/>
          <w:szCs w:val="22"/>
          <w:rtl w:val="0"/>
        </w:rPr>
        <w:t xml:space="preserve">17: Feedback Mechanisms </w:t>
      </w:r>
    </w:p>
    <w:p w:rsidR="00000000" w:rsidDel="00000000" w:rsidP="00000000" w:rsidRDefault="00000000" w:rsidRPr="00000000" w14:paraId="0000050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08">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50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18 Use Case Description 17</w:t>
      </w:r>
    </w:p>
    <w:tbl>
      <w:tblPr>
        <w:tblStyle w:val="Table25"/>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7"/>
        <w:gridCol w:w="4108"/>
        <w:gridCol w:w="3171"/>
        <w:tblGridChange w:id="0">
          <w:tblGrid>
            <w:gridCol w:w="1727"/>
            <w:gridCol w:w="4108"/>
            <w:gridCol w:w="3171"/>
          </w:tblGrid>
        </w:tblGridChange>
      </w:tblGrid>
      <w:tr>
        <w:trPr>
          <w:cantSplit w:val="0"/>
          <w:trHeight w:val="144"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A">
            <w:pPr>
              <w:spacing w:after="0" w:before="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B">
            <w:pPr>
              <w:spacing w:after="0" w:before="0" w:lineRule="auto"/>
              <w:ind w:left="90" w:right="0" w:firstLine="0"/>
              <w:jc w:val="left"/>
              <w:rPr>
                <w:sz w:val="22"/>
                <w:szCs w:val="22"/>
              </w:rPr>
            </w:pPr>
            <w:r w:rsidDel="00000000" w:rsidR="00000000" w:rsidRPr="00000000">
              <w:rPr>
                <w:sz w:val="22"/>
                <w:szCs w:val="22"/>
                <w:rtl w:val="0"/>
              </w:rPr>
              <w:t xml:space="preserve">Case 17 </w:t>
            </w:r>
          </w:p>
        </w:tc>
      </w:tr>
      <w:tr>
        <w:trPr>
          <w:cantSplit w:val="0"/>
          <w:trHeight w:val="144"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D">
            <w:pPr>
              <w:spacing w:after="0" w:before="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E">
            <w:pPr>
              <w:spacing w:after="0" w:before="0" w:lineRule="auto"/>
              <w:ind w:left="90" w:right="0" w:firstLine="0"/>
              <w:jc w:val="left"/>
              <w:rPr>
                <w:sz w:val="22"/>
                <w:szCs w:val="22"/>
              </w:rPr>
            </w:pPr>
            <w:r w:rsidDel="00000000" w:rsidR="00000000" w:rsidRPr="00000000">
              <w:rPr>
                <w:sz w:val="22"/>
                <w:szCs w:val="22"/>
                <w:rtl w:val="0"/>
              </w:rPr>
              <w:t xml:space="preserve">Providing Feedback</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0">
            <w:pPr>
              <w:spacing w:after="0" w:before="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1">
            <w:pPr>
              <w:spacing w:after="0" w:before="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3">
            <w:pPr>
              <w:spacing w:after="0" w:before="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4">
            <w:pPr>
              <w:spacing w:after="0" w:before="0" w:lineRule="auto"/>
              <w:ind w:left="90" w:right="0" w:firstLine="0"/>
              <w:jc w:val="left"/>
              <w:rPr>
                <w:sz w:val="22"/>
                <w:szCs w:val="22"/>
              </w:rPr>
            </w:pPr>
            <w:r w:rsidDel="00000000" w:rsidR="00000000" w:rsidRPr="00000000">
              <w:rPr>
                <w:sz w:val="22"/>
                <w:szCs w:val="22"/>
                <w:rtl w:val="0"/>
              </w:rPr>
              <w:t xml:space="preserve">User is logged into their account.</w:t>
            </w:r>
          </w:p>
        </w:tc>
      </w:tr>
      <w:tr>
        <w:trPr>
          <w:cantSplit w:val="0"/>
          <w:trHeight w:val="14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6">
            <w:pPr>
              <w:spacing w:after="0" w:before="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7">
            <w:pPr>
              <w:spacing w:after="0" w:before="0" w:lineRule="auto"/>
              <w:ind w:left="90" w:right="0" w:firstLine="0"/>
              <w:jc w:val="left"/>
              <w:rPr>
                <w:sz w:val="22"/>
                <w:szCs w:val="22"/>
              </w:rPr>
            </w:pPr>
            <w:r w:rsidDel="00000000" w:rsidR="00000000" w:rsidRPr="00000000">
              <w:rPr>
                <w:sz w:val="22"/>
                <w:szCs w:val="22"/>
                <w:rtl w:val="0"/>
              </w:rPr>
              <w:t xml:space="preserve">User feedback is collected for improvement.</w:t>
            </w:r>
          </w:p>
        </w:tc>
      </w:tr>
      <w:tr>
        <w:trPr>
          <w:cantSplit w:val="0"/>
          <w:trHeight w:val="144"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9">
            <w:pPr>
              <w:spacing w:after="0" w:before="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A">
            <w:pPr>
              <w:spacing w:after="0" w:before="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B">
            <w:pPr>
              <w:spacing w:after="0" w:before="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14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provide feedback through surveys, ratings, and open forums.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E">
            <w:pPr>
              <w:spacing w:after="0" w:before="0" w:lineRule="auto"/>
              <w:ind w:left="90" w:right="0" w:firstLine="0"/>
              <w:jc w:val="left"/>
              <w:rPr>
                <w:sz w:val="22"/>
                <w:szCs w:val="22"/>
              </w:rPr>
            </w:pPr>
            <w:r w:rsidDel="00000000" w:rsidR="00000000" w:rsidRPr="00000000">
              <w:rPr>
                <w:rtl w:val="0"/>
              </w:rPr>
            </w:r>
          </w:p>
          <w:p w:rsidR="00000000" w:rsidDel="00000000" w:rsidP="00000000" w:rsidRDefault="00000000" w:rsidRPr="00000000" w14:paraId="0000051F">
            <w:pPr>
              <w:spacing w:after="0" w:before="0" w:lineRule="auto"/>
              <w:ind w:left="90" w:right="0" w:firstLine="0"/>
              <w:jc w:val="left"/>
              <w:rPr>
                <w:sz w:val="22"/>
                <w:szCs w:val="22"/>
              </w:rPr>
            </w:pPr>
            <w:r w:rsidDel="00000000" w:rsidR="00000000" w:rsidRPr="00000000">
              <w:rPr>
                <w:rtl w:val="0"/>
              </w:rPr>
            </w:r>
          </w:p>
        </w:tc>
      </w:tr>
      <w:tr>
        <w:trPr>
          <w:cantSplit w:val="0"/>
          <w:trHeight w:val="14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1">
            <w:pPr>
              <w:spacing w:after="0" w:before="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records the provided feedback</w:t>
            </w:r>
          </w:p>
        </w:tc>
      </w:tr>
      <w:tr>
        <w:trPr>
          <w:cantSplit w:val="0"/>
          <w:trHeight w:val="144"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3">
            <w:pPr>
              <w:spacing w:after="0" w:before="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4">
            <w:pPr>
              <w:spacing w:after="0" w:before="0" w:line="24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2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2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2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6">
      <w:pPr>
        <w:spacing w:after="0" w:lineRule="auto"/>
        <w:ind w:right="0" w:hanging="360"/>
        <w:jc w:val="left"/>
        <w:rPr>
          <w:b w:val="1"/>
          <w:sz w:val="22"/>
          <w:szCs w:val="22"/>
        </w:rPr>
      </w:pPr>
      <w:r w:rsidDel="00000000" w:rsidR="00000000" w:rsidRPr="00000000">
        <w:rPr>
          <w:b w:val="1"/>
          <w:sz w:val="22"/>
          <w:szCs w:val="22"/>
          <w:rtl w:val="0"/>
        </w:rPr>
        <w:t xml:space="preserve">18: Assessment Tools/Teacher Dashboard </w:t>
      </w:r>
    </w:p>
    <w:p w:rsidR="00000000" w:rsidDel="00000000" w:rsidP="00000000" w:rsidRDefault="00000000" w:rsidRPr="00000000" w14:paraId="0000053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8">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53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19 Use Case Description 18</w:t>
      </w:r>
    </w:p>
    <w:tbl>
      <w:tblPr>
        <w:tblStyle w:val="Table26"/>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6"/>
        <w:gridCol w:w="3355"/>
        <w:gridCol w:w="4275"/>
        <w:tblGridChange w:id="0">
          <w:tblGrid>
            <w:gridCol w:w="1376"/>
            <w:gridCol w:w="3355"/>
            <w:gridCol w:w="4275"/>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A">
            <w:pPr>
              <w:spacing w:after="0" w:before="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B">
            <w:pPr>
              <w:spacing w:after="0" w:before="0" w:lineRule="auto"/>
              <w:ind w:left="90" w:right="0" w:firstLine="0"/>
              <w:jc w:val="left"/>
              <w:rPr>
                <w:sz w:val="22"/>
                <w:szCs w:val="22"/>
              </w:rPr>
            </w:pPr>
            <w:r w:rsidDel="00000000" w:rsidR="00000000" w:rsidRPr="00000000">
              <w:rPr>
                <w:sz w:val="22"/>
                <w:szCs w:val="22"/>
                <w:rtl w:val="0"/>
              </w:rPr>
              <w:t xml:space="preserve">Case 18</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D">
            <w:pPr>
              <w:spacing w:after="0" w:before="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E">
            <w:pPr>
              <w:spacing w:after="0" w:before="0" w:lineRule="auto"/>
              <w:ind w:left="90" w:right="0" w:firstLine="0"/>
              <w:jc w:val="left"/>
              <w:rPr>
                <w:sz w:val="22"/>
                <w:szCs w:val="22"/>
              </w:rPr>
            </w:pPr>
            <w:r w:rsidDel="00000000" w:rsidR="00000000" w:rsidRPr="00000000">
              <w:rPr>
                <w:sz w:val="22"/>
                <w:szCs w:val="22"/>
                <w:rtl w:val="0"/>
              </w:rPr>
              <w:t xml:space="preserve">Assessment and Dashboard</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0">
            <w:pPr>
              <w:spacing w:after="0" w:before="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1">
            <w:pPr>
              <w:spacing w:after="0" w:before="0"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3">
            <w:pPr>
              <w:spacing w:after="0" w:before="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4">
            <w:pPr>
              <w:spacing w:after="0" w:before="0" w:lineRule="auto"/>
              <w:ind w:left="90" w:right="0" w:firstLine="0"/>
              <w:jc w:val="left"/>
              <w:rPr>
                <w:sz w:val="22"/>
                <w:szCs w:val="22"/>
              </w:rPr>
            </w:pPr>
            <w:r w:rsidDel="00000000" w:rsidR="00000000" w:rsidRPr="00000000">
              <w:rPr>
                <w:sz w:val="22"/>
                <w:szCs w:val="22"/>
                <w:rtl w:val="0"/>
              </w:rPr>
              <w:t xml:space="preserve">Teacher is logged into their account and has access to the course management section.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6">
            <w:pPr>
              <w:spacing w:after="0" w:before="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7">
            <w:pPr>
              <w:spacing w:after="0" w:before="0" w:lineRule="auto"/>
              <w:ind w:left="90" w:right="0" w:firstLine="0"/>
              <w:jc w:val="left"/>
              <w:rPr>
                <w:sz w:val="22"/>
                <w:szCs w:val="22"/>
              </w:rPr>
            </w:pPr>
            <w:r w:rsidDel="00000000" w:rsidR="00000000" w:rsidRPr="00000000">
              <w:rPr>
                <w:sz w:val="22"/>
                <w:szCs w:val="22"/>
                <w:rtl w:val="0"/>
              </w:rPr>
              <w:t xml:space="preserve">Teachers can design, administer assessments and manage courses efficiently.</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9">
            <w:pPr>
              <w:spacing w:after="0" w:before="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A">
            <w:pPr>
              <w:spacing w:after="0" w:before="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B">
            <w:pPr>
              <w:spacing w:after="0" w:before="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D">
            <w:pPr>
              <w:spacing w:after="0" w:before="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provides assessment tools, automated grading, feedback mechanisms, course modifications, and course analytics to teachers.</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designs and administers quizzes, assignments, and assessments.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1">
            <w:pPr>
              <w:spacing w:after="0" w:before="0" w:lineRule="auto"/>
              <w:ind w:left="90" w:right="0" w:firstLine="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2">
            <w:pPr>
              <w:spacing w:after="0" w:before="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3">
            <w:pPr>
              <w:spacing w:after="0" w:before="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55">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5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8">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5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F">
      <w:pPr>
        <w:spacing w:after="0" w:lineRule="auto"/>
        <w:ind w:right="0" w:hanging="360"/>
        <w:jc w:val="left"/>
        <w:rPr>
          <w:b w:val="1"/>
          <w:sz w:val="22"/>
          <w:szCs w:val="22"/>
        </w:rPr>
      </w:pPr>
      <w:r w:rsidDel="00000000" w:rsidR="00000000" w:rsidRPr="00000000">
        <w:br w:type="page"/>
      </w:r>
      <w:r w:rsidDel="00000000" w:rsidR="00000000" w:rsidRPr="00000000">
        <w:rPr>
          <w:b w:val="1"/>
          <w:sz w:val="22"/>
          <w:szCs w:val="22"/>
          <w:rtl w:val="0"/>
        </w:rPr>
        <w:t xml:space="preserve">19: Student Downloads Materials  </w:t>
      </w:r>
    </w:p>
    <w:p w:rsidR="00000000" w:rsidDel="00000000" w:rsidP="00000000" w:rsidRDefault="00000000" w:rsidRPr="00000000" w14:paraId="0000056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20 Use Case Description 19</w:t>
      </w:r>
    </w:p>
    <w:tbl>
      <w:tblPr>
        <w:tblStyle w:val="Table27"/>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4446"/>
        <w:gridCol w:w="3015"/>
        <w:tblGridChange w:id="0">
          <w:tblGrid>
            <w:gridCol w:w="1545"/>
            <w:gridCol w:w="4446"/>
            <w:gridCol w:w="3015"/>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61">
            <w:pPr>
              <w:spacing w:after="0" w:before="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62">
            <w:pPr>
              <w:spacing w:after="0" w:before="0" w:lineRule="auto"/>
              <w:ind w:left="0" w:right="0" w:firstLine="0"/>
              <w:jc w:val="left"/>
              <w:rPr>
                <w:sz w:val="22"/>
                <w:szCs w:val="22"/>
              </w:rPr>
            </w:pPr>
            <w:r w:rsidDel="00000000" w:rsidR="00000000" w:rsidRPr="00000000">
              <w:rPr>
                <w:sz w:val="22"/>
                <w:szCs w:val="22"/>
                <w:rtl w:val="0"/>
              </w:rPr>
              <w:t xml:space="preserve">Case 19</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64">
            <w:pPr>
              <w:spacing w:after="0" w:before="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65">
            <w:pPr>
              <w:spacing w:after="0" w:before="0" w:lineRule="auto"/>
              <w:ind w:left="0" w:right="0" w:firstLine="0"/>
              <w:jc w:val="left"/>
              <w:rPr>
                <w:sz w:val="22"/>
                <w:szCs w:val="22"/>
              </w:rPr>
            </w:pPr>
            <w:r w:rsidDel="00000000" w:rsidR="00000000" w:rsidRPr="00000000">
              <w:rPr>
                <w:sz w:val="22"/>
                <w:szCs w:val="22"/>
                <w:rtl w:val="0"/>
              </w:rPr>
              <w:t xml:space="preserve">Downloading Course Materials</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7">
            <w:pPr>
              <w:spacing w:after="0" w:before="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8">
            <w:pPr>
              <w:spacing w:after="0" w:before="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A">
            <w:pPr>
              <w:spacing w:after="0" w:before="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B">
            <w:pPr>
              <w:spacing w:after="0" w:before="0" w:lineRule="auto"/>
              <w:ind w:left="0" w:right="0" w:firstLine="0"/>
              <w:jc w:val="left"/>
              <w:rPr>
                <w:sz w:val="22"/>
                <w:szCs w:val="22"/>
              </w:rPr>
            </w:pPr>
            <w:r w:rsidDel="00000000" w:rsidR="00000000" w:rsidRPr="00000000">
              <w:rPr>
                <w:sz w:val="22"/>
                <w:szCs w:val="22"/>
                <w:rtl w:val="0"/>
              </w:rPr>
              <w:t xml:space="preserve">Students are logged into their account and access the course materials section.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D">
            <w:pPr>
              <w:spacing w:after="0" w:before="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E">
            <w:pPr>
              <w:spacing w:after="0" w:before="0" w:lineRule="auto"/>
              <w:ind w:left="0" w:right="0" w:firstLine="0"/>
              <w:jc w:val="left"/>
              <w:rPr>
                <w:sz w:val="22"/>
                <w:szCs w:val="22"/>
              </w:rPr>
            </w:pPr>
            <w:r w:rsidDel="00000000" w:rsidR="00000000" w:rsidRPr="00000000">
              <w:rPr>
                <w:sz w:val="22"/>
                <w:szCs w:val="22"/>
                <w:rtl w:val="0"/>
              </w:rPr>
              <w:t xml:space="preserve">The selected course material is downloaded to the student's device.</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0">
            <w:pPr>
              <w:spacing w:after="0" w:before="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1">
            <w:pPr>
              <w:spacing w:after="0" w:before="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2">
            <w:pPr>
              <w:spacing w:after="0" w:before="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navigate to the "Course Materials" or "Resources" section of the course.</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5">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locate the specific material they want to download and open it.</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8">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Within the material view, the student finds and clicks on the "Download" button/icon.</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B">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selects the download location and confirms the download.</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E">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0">
            <w:pPr>
              <w:spacing w:after="0" w:before="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generates the download file.</w:t>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2">
            <w:pPr>
              <w:spacing w:after="0" w:before="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3">
            <w:pPr>
              <w:spacing w:after="0" w:before="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85">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86">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87">
      <w:pPr>
        <w:spacing w:after="0" w:lineRule="auto"/>
        <w:ind w:right="0" w:hanging="360"/>
        <w:jc w:val="left"/>
        <w:rPr>
          <w:b w:val="1"/>
          <w:sz w:val="22"/>
          <w:szCs w:val="22"/>
        </w:rPr>
      </w:pPr>
      <w:r w:rsidDel="00000000" w:rsidR="00000000" w:rsidRPr="00000000">
        <w:rPr>
          <w:b w:val="1"/>
          <w:sz w:val="22"/>
          <w:szCs w:val="22"/>
          <w:rtl w:val="0"/>
        </w:rPr>
        <w:t xml:space="preserve">20: Admin Manages Users Information</w:t>
      </w:r>
    </w:p>
    <w:p w:rsidR="00000000" w:rsidDel="00000000" w:rsidP="00000000" w:rsidRDefault="00000000" w:rsidRPr="00000000" w14:paraId="00000588">
      <w:pPr>
        <w:spacing w:after="0" w:lineRule="auto"/>
        <w:ind w:left="0" w:firstLine="0"/>
        <w:rPr>
          <w:sz w:val="22"/>
          <w:szCs w:val="22"/>
        </w:rPr>
      </w:pPr>
      <w:r w:rsidDel="00000000" w:rsidR="00000000" w:rsidRPr="00000000">
        <w:rPr>
          <w:rtl w:val="0"/>
        </w:rPr>
      </w:r>
    </w:p>
    <w:p w:rsidR="00000000" w:rsidDel="00000000" w:rsidP="00000000" w:rsidRDefault="00000000" w:rsidRPr="00000000" w14:paraId="0000058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21 Use Case Description 20</w:t>
      </w:r>
    </w:p>
    <w:tbl>
      <w:tblPr>
        <w:tblStyle w:val="Table28"/>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8"/>
        <w:gridCol w:w="5704"/>
        <w:gridCol w:w="1404"/>
        <w:tblGridChange w:id="0">
          <w:tblGrid>
            <w:gridCol w:w="1898"/>
            <w:gridCol w:w="5704"/>
            <w:gridCol w:w="1404"/>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A">
            <w:pPr>
              <w:spacing w:after="0" w:before="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B">
            <w:pPr>
              <w:spacing w:after="0" w:before="0" w:lineRule="auto"/>
              <w:ind w:left="0" w:right="0" w:firstLine="0"/>
              <w:jc w:val="left"/>
              <w:rPr>
                <w:sz w:val="22"/>
                <w:szCs w:val="22"/>
              </w:rPr>
            </w:pPr>
            <w:r w:rsidDel="00000000" w:rsidR="00000000" w:rsidRPr="00000000">
              <w:rPr>
                <w:sz w:val="22"/>
                <w:szCs w:val="22"/>
                <w:rtl w:val="0"/>
              </w:rPr>
              <w:t xml:space="preserve">Case 20</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D">
            <w:pPr>
              <w:spacing w:after="0" w:before="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E">
            <w:pPr>
              <w:spacing w:after="0" w:before="0" w:lineRule="auto"/>
              <w:ind w:left="0" w:right="0" w:firstLine="0"/>
              <w:jc w:val="left"/>
              <w:rPr>
                <w:sz w:val="22"/>
                <w:szCs w:val="22"/>
              </w:rPr>
            </w:pPr>
            <w:r w:rsidDel="00000000" w:rsidR="00000000" w:rsidRPr="00000000">
              <w:rPr>
                <w:sz w:val="22"/>
                <w:szCs w:val="22"/>
                <w:rtl w:val="0"/>
              </w:rPr>
              <w:t xml:space="preserve">User Management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0">
            <w:pPr>
              <w:spacing w:after="0" w:before="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1">
            <w:pPr>
              <w:spacing w:after="0" w:before="0" w:lineRule="auto"/>
              <w:ind w:left="0" w:right="0" w:firstLine="0"/>
              <w:jc w:val="left"/>
              <w:rPr>
                <w:sz w:val="22"/>
                <w:szCs w:val="22"/>
              </w:rPr>
            </w:pPr>
            <w:r w:rsidDel="00000000" w:rsidR="00000000" w:rsidRPr="00000000">
              <w:rPr>
                <w:sz w:val="22"/>
                <w:szCs w:val="22"/>
                <w:rtl w:val="0"/>
              </w:rPr>
              <w:t xml:space="preserve">Admin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3">
            <w:pPr>
              <w:spacing w:after="0" w:before="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4">
            <w:pPr>
              <w:spacing w:after="0" w:before="0" w:lineRule="auto"/>
              <w:ind w:left="0" w:right="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6">
            <w:pPr>
              <w:spacing w:after="0" w:before="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7">
            <w:pPr>
              <w:spacing w:after="0" w:before="0" w:lineRule="auto"/>
              <w:ind w:left="0" w:right="0" w:firstLine="0"/>
              <w:jc w:val="left"/>
              <w:rPr>
                <w:sz w:val="22"/>
                <w:szCs w:val="22"/>
              </w:rPr>
            </w:pPr>
            <w:r w:rsidDel="00000000" w:rsidR="00000000" w:rsidRPr="00000000">
              <w:rPr>
                <w:sz w:val="22"/>
                <w:szCs w:val="22"/>
                <w:rtl w:val="0"/>
              </w:rPr>
              <w:t xml:space="preserve">User accounts are managed according to Admin's actions.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9">
            <w:pPr>
              <w:spacing w:after="0" w:before="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A">
            <w:pPr>
              <w:spacing w:after="0" w:before="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B">
            <w:pPr>
              <w:spacing w:after="0" w:before="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views a list of all users registered on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E">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accesses individual user profiles to view and edit their information.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1">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resets passwords for users or forces password changes.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4">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deactivates or suspends user accounts if necessary.</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7">
            <w:pPr>
              <w:spacing w:after="0" w:before="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5A8">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reactivates previously suspended accounts.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B">
            <w:pPr>
              <w:spacing w:after="0" w:before="0" w:lineRule="auto"/>
              <w:ind w:left="0" w:right="0" w:firstLine="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C">
            <w:pPr>
              <w:spacing w:after="0" w:before="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D">
            <w:pPr>
              <w:spacing w:after="0" w:before="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A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B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B1">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B2">
      <w:pPr>
        <w:spacing w:after="0" w:lineRule="auto"/>
        <w:ind w:right="0" w:hanging="360"/>
        <w:jc w:val="left"/>
        <w:rPr>
          <w:b w:val="1"/>
          <w:sz w:val="22"/>
          <w:szCs w:val="22"/>
        </w:rPr>
      </w:pPr>
      <w:r w:rsidDel="00000000" w:rsidR="00000000" w:rsidRPr="00000000">
        <w:rPr>
          <w:b w:val="1"/>
          <w:sz w:val="22"/>
          <w:szCs w:val="22"/>
          <w:rtl w:val="0"/>
        </w:rPr>
        <w:t xml:space="preserve">21: Admin Controls Courses </w:t>
      </w:r>
    </w:p>
    <w:p w:rsidR="00000000" w:rsidDel="00000000" w:rsidP="00000000" w:rsidRDefault="00000000" w:rsidRPr="00000000" w14:paraId="000005B3">
      <w:pPr>
        <w:spacing w:after="0" w:lineRule="auto"/>
        <w:ind w:left="0" w:firstLine="0"/>
        <w:rPr>
          <w:sz w:val="22"/>
          <w:szCs w:val="22"/>
        </w:rPr>
      </w:pPr>
      <w:r w:rsidDel="00000000" w:rsidR="00000000" w:rsidRPr="00000000">
        <w:rPr>
          <w:rtl w:val="0"/>
        </w:rPr>
      </w:r>
    </w:p>
    <w:p w:rsidR="00000000" w:rsidDel="00000000" w:rsidP="00000000" w:rsidRDefault="00000000" w:rsidRPr="00000000" w14:paraId="000005B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22 Use Case Description 21</w:t>
      </w:r>
    </w:p>
    <w:tbl>
      <w:tblPr>
        <w:tblStyle w:val="Table29"/>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1"/>
        <w:gridCol w:w="6047"/>
        <w:gridCol w:w="1158"/>
        <w:tblGridChange w:id="0">
          <w:tblGrid>
            <w:gridCol w:w="1801"/>
            <w:gridCol w:w="6047"/>
            <w:gridCol w:w="1158"/>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B5">
            <w:pPr>
              <w:spacing w:after="0" w:before="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B6">
            <w:pPr>
              <w:spacing w:after="0" w:before="0" w:lineRule="auto"/>
              <w:ind w:left="0" w:right="-300" w:firstLine="0"/>
              <w:jc w:val="left"/>
              <w:rPr>
                <w:sz w:val="22"/>
                <w:szCs w:val="22"/>
              </w:rPr>
            </w:pPr>
            <w:r w:rsidDel="00000000" w:rsidR="00000000" w:rsidRPr="00000000">
              <w:rPr>
                <w:sz w:val="22"/>
                <w:szCs w:val="22"/>
                <w:rtl w:val="0"/>
              </w:rPr>
              <w:t xml:space="preserve">Case 21</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B8">
            <w:pPr>
              <w:spacing w:after="0" w:before="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B9">
            <w:pPr>
              <w:spacing w:after="0" w:before="0" w:lineRule="auto"/>
              <w:ind w:left="0" w:right="-300" w:firstLine="0"/>
              <w:jc w:val="left"/>
              <w:rPr>
                <w:sz w:val="22"/>
                <w:szCs w:val="22"/>
              </w:rPr>
            </w:pPr>
            <w:r w:rsidDel="00000000" w:rsidR="00000000" w:rsidRPr="00000000">
              <w:rPr>
                <w:sz w:val="22"/>
                <w:szCs w:val="22"/>
                <w:rtl w:val="0"/>
              </w:rPr>
              <w:t xml:space="preserve">Course Management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B">
            <w:pPr>
              <w:spacing w:after="0" w:before="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C">
            <w:pPr>
              <w:spacing w:after="0" w:before="0"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E">
            <w:pPr>
              <w:spacing w:after="0" w:before="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F">
            <w:pPr>
              <w:spacing w:after="0" w:before="0"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1">
            <w:pPr>
              <w:spacing w:after="0" w:before="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2">
            <w:pPr>
              <w:spacing w:after="0" w:before="0" w:lineRule="auto"/>
              <w:ind w:left="0" w:right="-300" w:firstLine="0"/>
              <w:jc w:val="left"/>
              <w:rPr>
                <w:sz w:val="22"/>
                <w:szCs w:val="22"/>
              </w:rPr>
            </w:pPr>
            <w:r w:rsidDel="00000000" w:rsidR="00000000" w:rsidRPr="00000000">
              <w:rPr>
                <w:sz w:val="22"/>
                <w:szCs w:val="22"/>
                <w:rtl w:val="0"/>
              </w:rPr>
              <w:t xml:space="preserve">Course-related actions are executed according to the Admin's decisions.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4">
            <w:pPr>
              <w:spacing w:after="0" w:before="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5">
            <w:pPr>
              <w:spacing w:after="0" w:before="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6">
            <w:pPr>
              <w:spacing w:after="0" w:before="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views a list of all courses offered on the platform.</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9">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modifies or deletes courses.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C">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assigns or changes instructors for courses.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F">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sets course enrollment limits.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2">
            <w:pPr>
              <w:spacing w:after="0" w:before="0" w:lineRule="auto"/>
              <w:ind w:right="0" w:hanging="360"/>
              <w:jc w:val="left"/>
              <w:rPr>
                <w:sz w:val="22"/>
                <w:szCs w:val="22"/>
              </w:rPr>
            </w:pPr>
            <w:r w:rsidDel="00000000" w:rsidR="00000000" w:rsidRPr="00000000">
              <w:rPr>
                <w:rtl w:val="0"/>
              </w:rPr>
            </w:r>
          </w:p>
          <w:p w:rsidR="00000000" w:rsidDel="00000000" w:rsidP="00000000" w:rsidRDefault="00000000" w:rsidRPr="00000000" w14:paraId="000005D3">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archives or temporarily hides courses.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6">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reviews and approves/disapproves course content created by teachers.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9">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A">
            <w:pPr>
              <w:spacing w:after="0" w:before="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B">
            <w:pPr>
              <w:spacing w:after="0" w:before="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D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D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E0">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E1">
      <w:pPr>
        <w:spacing w:after="0" w:lineRule="auto"/>
        <w:ind w:right="0" w:hanging="360"/>
        <w:jc w:val="left"/>
        <w:rPr>
          <w:sz w:val="22"/>
          <w:szCs w:val="22"/>
        </w:rPr>
      </w:pPr>
      <w:r w:rsidDel="00000000" w:rsidR="00000000" w:rsidRPr="00000000">
        <w:rPr>
          <w:b w:val="1"/>
          <w:sz w:val="22"/>
          <w:szCs w:val="22"/>
          <w:rtl w:val="0"/>
        </w:rPr>
        <w:t xml:space="preserve">22: Admin Updates Platform setting</w:t>
      </w:r>
      <w:r w:rsidDel="00000000" w:rsidR="00000000" w:rsidRPr="00000000">
        <w:rPr>
          <w:rtl w:val="0"/>
        </w:rPr>
      </w:r>
    </w:p>
    <w:p w:rsidR="00000000" w:rsidDel="00000000" w:rsidP="00000000" w:rsidRDefault="00000000" w:rsidRPr="00000000" w14:paraId="000005E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E3">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5E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23 Use Case Description 22</w:t>
      </w:r>
    </w:p>
    <w:tbl>
      <w:tblPr>
        <w:tblStyle w:val="Table30"/>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2"/>
        <w:gridCol w:w="6185"/>
        <w:gridCol w:w="1089"/>
        <w:tblGridChange w:id="0">
          <w:tblGrid>
            <w:gridCol w:w="1732"/>
            <w:gridCol w:w="6185"/>
            <w:gridCol w:w="1089"/>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E5">
            <w:pPr>
              <w:spacing w:after="0" w:before="0" w:lineRule="auto"/>
              <w:ind w:left="0" w:right="-21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E6">
            <w:pPr>
              <w:spacing w:after="0" w:before="0" w:lineRule="auto"/>
              <w:ind w:left="0" w:right="-210" w:firstLine="0"/>
              <w:jc w:val="left"/>
              <w:rPr>
                <w:sz w:val="22"/>
                <w:szCs w:val="22"/>
              </w:rPr>
            </w:pPr>
            <w:r w:rsidDel="00000000" w:rsidR="00000000" w:rsidRPr="00000000">
              <w:rPr>
                <w:sz w:val="22"/>
                <w:szCs w:val="22"/>
                <w:rtl w:val="0"/>
              </w:rPr>
              <w:t xml:space="preserve">Case 22</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E8">
            <w:pPr>
              <w:spacing w:after="0" w:before="0" w:lineRule="auto"/>
              <w:ind w:left="0" w:right="-21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E9">
            <w:pPr>
              <w:spacing w:after="0" w:before="0" w:lineRule="auto"/>
              <w:ind w:left="0" w:right="-210" w:firstLine="0"/>
              <w:jc w:val="left"/>
              <w:rPr>
                <w:sz w:val="22"/>
                <w:szCs w:val="22"/>
              </w:rPr>
            </w:pPr>
            <w:r w:rsidDel="00000000" w:rsidR="00000000" w:rsidRPr="00000000">
              <w:rPr>
                <w:sz w:val="22"/>
                <w:szCs w:val="22"/>
                <w:rtl w:val="0"/>
              </w:rPr>
              <w:t xml:space="preserve">Platform Content Management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B">
            <w:pPr>
              <w:spacing w:after="0" w:before="0" w:lineRule="auto"/>
              <w:ind w:left="0" w:right="-21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C">
            <w:pPr>
              <w:spacing w:after="0" w:before="0" w:lineRule="auto"/>
              <w:ind w:left="0" w:right="-210" w:firstLine="0"/>
              <w:jc w:val="left"/>
              <w:rPr>
                <w:sz w:val="22"/>
                <w:szCs w:val="22"/>
              </w:rPr>
            </w:pPr>
            <w:r w:rsidDel="00000000" w:rsidR="00000000" w:rsidRPr="00000000">
              <w:rPr>
                <w:sz w:val="22"/>
                <w:szCs w:val="22"/>
                <w:rtl w:val="0"/>
              </w:rPr>
              <w:t xml:space="preserve">Admin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E">
            <w:pPr>
              <w:spacing w:after="0" w:before="0" w:lineRule="auto"/>
              <w:ind w:left="0" w:right="-21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F">
            <w:pPr>
              <w:spacing w:after="0" w:before="0" w:lineRule="auto"/>
              <w:ind w:left="0" w:right="-21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1">
            <w:pPr>
              <w:spacing w:after="0" w:before="0" w:lineRule="auto"/>
              <w:ind w:left="0" w:right="-21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2">
            <w:pPr>
              <w:spacing w:after="0" w:before="0" w:lineRule="auto"/>
              <w:ind w:left="0" w:right="-210" w:firstLine="0"/>
              <w:jc w:val="left"/>
              <w:rPr>
                <w:sz w:val="22"/>
                <w:szCs w:val="22"/>
              </w:rPr>
            </w:pPr>
            <w:r w:rsidDel="00000000" w:rsidR="00000000" w:rsidRPr="00000000">
              <w:rPr>
                <w:sz w:val="22"/>
                <w:szCs w:val="22"/>
                <w:rtl w:val="0"/>
              </w:rPr>
              <w:t xml:space="preserve">Platform content is managed based on Admin's actions.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4">
            <w:pPr>
              <w:spacing w:after="0" w:before="0" w:lineRule="auto"/>
              <w:ind w:left="0" w:right="-21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5">
            <w:pPr>
              <w:spacing w:after="0" w:before="0" w:lineRule="auto"/>
              <w:ind w:left="0" w:right="-21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6">
            <w:pPr>
              <w:spacing w:after="0" w:before="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21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accesses and manages the platform's content repository.</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9">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21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adds, edits, or deletes platform-level materials (e.g., templates, guidelines, policies).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C">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21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restricts access to certain content based on user roles or permissions.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F">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0">
            <w:pPr>
              <w:spacing w:after="0" w:before="0" w:lineRule="auto"/>
              <w:ind w:left="0" w:right="-21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1">
            <w:pPr>
              <w:spacing w:after="0" w:before="0" w:lineRule="auto"/>
              <w:ind w:left="0" w:right="-21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0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0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05">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06">
      <w:pPr>
        <w:spacing w:after="0" w:lineRule="auto"/>
        <w:ind w:right="0" w:hanging="360"/>
        <w:jc w:val="left"/>
        <w:rPr>
          <w:b w:val="1"/>
          <w:sz w:val="22"/>
          <w:szCs w:val="22"/>
        </w:rPr>
      </w:pPr>
      <w:r w:rsidDel="00000000" w:rsidR="00000000" w:rsidRPr="00000000">
        <w:rPr>
          <w:b w:val="1"/>
          <w:sz w:val="22"/>
          <w:szCs w:val="22"/>
          <w:rtl w:val="0"/>
        </w:rPr>
        <w:t xml:space="preserve">23: Admin Manages Roles and Permissions </w:t>
      </w:r>
    </w:p>
    <w:p w:rsidR="00000000" w:rsidDel="00000000" w:rsidP="00000000" w:rsidRDefault="00000000" w:rsidRPr="00000000" w14:paraId="0000060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24 Use Case Description 23</w:t>
      </w:r>
    </w:p>
    <w:tbl>
      <w:tblPr>
        <w:tblStyle w:val="Table31"/>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3"/>
        <w:gridCol w:w="5640"/>
        <w:gridCol w:w="1473"/>
        <w:tblGridChange w:id="0">
          <w:tblGrid>
            <w:gridCol w:w="1893"/>
            <w:gridCol w:w="5640"/>
            <w:gridCol w:w="1473"/>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08">
            <w:pPr>
              <w:spacing w:after="0" w:before="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09">
            <w:pPr>
              <w:spacing w:after="0" w:before="0" w:lineRule="auto"/>
              <w:ind w:left="0" w:right="-300" w:firstLine="0"/>
              <w:jc w:val="left"/>
              <w:rPr>
                <w:sz w:val="22"/>
                <w:szCs w:val="22"/>
              </w:rPr>
            </w:pPr>
            <w:r w:rsidDel="00000000" w:rsidR="00000000" w:rsidRPr="00000000">
              <w:rPr>
                <w:sz w:val="22"/>
                <w:szCs w:val="22"/>
                <w:rtl w:val="0"/>
              </w:rPr>
              <w:t xml:space="preserve">Case 23 </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0B">
            <w:pPr>
              <w:spacing w:after="0" w:before="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0C">
            <w:pPr>
              <w:spacing w:after="0" w:before="0" w:lineRule="auto"/>
              <w:ind w:left="0" w:right="-300" w:firstLine="0"/>
              <w:jc w:val="left"/>
              <w:rPr>
                <w:sz w:val="22"/>
                <w:szCs w:val="22"/>
              </w:rPr>
            </w:pPr>
            <w:r w:rsidDel="00000000" w:rsidR="00000000" w:rsidRPr="00000000">
              <w:rPr>
                <w:sz w:val="22"/>
                <w:szCs w:val="22"/>
                <w:rtl w:val="0"/>
              </w:rPr>
              <w:t xml:space="preserve">Role and Permission Management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E">
            <w:pPr>
              <w:spacing w:after="0" w:before="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F">
            <w:pPr>
              <w:spacing w:after="0" w:before="0"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1">
            <w:pPr>
              <w:spacing w:after="0" w:before="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2">
            <w:pPr>
              <w:spacing w:after="0" w:before="0"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4">
            <w:pPr>
              <w:spacing w:after="0" w:before="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5">
            <w:pPr>
              <w:spacing w:after="0" w:before="0" w:lineRule="auto"/>
              <w:ind w:left="0" w:right="-300" w:firstLine="0"/>
              <w:jc w:val="left"/>
              <w:rPr>
                <w:sz w:val="22"/>
                <w:szCs w:val="22"/>
              </w:rPr>
            </w:pPr>
            <w:r w:rsidDel="00000000" w:rsidR="00000000" w:rsidRPr="00000000">
              <w:rPr>
                <w:sz w:val="22"/>
                <w:szCs w:val="22"/>
                <w:rtl w:val="0"/>
              </w:rPr>
              <w:t xml:space="preserve">User roles and permissions are managed as per the Admin's actions.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7">
            <w:pPr>
              <w:spacing w:after="0" w:before="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8">
            <w:pPr>
              <w:spacing w:after="0" w:before="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9">
            <w:pPr>
              <w:spacing w:after="0" w:before="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defines and manages user roles and permissions.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C">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creates custom user roles with specific permissions.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F">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assigns roles to users or groups of users.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2">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revokes or modifies permissions for specific users or roles.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5">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tracks changes to roles and permissions.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8">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9">
            <w:pPr>
              <w:spacing w:after="0" w:before="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A">
            <w:pPr>
              <w:spacing w:after="0" w:before="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2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2E">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2F">
      <w:pPr>
        <w:spacing w:after="0" w:lineRule="auto"/>
        <w:ind w:right="0" w:hanging="360"/>
        <w:jc w:val="left"/>
        <w:rPr>
          <w:b w:val="1"/>
          <w:sz w:val="22"/>
          <w:szCs w:val="22"/>
        </w:rPr>
      </w:pPr>
      <w:r w:rsidDel="00000000" w:rsidR="00000000" w:rsidRPr="00000000">
        <w:rPr>
          <w:b w:val="1"/>
          <w:sz w:val="22"/>
          <w:szCs w:val="22"/>
          <w:rtl w:val="0"/>
        </w:rPr>
        <w:t xml:space="preserve">24: Admin Accesses Reports and Analytics</w:t>
      </w:r>
    </w:p>
    <w:p w:rsidR="00000000" w:rsidDel="00000000" w:rsidP="00000000" w:rsidRDefault="00000000" w:rsidRPr="00000000" w14:paraId="0000063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631">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63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25 Use Case Description 24</w:t>
      </w:r>
    </w:p>
    <w:tbl>
      <w:tblPr>
        <w:tblStyle w:val="Table32"/>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6"/>
        <w:gridCol w:w="6309"/>
        <w:gridCol w:w="981"/>
        <w:tblGridChange w:id="0">
          <w:tblGrid>
            <w:gridCol w:w="1716"/>
            <w:gridCol w:w="6309"/>
            <w:gridCol w:w="981"/>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33">
            <w:pPr>
              <w:spacing w:after="0" w:before="0" w:lineRule="auto"/>
              <w:ind w:left="9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34">
            <w:pPr>
              <w:spacing w:after="0" w:before="0" w:lineRule="auto"/>
              <w:ind w:left="90" w:right="-300" w:firstLine="0"/>
              <w:jc w:val="left"/>
              <w:rPr>
                <w:sz w:val="22"/>
                <w:szCs w:val="22"/>
              </w:rPr>
            </w:pPr>
            <w:r w:rsidDel="00000000" w:rsidR="00000000" w:rsidRPr="00000000">
              <w:rPr>
                <w:sz w:val="22"/>
                <w:szCs w:val="22"/>
                <w:rtl w:val="0"/>
              </w:rPr>
              <w:t xml:space="preserve">Case 24 </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36">
            <w:pPr>
              <w:spacing w:after="0" w:before="0" w:lineRule="auto"/>
              <w:ind w:left="9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37">
            <w:pPr>
              <w:spacing w:after="0" w:before="0" w:lineRule="auto"/>
              <w:ind w:left="90" w:right="-300" w:firstLine="0"/>
              <w:jc w:val="left"/>
              <w:rPr>
                <w:sz w:val="22"/>
                <w:szCs w:val="22"/>
              </w:rPr>
            </w:pPr>
            <w:r w:rsidDel="00000000" w:rsidR="00000000" w:rsidRPr="00000000">
              <w:rPr>
                <w:sz w:val="22"/>
                <w:szCs w:val="22"/>
                <w:rtl w:val="0"/>
              </w:rPr>
              <w:t xml:space="preserve">Reports and Analytics Management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9">
            <w:pPr>
              <w:spacing w:after="0" w:before="0" w:lineRule="auto"/>
              <w:ind w:left="9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A">
            <w:pPr>
              <w:spacing w:after="0" w:before="0" w:lineRule="auto"/>
              <w:ind w:left="90" w:right="-300" w:firstLine="0"/>
              <w:jc w:val="left"/>
              <w:rPr>
                <w:sz w:val="22"/>
                <w:szCs w:val="22"/>
              </w:rPr>
            </w:pPr>
            <w:r w:rsidDel="00000000" w:rsidR="00000000" w:rsidRPr="00000000">
              <w:rPr>
                <w:sz w:val="22"/>
                <w:szCs w:val="22"/>
                <w:rtl w:val="0"/>
              </w:rPr>
              <w:t xml:space="preserve">Admin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C">
            <w:pPr>
              <w:spacing w:after="0" w:before="0" w:lineRule="auto"/>
              <w:ind w:left="9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D">
            <w:pPr>
              <w:spacing w:after="0" w:before="0" w:lineRule="auto"/>
              <w:ind w:left="9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F">
            <w:pPr>
              <w:spacing w:after="0" w:before="0" w:lineRule="auto"/>
              <w:ind w:left="9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0">
            <w:pPr>
              <w:spacing w:after="0" w:before="0" w:lineRule="auto"/>
              <w:ind w:left="90" w:right="-300" w:firstLine="0"/>
              <w:jc w:val="left"/>
              <w:rPr>
                <w:sz w:val="22"/>
                <w:szCs w:val="22"/>
              </w:rPr>
            </w:pPr>
            <w:r w:rsidDel="00000000" w:rsidR="00000000" w:rsidRPr="00000000">
              <w:rPr>
                <w:sz w:val="22"/>
                <w:szCs w:val="22"/>
                <w:rtl w:val="0"/>
              </w:rPr>
              <w:t xml:space="preserve">Admins can make informed decisions based on the insights from reports and analytics.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2">
            <w:pPr>
              <w:spacing w:after="0" w:before="0" w:lineRule="auto"/>
              <w:ind w:left="9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3">
            <w:pPr>
              <w:spacing w:after="0" w:before="0" w:lineRule="auto"/>
              <w:ind w:left="9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4">
            <w:pPr>
              <w:spacing w:after="0" w:before="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accesses comprehensive reports and analytics on user activity, course engagement, and platform usage.</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7">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uses analytics to identify trends, areas for improvement, and potential issues.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A">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B">
            <w:pPr>
              <w:spacing w:after="0" w:before="0" w:lineRule="auto"/>
              <w:ind w:left="9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C">
            <w:pPr>
              <w:spacing w:after="0" w:before="0" w:lineRule="auto"/>
              <w:ind w:left="9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4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4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5">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56">
      <w:pPr>
        <w:spacing w:after="0" w:lineRule="auto"/>
        <w:ind w:right="0" w:hanging="360"/>
        <w:jc w:val="left"/>
        <w:rPr>
          <w:b w:val="1"/>
          <w:sz w:val="22"/>
          <w:szCs w:val="22"/>
        </w:rPr>
      </w:pPr>
      <w:r w:rsidDel="00000000" w:rsidR="00000000" w:rsidRPr="00000000">
        <w:rPr>
          <w:b w:val="1"/>
          <w:sz w:val="22"/>
          <w:szCs w:val="22"/>
          <w:rtl w:val="0"/>
        </w:rPr>
        <w:t xml:space="preserve">25: Admin configures System </w:t>
      </w:r>
    </w:p>
    <w:p w:rsidR="00000000" w:rsidDel="00000000" w:rsidP="00000000" w:rsidRDefault="00000000" w:rsidRPr="00000000" w14:paraId="0000065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58">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65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26 Use Case Description 25</w:t>
      </w:r>
    </w:p>
    <w:tbl>
      <w:tblPr>
        <w:tblStyle w:val="Table33"/>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1"/>
        <w:gridCol w:w="5699"/>
        <w:gridCol w:w="1546"/>
        <w:tblGridChange w:id="0">
          <w:tblGrid>
            <w:gridCol w:w="1761"/>
            <w:gridCol w:w="5699"/>
            <w:gridCol w:w="1546"/>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5A">
            <w:pPr>
              <w:spacing w:after="0" w:before="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5B">
            <w:pPr>
              <w:spacing w:after="0" w:before="0" w:lineRule="auto"/>
              <w:ind w:left="0" w:right="-300" w:firstLine="0"/>
              <w:jc w:val="left"/>
              <w:rPr>
                <w:sz w:val="22"/>
                <w:szCs w:val="22"/>
              </w:rPr>
            </w:pPr>
            <w:r w:rsidDel="00000000" w:rsidR="00000000" w:rsidRPr="00000000">
              <w:rPr>
                <w:sz w:val="22"/>
                <w:szCs w:val="22"/>
                <w:rtl w:val="0"/>
              </w:rPr>
              <w:t xml:space="preserve">Case 25 </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5D">
            <w:pPr>
              <w:spacing w:after="0" w:before="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5E">
            <w:pPr>
              <w:spacing w:after="0" w:before="0" w:lineRule="auto"/>
              <w:ind w:left="0" w:right="-300" w:firstLine="0"/>
              <w:jc w:val="left"/>
              <w:rPr>
                <w:sz w:val="22"/>
                <w:szCs w:val="22"/>
              </w:rPr>
            </w:pPr>
            <w:r w:rsidDel="00000000" w:rsidR="00000000" w:rsidRPr="00000000">
              <w:rPr>
                <w:sz w:val="22"/>
                <w:szCs w:val="22"/>
                <w:rtl w:val="0"/>
              </w:rPr>
              <w:t xml:space="preserve">System Configuration Management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0">
            <w:pPr>
              <w:spacing w:after="0" w:before="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1">
            <w:pPr>
              <w:spacing w:after="0" w:before="0"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3">
            <w:pPr>
              <w:spacing w:after="0" w:before="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4">
            <w:pPr>
              <w:spacing w:after="0" w:before="0"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6">
            <w:pPr>
              <w:spacing w:after="0" w:before="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7">
            <w:pPr>
              <w:spacing w:after="0" w:before="0" w:lineRule="auto"/>
              <w:ind w:left="0" w:right="-300" w:firstLine="0"/>
              <w:jc w:val="left"/>
              <w:rPr>
                <w:sz w:val="22"/>
                <w:szCs w:val="22"/>
              </w:rPr>
            </w:pPr>
            <w:r w:rsidDel="00000000" w:rsidR="00000000" w:rsidRPr="00000000">
              <w:rPr>
                <w:sz w:val="22"/>
                <w:szCs w:val="22"/>
                <w:rtl w:val="0"/>
              </w:rPr>
              <w:t xml:space="preserve">Platform settings and configurations are adjusted based on Admin's actions.</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9">
            <w:pPr>
              <w:spacing w:after="0" w:before="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A">
            <w:pPr>
              <w:spacing w:after="0" w:before="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B">
            <w:pPr>
              <w:spacing w:after="0" w:before="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configures system settings and parameters according to specific needs.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E">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sets the default language and accessibility settings for the platform.</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1">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configures email templates and communication settings.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4">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integrates external tools or services for enhanced functionality.</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7">
            <w:pPr>
              <w:spacing w:after="0" w:before="0" w:lineRule="auto"/>
              <w:ind w:right="0" w:hanging="36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8">
            <w:pPr>
              <w:spacing w:after="0" w:before="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9">
            <w:pPr>
              <w:spacing w:after="0" w:before="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7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7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7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7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7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80">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81">
      <w:pPr>
        <w:spacing w:after="0" w:lineRule="auto"/>
        <w:ind w:right="0" w:hanging="360"/>
        <w:jc w:val="left"/>
        <w:rPr>
          <w:b w:val="1"/>
          <w:sz w:val="22"/>
          <w:szCs w:val="22"/>
        </w:rPr>
      </w:pPr>
      <w:r w:rsidDel="00000000" w:rsidR="00000000" w:rsidRPr="00000000">
        <w:rPr>
          <w:b w:val="1"/>
          <w:sz w:val="22"/>
          <w:szCs w:val="22"/>
          <w:rtl w:val="0"/>
        </w:rPr>
        <w:t xml:space="preserve">26: Admin Processes User Tickets</w:t>
      </w:r>
    </w:p>
    <w:p w:rsidR="00000000" w:rsidDel="00000000" w:rsidP="00000000" w:rsidRDefault="00000000" w:rsidRPr="00000000" w14:paraId="0000068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83">
      <w:pPr>
        <w:spacing w:after="0" w:lineRule="auto"/>
        <w:ind w:hanging="360"/>
        <w:jc w:val="center"/>
        <w:rPr>
          <w:b w:val="1"/>
          <w:sz w:val="22"/>
          <w:szCs w:val="22"/>
        </w:rPr>
      </w:pPr>
      <w:r w:rsidDel="00000000" w:rsidR="00000000" w:rsidRPr="00000000">
        <w:rPr>
          <w:rtl w:val="0"/>
        </w:rPr>
      </w:r>
    </w:p>
    <w:p w:rsidR="00000000" w:rsidDel="00000000" w:rsidP="00000000" w:rsidRDefault="00000000" w:rsidRPr="00000000" w14:paraId="0000068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27 Use Case Description 26</w:t>
      </w:r>
    </w:p>
    <w:tbl>
      <w:tblPr>
        <w:tblStyle w:val="Table34"/>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2"/>
        <w:gridCol w:w="5986"/>
        <w:gridCol w:w="1318"/>
        <w:tblGridChange w:id="0">
          <w:tblGrid>
            <w:gridCol w:w="1702"/>
            <w:gridCol w:w="5986"/>
            <w:gridCol w:w="1318"/>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5">
            <w:pPr>
              <w:spacing w:after="0" w:before="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6">
            <w:pPr>
              <w:spacing w:after="0" w:before="0" w:lineRule="auto"/>
              <w:ind w:left="0" w:right="-300" w:firstLine="0"/>
              <w:jc w:val="left"/>
              <w:rPr>
                <w:sz w:val="22"/>
                <w:szCs w:val="22"/>
              </w:rPr>
            </w:pPr>
            <w:r w:rsidDel="00000000" w:rsidR="00000000" w:rsidRPr="00000000">
              <w:rPr>
                <w:sz w:val="22"/>
                <w:szCs w:val="22"/>
                <w:rtl w:val="0"/>
              </w:rPr>
              <w:t xml:space="preserve">Case 26 </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8">
            <w:pPr>
              <w:spacing w:after="0" w:before="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89">
            <w:pPr>
              <w:spacing w:after="0" w:before="0" w:lineRule="auto"/>
              <w:ind w:left="0" w:right="-300" w:firstLine="0"/>
              <w:jc w:val="left"/>
              <w:rPr>
                <w:sz w:val="22"/>
                <w:szCs w:val="22"/>
              </w:rPr>
            </w:pPr>
            <w:r w:rsidDel="00000000" w:rsidR="00000000" w:rsidRPr="00000000">
              <w:rPr>
                <w:sz w:val="22"/>
                <w:szCs w:val="22"/>
                <w:rtl w:val="0"/>
              </w:rPr>
              <w:t xml:space="preserve">User Support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B">
            <w:pPr>
              <w:spacing w:after="0" w:before="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C">
            <w:pPr>
              <w:spacing w:after="0" w:before="0"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E">
            <w:pPr>
              <w:spacing w:after="0" w:before="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F">
            <w:pPr>
              <w:spacing w:after="0" w:before="0"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1">
            <w:pPr>
              <w:spacing w:after="0" w:before="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2">
            <w:pPr>
              <w:spacing w:after="0" w:before="0" w:lineRule="auto"/>
              <w:ind w:left="0" w:right="-300" w:firstLine="0"/>
              <w:jc w:val="left"/>
              <w:rPr>
                <w:sz w:val="22"/>
                <w:szCs w:val="22"/>
              </w:rPr>
            </w:pPr>
            <w:r w:rsidDel="00000000" w:rsidR="00000000" w:rsidRPr="00000000">
              <w:rPr>
                <w:sz w:val="22"/>
                <w:szCs w:val="22"/>
                <w:rtl w:val="0"/>
              </w:rPr>
              <w:t xml:space="preserve">User inquiries and issues are managed and resolved by the Admin.</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4">
            <w:pPr>
              <w:spacing w:after="0" w:before="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5">
            <w:pPr>
              <w:spacing w:after="0" w:before="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6">
            <w:pPr>
              <w:spacing w:after="0" w:before="0" w:lineRule="auto"/>
              <w:ind w:left="0" w:right="-30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provides support to users by responding to inquiries and troubleshooting issues.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9">
            <w:pPr>
              <w:spacing w:after="0" w:before="0" w:lineRule="auto"/>
              <w:ind w:left="0" w:right="-30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30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accesses a support ticketing system to manage and resolve user-reported problems.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C">
            <w:pPr>
              <w:spacing w:after="0" w:before="0" w:lineRule="auto"/>
              <w:ind w:left="0" w:right="-300" w:firstLine="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D">
            <w:pPr>
              <w:spacing w:after="0" w:before="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E">
            <w:pPr>
              <w:spacing w:after="0" w:before="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A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A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B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B1">
      <w:pPr>
        <w:spacing w:after="0" w:lineRule="auto"/>
        <w:ind w:right="0" w:hanging="360"/>
        <w:jc w:val="left"/>
        <w:rPr>
          <w:b w:val="1"/>
          <w:sz w:val="22"/>
          <w:szCs w:val="22"/>
        </w:rPr>
      </w:pPr>
      <w:r w:rsidDel="00000000" w:rsidR="00000000" w:rsidRPr="00000000">
        <w:rPr>
          <w:b w:val="1"/>
          <w:sz w:val="22"/>
          <w:szCs w:val="22"/>
          <w:rtl w:val="0"/>
        </w:rPr>
        <w:t xml:space="preserve">27: Admin schedules Platform Maintenance and Updates</w:t>
      </w:r>
    </w:p>
    <w:p w:rsidR="00000000" w:rsidDel="00000000" w:rsidP="00000000" w:rsidRDefault="00000000" w:rsidRPr="00000000" w14:paraId="000006B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6B3">
      <w:pPr>
        <w:spacing w:after="0" w:lineRule="auto"/>
        <w:ind w:hanging="360"/>
        <w:jc w:val="center"/>
        <w:rPr>
          <w:sz w:val="22"/>
          <w:szCs w:val="22"/>
        </w:rPr>
      </w:pPr>
      <w:r w:rsidDel="00000000" w:rsidR="00000000" w:rsidRPr="00000000">
        <w:rPr>
          <w:rtl w:val="0"/>
        </w:rPr>
      </w:r>
    </w:p>
    <w:p w:rsidR="00000000" w:rsidDel="00000000" w:rsidP="00000000" w:rsidRDefault="00000000" w:rsidRPr="00000000" w14:paraId="000006B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28 Use Case Description 27</w:t>
      </w:r>
    </w:p>
    <w:tbl>
      <w:tblPr>
        <w:tblStyle w:val="Table35"/>
        <w:tblW w:w="90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4"/>
        <w:gridCol w:w="5984"/>
        <w:gridCol w:w="1318"/>
        <w:tblGridChange w:id="0">
          <w:tblGrid>
            <w:gridCol w:w="1704"/>
            <w:gridCol w:w="5984"/>
            <w:gridCol w:w="1318"/>
          </w:tblGrid>
        </w:tblGridChange>
      </w:tblGrid>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5">
            <w:pPr>
              <w:spacing w:after="0" w:before="0" w:lineRule="auto"/>
              <w:ind w:left="0" w:right="-39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6">
            <w:pPr>
              <w:spacing w:after="0" w:before="0" w:lineRule="auto"/>
              <w:ind w:left="0" w:right="-390" w:firstLine="0"/>
              <w:jc w:val="left"/>
              <w:rPr>
                <w:sz w:val="22"/>
                <w:szCs w:val="22"/>
              </w:rPr>
            </w:pPr>
            <w:r w:rsidDel="00000000" w:rsidR="00000000" w:rsidRPr="00000000">
              <w:rPr>
                <w:sz w:val="22"/>
                <w:szCs w:val="22"/>
                <w:rtl w:val="0"/>
              </w:rPr>
              <w:t xml:space="preserve">Case 27 </w:t>
            </w:r>
          </w:p>
        </w:tc>
      </w:tr>
      <w:tr>
        <w:trPr>
          <w:cantSplit w:val="0"/>
          <w:trHeight w:val="2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8">
            <w:pPr>
              <w:spacing w:after="0" w:before="0" w:lineRule="auto"/>
              <w:ind w:left="0" w:right="-39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6B9">
            <w:pPr>
              <w:spacing w:after="0" w:before="0" w:lineRule="auto"/>
              <w:ind w:left="0" w:right="-390" w:firstLine="0"/>
              <w:jc w:val="left"/>
              <w:rPr>
                <w:sz w:val="22"/>
                <w:szCs w:val="22"/>
              </w:rPr>
            </w:pPr>
            <w:r w:rsidDel="00000000" w:rsidR="00000000" w:rsidRPr="00000000">
              <w:rPr>
                <w:sz w:val="22"/>
                <w:szCs w:val="22"/>
                <w:rtl w:val="0"/>
              </w:rPr>
              <w:t xml:space="preserve">Platform Maintenance and Updates</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B">
            <w:pPr>
              <w:spacing w:after="0" w:before="0" w:lineRule="auto"/>
              <w:ind w:left="0" w:right="-39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C">
            <w:pPr>
              <w:spacing w:after="0" w:before="0" w:lineRule="auto"/>
              <w:ind w:left="0" w:right="-390" w:firstLine="0"/>
              <w:jc w:val="left"/>
              <w:rPr>
                <w:sz w:val="22"/>
                <w:szCs w:val="22"/>
              </w:rPr>
            </w:pPr>
            <w:r w:rsidDel="00000000" w:rsidR="00000000" w:rsidRPr="00000000">
              <w:rPr>
                <w:sz w:val="22"/>
                <w:szCs w:val="22"/>
                <w:rtl w:val="0"/>
              </w:rPr>
              <w:t xml:space="preserve">Admin</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E">
            <w:pPr>
              <w:spacing w:after="0" w:before="0" w:lineRule="auto"/>
              <w:ind w:left="0" w:right="-39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F">
            <w:pPr>
              <w:spacing w:after="0" w:before="0" w:lineRule="auto"/>
              <w:ind w:left="0" w:right="-39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1">
            <w:pPr>
              <w:spacing w:after="0" w:before="0" w:lineRule="auto"/>
              <w:ind w:left="0" w:right="-39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2">
            <w:pPr>
              <w:spacing w:after="0" w:before="0" w:lineRule="auto"/>
              <w:ind w:left="0" w:right="-390" w:firstLine="0"/>
              <w:jc w:val="left"/>
              <w:rPr>
                <w:sz w:val="22"/>
                <w:szCs w:val="22"/>
              </w:rPr>
            </w:pPr>
            <w:r w:rsidDel="00000000" w:rsidR="00000000" w:rsidRPr="00000000">
              <w:rPr>
                <w:sz w:val="22"/>
                <w:szCs w:val="22"/>
                <w:rtl w:val="0"/>
              </w:rPr>
              <w:t xml:space="preserve">Platform maintenance and updates are executed as scheduled.</w:t>
            </w:r>
          </w:p>
        </w:tc>
      </w:tr>
      <w:tr>
        <w:trPr>
          <w:cantSplit w:val="0"/>
          <w:trHeight w:val="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4">
            <w:pPr>
              <w:spacing w:after="0" w:before="0" w:lineRule="auto"/>
              <w:ind w:left="0" w:right="-39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5">
            <w:pPr>
              <w:spacing w:after="0" w:before="0" w:lineRule="auto"/>
              <w:ind w:left="0" w:right="-39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6">
            <w:pPr>
              <w:spacing w:after="0" w:before="0" w:lineRule="auto"/>
              <w:ind w:left="0" w:right="-390" w:firstLine="0"/>
              <w:jc w:val="left"/>
              <w:rPr>
                <w:sz w:val="22"/>
                <w:szCs w:val="22"/>
              </w:rPr>
            </w:pPr>
            <w:r w:rsidDel="00000000" w:rsidR="00000000" w:rsidRPr="00000000">
              <w:rPr>
                <w:sz w:val="22"/>
                <w:szCs w:val="22"/>
                <w:rtl w:val="0"/>
              </w:rPr>
              <w:t xml:space="preserve">System Actions </w:t>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99.0" w:type="dxa"/>
              <w:left w:w="99.0" w:type="dxa"/>
              <w:bottom w:w="99.0" w:type="dxa"/>
              <w:right w:w="99.0" w:type="dxa"/>
            </w:tcMar>
            <w:vAlign w:val="center"/>
          </w:tcPr>
          <w:p w:rsidR="00000000" w:rsidDel="00000000" w:rsidP="00000000" w:rsidRDefault="00000000" w:rsidRPr="00000000" w14:paraId="000006C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39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schedules and performs routine maintenance tasks, including updates and backups.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9">
            <w:pPr>
              <w:spacing w:after="0" w:before="0" w:lineRule="auto"/>
              <w:ind w:left="0" w:right="-390" w:firstLine="0"/>
              <w:jc w:val="left"/>
              <w:rPr>
                <w:sz w:val="22"/>
                <w:szCs w:val="22"/>
              </w:rPr>
            </w:pPr>
            <w:r w:rsidDel="00000000" w:rsidR="00000000" w:rsidRPr="00000000">
              <w:rPr>
                <w:rtl w:val="0"/>
              </w:rPr>
            </w:r>
          </w:p>
        </w:tc>
      </w:tr>
      <w:tr>
        <w:trPr>
          <w:cantSplit w:val="0"/>
          <w:trHeight w:val="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39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ensures the platform remains up-to-date with the latest security patches and features.</w:t>
            </w:r>
          </w:p>
        </w:tc>
        <w:tc>
          <w:tcPr>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C">
            <w:pPr>
              <w:spacing w:after="0" w:before="0" w:lineRule="auto"/>
              <w:ind w:left="0" w:right="-390" w:firstLine="0"/>
              <w:jc w:val="left"/>
              <w:rPr>
                <w:sz w:val="22"/>
                <w:szCs w:val="22"/>
              </w:rPr>
            </w:pPr>
            <w:r w:rsidDel="00000000" w:rsidR="00000000" w:rsidRPr="00000000">
              <w:rPr>
                <w:rtl w:val="0"/>
              </w:rPr>
            </w:r>
          </w:p>
        </w:tc>
      </w:tr>
      <w:tr>
        <w:trPr>
          <w:cantSplit w:val="0"/>
          <w:trHeight w:val="2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D">
            <w:pPr>
              <w:spacing w:after="0" w:before="0" w:lineRule="auto"/>
              <w:ind w:left="0" w:right="-39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E">
            <w:pPr>
              <w:spacing w:after="0" w:before="0" w:lineRule="auto"/>
              <w:ind w:left="0" w:right="-39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D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D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D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D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D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D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D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6D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pStyle w:val="Heading1"/>
        <w:ind w:hanging="360"/>
        <w:rPr>
          <w:rFonts w:ascii="Times New Roman" w:cs="Times New Roman" w:eastAsia="Times New Roman" w:hAnsi="Times New Roman"/>
        </w:rPr>
      </w:pPr>
      <w:bookmarkStart w:colFirst="0" w:colLast="0" w:name="_heading=h.4bvk7pj" w:id="63"/>
      <w:bookmarkEnd w:id="63"/>
      <w:r w:rsidDel="00000000" w:rsidR="00000000" w:rsidRPr="00000000">
        <w:br w:type="page"/>
      </w:r>
      <w:r w:rsidDel="00000000" w:rsidR="00000000" w:rsidRPr="00000000">
        <w:rPr>
          <w:rtl w:val="0"/>
        </w:rPr>
      </w:r>
    </w:p>
    <w:p w:rsidR="00000000" w:rsidDel="00000000" w:rsidP="00000000" w:rsidRDefault="00000000" w:rsidRPr="00000000" w14:paraId="000006DA">
      <w:pPr>
        <w:pStyle w:val="Heading1"/>
        <w:ind w:hanging="360"/>
        <w:rPr>
          <w:rFonts w:ascii="Times New Roman" w:cs="Times New Roman" w:eastAsia="Times New Roman" w:hAnsi="Times New Roman"/>
        </w:rPr>
      </w:pPr>
      <w:bookmarkStart w:colFirst="0" w:colLast="0" w:name="_heading=h.2r0uhxc" w:id="64"/>
      <w:bookmarkEnd w:id="64"/>
      <w:r w:rsidDel="00000000" w:rsidR="00000000" w:rsidRPr="00000000">
        <w:rPr>
          <w:rFonts w:ascii="Times New Roman" w:cs="Times New Roman" w:eastAsia="Times New Roman" w:hAnsi="Times New Roman"/>
          <w:rtl w:val="0"/>
        </w:rPr>
        <w:t xml:space="preserve">Chapter 4: Design</w:t>
      </w:r>
    </w:p>
    <w:sdt>
      <w:sdtPr>
        <w:tag w:val="goog_rdk_1021"/>
      </w:sdtPr>
      <w:sdtContent>
        <w:p w:rsidR="00000000" w:rsidDel="00000000" w:rsidP="00000000" w:rsidRDefault="00000000" w:rsidRPr="00000000" w14:paraId="000006DB">
          <w:pPr>
            <w:pStyle w:val="Heading2"/>
            <w:ind w:left="0" w:firstLine="0"/>
            <w:rPr/>
            <w:pPrChange w:author="Iman Mohamed Atef Helal" w:id="0" w:date="2023-10-25T20:04:00Z">
              <w:pPr>
                <w:pStyle w:val="Heading2"/>
                <w:ind w:hanging="360"/>
              </w:pPr>
            </w:pPrChange>
          </w:pPr>
          <w:bookmarkStart w:colFirst="0" w:colLast="0" w:name="_heading=h.1664s55" w:id="65"/>
          <w:bookmarkEnd w:id="65"/>
          <w:r w:rsidDel="00000000" w:rsidR="00000000" w:rsidRPr="00000000">
            <w:rPr>
              <w:rtl w:val="0"/>
            </w:rPr>
            <w:t xml:space="preserve">4.1 Architecture </w:t>
          </w:r>
        </w:p>
      </w:sdtContent>
    </w:sdt>
    <w:sdt>
      <w:sdtPr>
        <w:tag w:val="goog_rdk_1022"/>
      </w:sdtPr>
      <w:sdtContent>
        <w:p w:rsidR="00000000" w:rsidDel="00000000" w:rsidP="00000000" w:rsidRDefault="00000000" w:rsidRPr="00000000" w14:paraId="000006DC">
          <w:pPr>
            <w:keepNext w:val="1"/>
            <w:ind w:left="0" w:right="26" w:firstLine="0"/>
            <w:rPr/>
            <w:pPrChange w:author="Iman Mohamed Atef Helal" w:id="0" w:date="2023-10-25T20:04:00Z">
              <w:pPr>
                <w:keepNext w:val="1"/>
                <w:ind w:hanging="360"/>
              </w:pPr>
            </w:pPrChange>
          </w:pPr>
          <w:bookmarkStart w:colFirst="0" w:colLast="0" w:name="_heading=h.3q5sasy" w:id="66"/>
          <w:bookmarkEnd w:id="66"/>
          <w:r w:rsidDel="00000000" w:rsidR="00000000" w:rsidRPr="00000000">
            <w:rPr/>
            <w:drawing>
              <wp:inline distB="114300" distT="114300" distL="114300" distR="114300">
                <wp:extent cx="5731200" cy="1714500"/>
                <wp:effectExtent b="0" l="0" r="0" t="0"/>
                <wp:docPr id="2068890043" name="image8.png"/>
                <a:graphic>
                  <a:graphicData uri="http://schemas.openxmlformats.org/drawingml/2006/picture">
                    <pic:pic>
                      <pic:nvPicPr>
                        <pic:cNvPr id="0" name="image8.png"/>
                        <pic:cNvPicPr preferRelativeResize="0"/>
                      </pic:nvPicPr>
                      <pic:blipFill>
                        <a:blip r:embed="rId21"/>
                        <a:srcRect b="28" l="0" r="0" t="28"/>
                        <a:stretch>
                          <a:fillRect/>
                        </a:stretch>
                      </pic:blipFill>
                      <pic:spPr>
                        <a:xfrm>
                          <a:off x="0" y="0"/>
                          <a:ext cx="5731200" cy="1714500"/>
                        </a:xfrm>
                        <a:prstGeom prst="rect"/>
                        <a:ln/>
                      </pic:spPr>
                    </pic:pic>
                  </a:graphicData>
                </a:graphic>
              </wp:inline>
            </w:drawing>
          </w:r>
          <w:r w:rsidDel="00000000" w:rsidR="00000000" w:rsidRPr="00000000">
            <w:rPr>
              <w:rtl w:val="0"/>
            </w:rPr>
          </w:r>
        </w:p>
      </w:sdtContent>
    </w:sdt>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 </w:t>
      </w:r>
      <w:sdt>
        <w:sdtPr>
          <w:tag w:val="goog_rdk_1023"/>
        </w:sdtPr>
        <w:sdtContent>
          <w:del w:author="Iman Mohamed Atef Helal" w:id="356" w:date="2023-10-31T19:07:00Z">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delText xml:space="preserve">high</w:delText>
            </w:r>
          </w:del>
        </w:sdtContent>
      </w:sdt>
      <w:sdt>
        <w:sdtPr>
          <w:tag w:val="goog_rdk_1024"/>
        </w:sdtPr>
        <w:sdtContent>
          <w:ins w:author="Iman Mohamed Atef Helal" w:id="356" w:date="2023-10-31T19:07:00Z">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High</w:t>
            </w:r>
          </w:ins>
        </w:sdtContent>
      </w:sdt>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-level </w:t>
      </w:r>
      <w:sdt>
        <w:sdtPr>
          <w:tag w:val="goog_rdk_1025"/>
        </w:sdtPr>
        <w:sdtContent>
          <w:ins w:author="Iman Mohamed Atef Helal" w:id="357" w:date="2023-10-31T19:07:00Z">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System </w:t>
            </w:r>
          </w:ins>
        </w:sdtContent>
      </w:sdt>
      <w:sdt>
        <w:sdtPr>
          <w:tag w:val="goog_rdk_1026"/>
        </w:sdtPr>
        <w:sdtContent>
          <w:del w:author="Iman Mohamed Atef Helal" w:id="357" w:date="2023-10-31T19:07:00Z">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delText xml:space="preserve">architecture</w:delText>
            </w:r>
          </w:del>
        </w:sdtContent>
      </w:sdt>
      <w:sdt>
        <w:sdtPr>
          <w:tag w:val="goog_rdk_1027"/>
        </w:sdtPr>
        <w:sdtContent>
          <w:ins w:author="Iman Mohamed Atef Helal" w:id="358" w:date="2023-10-31T19:07:00Z">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Architecture</w:t>
            </w:r>
          </w:ins>
        </w:sdtContent>
      </w:sdt>
      <w:r w:rsidDel="00000000" w:rsidR="00000000" w:rsidRPr="00000000">
        <w:rPr>
          <w:rtl w:val="0"/>
        </w:rPr>
      </w:r>
    </w:p>
    <w:p w:rsidR="00000000" w:rsidDel="00000000" w:rsidP="00000000" w:rsidRDefault="00000000" w:rsidRPr="00000000" w14:paraId="000006DE">
      <w:pPr>
        <w:spacing w:after="0" w:before="0" w:lineRule="auto"/>
        <w:ind w:left="0" w:right="0" w:firstLine="0"/>
        <w:jc w:val="left"/>
        <w:rPr>
          <w:rFonts w:ascii="Arial" w:cs="Arial" w:eastAsia="Arial" w:hAnsi="Arial"/>
          <w:sz w:val="22"/>
          <w:szCs w:val="22"/>
        </w:rPr>
      </w:pPr>
      <w:r w:rsidDel="00000000" w:rsidR="00000000" w:rsidRPr="00000000">
        <w:rPr>
          <w:rtl w:val="0"/>
        </w:rPr>
      </w:r>
    </w:p>
    <w:sdt>
      <w:sdtPr>
        <w:tag w:val="goog_rdk_1029"/>
      </w:sdtPr>
      <w:sdtContent>
        <w:p w:rsidR="00000000" w:rsidDel="00000000" w:rsidP="00000000" w:rsidRDefault="00000000" w:rsidRPr="00000000" w14:paraId="000006DF">
          <w:pPr>
            <w:ind w:left="0" w:right="29" w:firstLine="288"/>
            <w:rPr>
              <w:shd w:fill="auto" w:val="clear"/>
              <w:rPrChange w:author="Iman Mohamed Atef Helal" w:id="360" w:date="2023-10-25T20:04:00Z">
                <w:rPr>
                  <w:rFonts w:ascii="Arial" w:cs="Arial" w:eastAsia="Arial" w:hAnsi="Arial"/>
                  <w:sz w:val="22"/>
                  <w:szCs w:val="22"/>
                </w:rPr>
              </w:rPrChange>
            </w:rPr>
            <w:pPrChange w:author="Iman Mohamed Atef Helal" w:id="0" w:date="2023-10-25T20:04:00Z">
              <w:pPr>
                <w:spacing w:after="0" w:before="0" w:lineRule="auto"/>
                <w:ind w:left="0" w:right="0" w:firstLine="0"/>
                <w:jc w:val="left"/>
              </w:pPr>
            </w:pPrChange>
          </w:pPr>
          <w:sdt>
            <w:sdtPr>
              <w:tag w:val="goog_rdk_1028"/>
            </w:sdtPr>
            <w:sdtContent>
              <w:r w:rsidDel="00000000" w:rsidR="00000000" w:rsidRPr="00000000">
                <w:rPr>
                  <w:rtl w:val="0"/>
                  <w:rPrChange w:author="Iman Mohamed Atef Helal" w:id="359" w:date="2023-10-31T19:02:00Z">
                    <w:rPr>
                      <w:rFonts w:ascii="Arial" w:cs="Arial" w:eastAsia="Arial" w:hAnsi="Arial"/>
                      <w:sz w:val="22"/>
                      <w:szCs w:val="22"/>
                    </w:rPr>
                  </w:rPrChange>
                </w:rPr>
                <w:t xml:space="preserve">For Academia, the System will be split into a simple MVC architecture with some minimalistic microservices architecture. The three main modules are independent of each other and are based on XAPI guidelines.</w:t>
              </w:r>
            </w:sdtContent>
          </w:sdt>
        </w:p>
      </w:sdtContent>
    </w:sdt>
    <w:sdt>
      <w:sdtPr>
        <w:tag w:val="goog_rdk_1031"/>
      </w:sdtPr>
      <w:sdtContent>
        <w:p w:rsidR="00000000" w:rsidDel="00000000" w:rsidP="00000000" w:rsidRDefault="00000000" w:rsidRPr="00000000" w14:paraId="000006E0">
          <w:pPr>
            <w:spacing w:after="0" w:before="0" w:lineRule="auto"/>
            <w:ind w:left="0" w:right="0" w:firstLine="0"/>
            <w:jc w:val="left"/>
            <w:rPr>
              <w:rPrChange w:author="Iman Mohamed Atef Helal" w:id="359" w:date="2023-10-31T19:02:00Z">
                <w:rPr>
                  <w:rFonts w:ascii="Arial" w:cs="Arial" w:eastAsia="Arial" w:hAnsi="Arial"/>
                  <w:sz w:val="22"/>
                  <w:szCs w:val="22"/>
                </w:rPr>
              </w:rPrChange>
            </w:rPr>
          </w:pPr>
          <w:sdt>
            <w:sdtPr>
              <w:tag w:val="goog_rdk_1030"/>
            </w:sdtPr>
            <w:sdtContent>
              <w:r w:rsidDel="00000000" w:rsidR="00000000" w:rsidRPr="00000000">
                <w:rPr>
                  <w:rtl w:val="0"/>
                </w:rPr>
              </w:r>
            </w:sdtContent>
          </w:sdt>
        </w:p>
      </w:sdtContent>
    </w:sdt>
    <w:sdt>
      <w:sdtPr>
        <w:tag w:val="goog_rdk_1039"/>
      </w:sdtPr>
      <w:sdtContent>
        <w:p w:rsidR="00000000" w:rsidDel="00000000" w:rsidP="00000000" w:rsidRDefault="00000000" w:rsidRPr="00000000" w14:paraId="000006E1">
          <w:pPr>
            <w:numPr>
              <w:ilvl w:val="0"/>
              <w:numId w:val="67"/>
            </w:numPr>
            <w:spacing w:after="0" w:before="0" w:lineRule="auto"/>
            <w:ind w:left="720" w:right="0" w:hanging="360"/>
            <w:rPr>
              <w:rPrChange w:author="Iman Mohamed Atef Helal" w:id="365" w:date="2023-10-31T19:02:00Z">
                <w:rPr>
                  <w:rFonts w:ascii="Arial" w:cs="Arial" w:eastAsia="Arial" w:hAnsi="Arial"/>
                  <w:sz w:val="22"/>
                  <w:szCs w:val="22"/>
                </w:rPr>
              </w:rPrChange>
            </w:rPr>
            <w:pPrChange w:author="Iman Mohamed Atef Helal" w:id="0" w:date="2023-10-31T19:02:00Z">
              <w:pPr>
                <w:numPr>
                  <w:ilvl w:val="0"/>
                  <w:numId w:val="67"/>
                </w:numPr>
                <w:spacing w:after="0" w:before="0" w:lineRule="auto"/>
                <w:ind w:left="720" w:right="0" w:hanging="360"/>
                <w:jc w:val="left"/>
              </w:pPr>
            </w:pPrChange>
          </w:pPr>
          <w:sdt>
            <w:sdtPr>
              <w:tag w:val="goog_rdk_1032"/>
            </w:sdtPr>
            <w:sdtContent>
              <w:r w:rsidDel="00000000" w:rsidR="00000000" w:rsidRPr="00000000">
                <w:rPr>
                  <w:rtl w:val="0"/>
                  <w:rPrChange w:author="Iman Mohamed Atef Helal" w:id="359" w:date="2023-10-31T19:02:00Z">
                    <w:rPr>
                      <w:rFonts w:ascii="Arial" w:cs="Arial" w:eastAsia="Arial" w:hAnsi="Arial"/>
                      <w:sz w:val="22"/>
                      <w:szCs w:val="22"/>
                    </w:rPr>
                  </w:rPrChange>
                </w:rPr>
                <w:t xml:space="preserve">Front-end Applications would have their own hosting server that is independent of the other </w:t>
              </w:r>
            </w:sdtContent>
          </w:sdt>
          <w:sdt>
            <w:sdtPr>
              <w:tag w:val="goog_rdk_1033"/>
            </w:sdtPr>
            <w:sdtContent>
              <w:del w:author="Iman Mohamed Atef Helal" w:id="361" w:date="2023-10-31T19:02:00Z"/>
              <w:sdt>
                <w:sdtPr>
                  <w:tag w:val="goog_rdk_1034"/>
                </w:sdtPr>
                <w:sdtContent>
                  <w:del w:author="Iman Mohamed Atef Helal" w:id="361" w:date="2023-10-31T19:02:00Z">
                    <w:r w:rsidDel="00000000" w:rsidR="00000000" w:rsidRPr="00000000">
                      <w:rPr>
                        <w:rtl w:val="0"/>
                        <w:rPrChange w:author="Iman Mohamed Atef Helal" w:id="359" w:date="2023-10-31T19:02:00Z">
                          <w:rPr>
                            <w:rFonts w:ascii="Arial" w:cs="Arial" w:eastAsia="Arial" w:hAnsi="Arial"/>
                            <w:sz w:val="22"/>
                            <w:szCs w:val="22"/>
                          </w:rPr>
                        </w:rPrChange>
                      </w:rPr>
                      <w:delText xml:space="preserve">modules</w:delText>
                    </w:r>
                  </w:del>
                </w:sdtContent>
              </w:sdt>
              <w:del w:author="Iman Mohamed Atef Helal" w:id="361" w:date="2023-10-31T19:02:00Z"/>
            </w:sdtContent>
          </w:sdt>
          <w:sdt>
            <w:sdtPr>
              <w:tag w:val="goog_rdk_1035"/>
            </w:sdtPr>
            <w:sdtContent>
              <w:ins w:author="Iman Mohamed Atef Helal" w:id="361" w:date="2023-10-31T19:02:00Z">
                <w:r w:rsidDel="00000000" w:rsidR="00000000" w:rsidRPr="00000000">
                  <w:rPr>
                    <w:rtl w:val="0"/>
                  </w:rPr>
                  <w:t xml:space="preserve">modules,</w:t>
                </w:r>
              </w:ins>
            </w:sdtContent>
          </w:sdt>
          <w:sdt>
            <w:sdtPr>
              <w:tag w:val="goog_rdk_1036"/>
            </w:sdtPr>
            <w:sdtContent>
              <w:r w:rsidDel="00000000" w:rsidR="00000000" w:rsidRPr="00000000">
                <w:rPr>
                  <w:rtl w:val="0"/>
                  <w:rPrChange w:author="Iman Mohamed Atef Helal" w:id="362" w:date="2023-10-31T19:02:00Z">
                    <w:rPr>
                      <w:rFonts w:ascii="Arial" w:cs="Arial" w:eastAsia="Arial" w:hAnsi="Arial"/>
                      <w:sz w:val="22"/>
                      <w:szCs w:val="22"/>
                    </w:rPr>
                  </w:rPrChange>
                </w:rPr>
                <w:t xml:space="preserve"> and both simply serve as the interface to receive the data from and manage data that may be on the client side (cookies, downloadable data, upload</w:t>
              </w:r>
            </w:sdtContent>
          </w:sdt>
          <w:sdt>
            <w:sdtPr>
              <w:tag w:val="goog_rdk_1037"/>
            </w:sdtPr>
            <w:sdtContent>
              <w:ins w:author="Iman Mohamed Atef Helal" w:id="363" w:date="2023-10-31T19:02:00Z">
                <w:r w:rsidDel="00000000" w:rsidR="00000000" w:rsidRPr="00000000">
                  <w:rPr>
                    <w:rtl w:val="0"/>
                  </w:rPr>
                  <w:t xml:space="preserve">-</w:t>
                </w:r>
              </w:ins>
            </w:sdtContent>
          </w:sdt>
          <w:sdt>
            <w:sdtPr>
              <w:tag w:val="goog_rdk_1038"/>
            </w:sdtPr>
            <w:sdtContent>
              <w:r w:rsidDel="00000000" w:rsidR="00000000" w:rsidRPr="00000000">
                <w:rPr>
                  <w:rtl w:val="0"/>
                  <w:rPrChange w:author="Iman Mohamed Atef Helal" w:id="364" w:date="2023-10-31T19:02:00Z">
                    <w:rPr>
                      <w:rFonts w:ascii="Arial" w:cs="Arial" w:eastAsia="Arial" w:hAnsi="Arial"/>
                      <w:sz w:val="22"/>
                      <w:szCs w:val="22"/>
                    </w:rPr>
                  </w:rPrChange>
                </w:rPr>
                <w:t xml:space="preserve">able files)</w:t>
              </w:r>
            </w:sdtContent>
          </w:sdt>
        </w:p>
      </w:sdtContent>
    </w:sdt>
    <w:sdt>
      <w:sdtPr>
        <w:tag w:val="goog_rdk_1041"/>
      </w:sdtPr>
      <w:sdtContent>
        <w:p w:rsidR="00000000" w:rsidDel="00000000" w:rsidP="00000000" w:rsidRDefault="00000000" w:rsidRPr="00000000" w14:paraId="000006E2">
          <w:pPr>
            <w:spacing w:after="0" w:before="0" w:lineRule="auto"/>
            <w:ind w:left="0" w:right="0" w:firstLine="0"/>
            <w:jc w:val="left"/>
            <w:rPr>
              <w:rPrChange w:author="Iman Mohamed Atef Helal" w:id="364" w:date="2023-10-31T19:02:00Z">
                <w:rPr>
                  <w:rFonts w:ascii="Arial" w:cs="Arial" w:eastAsia="Arial" w:hAnsi="Arial"/>
                  <w:sz w:val="22"/>
                  <w:szCs w:val="22"/>
                </w:rPr>
              </w:rPrChange>
            </w:rPr>
          </w:pPr>
          <w:sdt>
            <w:sdtPr>
              <w:tag w:val="goog_rdk_1040"/>
            </w:sdtPr>
            <w:sdtContent>
              <w:r w:rsidDel="00000000" w:rsidR="00000000" w:rsidRPr="00000000">
                <w:rPr>
                  <w:rtl w:val="0"/>
                </w:rPr>
              </w:r>
            </w:sdtContent>
          </w:sdt>
        </w:p>
      </w:sdtContent>
    </w:sdt>
    <w:sdt>
      <w:sdtPr>
        <w:tag w:val="goog_rdk_1043"/>
      </w:sdtPr>
      <w:sdtContent>
        <w:p w:rsidR="00000000" w:rsidDel="00000000" w:rsidP="00000000" w:rsidRDefault="00000000" w:rsidRPr="00000000" w14:paraId="000006E3">
          <w:pPr>
            <w:numPr>
              <w:ilvl w:val="0"/>
              <w:numId w:val="67"/>
            </w:numPr>
            <w:spacing w:after="0" w:before="0" w:lineRule="auto"/>
            <w:ind w:left="720" w:right="0" w:hanging="360"/>
            <w:rPr>
              <w:rPrChange w:author="Iman Mohamed Atef Helal" w:id="366" w:date="2023-10-31T19:02:00Z">
                <w:rPr>
                  <w:rFonts w:ascii="Arial" w:cs="Arial" w:eastAsia="Arial" w:hAnsi="Arial"/>
                  <w:sz w:val="22"/>
                  <w:szCs w:val="22"/>
                </w:rPr>
              </w:rPrChange>
            </w:rPr>
            <w:pPrChange w:author="Iman Mohamed Atef Helal" w:id="0" w:date="2023-10-31T19:02:00Z">
              <w:pPr>
                <w:numPr>
                  <w:ilvl w:val="0"/>
                  <w:numId w:val="67"/>
                </w:numPr>
                <w:spacing w:after="0" w:before="0" w:lineRule="auto"/>
                <w:ind w:left="720" w:right="0" w:hanging="360"/>
                <w:jc w:val="left"/>
              </w:pPr>
            </w:pPrChange>
          </w:pPr>
          <w:sdt>
            <w:sdtPr>
              <w:tag w:val="goog_rdk_1042"/>
            </w:sdtPr>
            <w:sdtContent>
              <w:r w:rsidDel="00000000" w:rsidR="00000000" w:rsidRPr="00000000">
                <w:rPr>
                  <w:rtl w:val="0"/>
                  <w:rPrChange w:author="Iman Mohamed Atef Helal" w:id="364" w:date="2023-10-31T19:02:00Z">
                    <w:rPr>
                      <w:rFonts w:ascii="Arial" w:cs="Arial" w:eastAsia="Arial" w:hAnsi="Arial"/>
                      <w:sz w:val="22"/>
                      <w:szCs w:val="22"/>
                    </w:rPr>
                  </w:rPrChange>
                </w:rPr>
                <w:t xml:space="preserve">On the Server The technology utilised will be Node.js Express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admin analytical service may cause a big load on the servers.</w:t>
              </w:r>
            </w:sdtContent>
          </w:sdt>
        </w:p>
      </w:sdtContent>
    </w:sdt>
    <w:sdt>
      <w:sdtPr>
        <w:tag w:val="goog_rdk_1045"/>
      </w:sdtPr>
      <w:sdtContent>
        <w:p w:rsidR="00000000" w:rsidDel="00000000" w:rsidP="00000000" w:rsidRDefault="00000000" w:rsidRPr="00000000" w14:paraId="000006E4">
          <w:pPr>
            <w:spacing w:after="0" w:before="0" w:lineRule="auto"/>
            <w:ind w:left="720" w:right="0" w:firstLine="0"/>
            <w:jc w:val="left"/>
            <w:rPr>
              <w:rPrChange w:author="Iman Mohamed Atef Helal" w:id="364" w:date="2023-10-31T19:02:00Z">
                <w:rPr>
                  <w:rFonts w:ascii="Arial" w:cs="Arial" w:eastAsia="Arial" w:hAnsi="Arial"/>
                  <w:sz w:val="22"/>
                  <w:szCs w:val="22"/>
                </w:rPr>
              </w:rPrChange>
            </w:rPr>
          </w:pPr>
          <w:sdt>
            <w:sdtPr>
              <w:tag w:val="goog_rdk_1044"/>
            </w:sdtPr>
            <w:sdtContent>
              <w:r w:rsidDel="00000000" w:rsidR="00000000" w:rsidRPr="00000000">
                <w:rPr>
                  <w:rtl w:val="0"/>
                </w:rPr>
              </w:r>
            </w:sdtContent>
          </w:sdt>
        </w:p>
      </w:sdtContent>
    </w:sdt>
    <w:sdt>
      <w:sdtPr>
        <w:tag w:val="goog_rdk_1047"/>
      </w:sdtPr>
      <w:sdtContent>
        <w:p w:rsidR="00000000" w:rsidDel="00000000" w:rsidP="00000000" w:rsidRDefault="00000000" w:rsidRPr="00000000" w14:paraId="000006E5">
          <w:pPr>
            <w:numPr>
              <w:ilvl w:val="0"/>
              <w:numId w:val="67"/>
            </w:numPr>
            <w:spacing w:after="0" w:before="0" w:lineRule="auto"/>
            <w:ind w:left="720" w:right="0" w:hanging="360"/>
            <w:rPr>
              <w:rPrChange w:author="Iman Mohamed Atef Helal" w:id="367" w:date="2023-10-31T19:02:00Z">
                <w:rPr>
                  <w:rFonts w:ascii="Arial" w:cs="Arial" w:eastAsia="Arial" w:hAnsi="Arial"/>
                  <w:sz w:val="22"/>
                  <w:szCs w:val="22"/>
                </w:rPr>
              </w:rPrChange>
            </w:rPr>
            <w:pPrChange w:author="Iman Mohamed Atef Helal" w:id="0" w:date="2023-10-31T19:02:00Z">
              <w:pPr>
                <w:numPr>
                  <w:ilvl w:val="0"/>
                  <w:numId w:val="67"/>
                </w:numPr>
                <w:spacing w:after="0" w:before="0" w:lineRule="auto"/>
                <w:ind w:left="720" w:right="0" w:hanging="360"/>
                <w:jc w:val="left"/>
              </w:pPr>
            </w:pPrChange>
          </w:pPr>
          <w:sdt>
            <w:sdtPr>
              <w:tag w:val="goog_rdk_1046"/>
            </w:sdtPr>
            <w:sdtContent>
              <w:r w:rsidDel="00000000" w:rsidR="00000000" w:rsidRPr="00000000">
                <w:rPr>
                  <w:rtl w:val="0"/>
                  <w:rPrChange w:author="Iman Mohamed Atef Helal" w:id="364" w:date="2023-10-31T19:02:00Z">
                    <w:rPr>
                      <w:rFonts w:ascii="Arial" w:cs="Arial" w:eastAsia="Arial" w:hAnsi="Arial"/>
                      <w:sz w:val="22"/>
                      <w:szCs w:val="22"/>
                    </w:rPr>
                  </w:rPrChange>
                </w:rPr>
                <w:t xml:space="preserve">The Database technology will be MongoDB-based as a NoSQL database will be more suitable for the specification by the XAPI guidelines and allows for easier scalability.</w:t>
              </w:r>
            </w:sdtContent>
          </w:sdt>
        </w:p>
      </w:sdtContent>
    </w:sdt>
    <w:sdt>
      <w:sdtPr>
        <w:tag w:val="goog_rdk_1049"/>
      </w:sdtPr>
      <w:sdtContent>
        <w:p w:rsidR="00000000" w:rsidDel="00000000" w:rsidP="00000000" w:rsidRDefault="00000000" w:rsidRPr="00000000" w14:paraId="000006E6">
          <w:pPr>
            <w:spacing w:after="0" w:before="0" w:lineRule="auto"/>
            <w:ind w:left="0" w:right="0" w:firstLine="0"/>
            <w:jc w:val="left"/>
            <w:rPr>
              <w:rPrChange w:author="Iman Mohamed Atef Helal" w:id="364" w:date="2023-10-31T19:02:00Z">
                <w:rPr>
                  <w:rFonts w:ascii="Arial" w:cs="Arial" w:eastAsia="Arial" w:hAnsi="Arial"/>
                  <w:sz w:val="22"/>
                  <w:szCs w:val="22"/>
                </w:rPr>
              </w:rPrChange>
            </w:rPr>
          </w:pPr>
          <w:sdt>
            <w:sdtPr>
              <w:tag w:val="goog_rdk_1048"/>
            </w:sdtPr>
            <w:sdtContent>
              <w:r w:rsidDel="00000000" w:rsidR="00000000" w:rsidRPr="00000000">
                <w:rPr>
                  <w:rtl w:val="0"/>
                </w:rPr>
              </w:r>
            </w:sdtContent>
          </w:sdt>
        </w:p>
      </w:sdtContent>
    </w:sdt>
    <w:sdt>
      <w:sdtPr>
        <w:tag w:val="goog_rdk_1051"/>
      </w:sdtPr>
      <w:sdtContent>
        <w:p w:rsidR="00000000" w:rsidDel="00000000" w:rsidP="00000000" w:rsidRDefault="00000000" w:rsidRPr="00000000" w14:paraId="000006E7">
          <w:pPr>
            <w:ind w:left="0" w:right="29" w:firstLine="288"/>
            <w:rPr/>
            <w:sectPr>
              <w:type w:val="nextPage"/>
              <w:pgSz w:h="16838" w:w="11906" w:orient="portrait"/>
              <w:pgMar w:bottom="1440" w:top="1440" w:left="1440" w:right="1440" w:header="720" w:footer="720"/>
            </w:sectPr>
            <w:pPrChange w:author="Iman Mohamed Atef Helal" w:id="0" w:date="2023-10-25T20:05:00Z">
              <w:pPr>
                <w:spacing w:after="0" w:before="0" w:lineRule="auto"/>
                <w:ind w:left="0" w:right="0" w:firstLine="0"/>
                <w:jc w:val="left"/>
              </w:pPr>
            </w:pPrChange>
          </w:pPr>
          <w:sdt>
            <w:sdtPr>
              <w:tag w:val="goog_rdk_1050"/>
            </w:sdtPr>
            <w:sdtContent>
              <w:r w:rsidDel="00000000" w:rsidR="00000000" w:rsidRPr="00000000">
                <w:rPr>
                  <w:rtl w:val="0"/>
                  <w:rPrChange w:author="Iman Mohamed Atef Helal" w:id="364" w:date="2023-10-31T19:02:00Z">
                    <w:rPr>
                      <w:rFonts w:ascii="Arial" w:cs="Arial" w:eastAsia="Arial" w:hAnsi="Arial"/>
                      <w:sz w:val="22"/>
                      <w:szCs w:val="22"/>
                    </w:rPr>
                  </w:rPrChange>
                </w:rPr>
                <w:t xml:space="preserve">Given the requirements of Academia and the stated above architecture, Special attention should be given to the database schema to save different kinds of files and to specific features like language compatibility and client-side management of files. </w:t>
              </w:r>
            </w:sdtContent>
          </w:sdt>
          <w:r w:rsidDel="00000000" w:rsidR="00000000" w:rsidRPr="00000000">
            <w:rPr>
              <w:rtl w:val="0"/>
            </w:rPr>
          </w:r>
        </w:p>
      </w:sdtContent>
    </w:sdt>
    <w:sdt>
      <w:sdtPr>
        <w:tag w:val="goog_rdk_1053"/>
      </w:sdtPr>
      <w:sdtContent>
        <w:p w:rsidR="00000000" w:rsidDel="00000000" w:rsidP="00000000" w:rsidRDefault="00000000" w:rsidRPr="00000000" w14:paraId="000006E8">
          <w:pPr>
            <w:pStyle w:val="Heading2"/>
            <w:ind w:hanging="360"/>
            <w:rPr>
              <w:ins w:author="Iman Mohamed Atef Helal" w:id="369" w:date="2023-10-31T19:04:00Z"/>
            </w:rPr>
          </w:pPr>
          <w:r w:rsidDel="00000000" w:rsidR="00000000" w:rsidRPr="00000000">
            <w:rPr>
              <w:rtl w:val="0"/>
            </w:rPr>
            <w:t xml:space="preserve">4.2 BPMN Diagrams</w:t>
          </w:r>
          <w:sdt>
            <w:sdtPr>
              <w:tag w:val="goog_rdk_1052"/>
            </w:sdtPr>
            <w:sdtContent>
              <w:ins w:author="Iman Mohamed Atef Helal" w:id="369" w:date="2023-10-31T19:04:00Z">
                <w:bookmarkStart w:colFirst="0" w:colLast="0" w:name="_heading=h.25b2l0r" w:id="67"/>
                <w:bookmarkEnd w:id="67"/>
                <w:r w:rsidDel="00000000" w:rsidR="00000000" w:rsidRPr="00000000">
                  <w:rPr>
                    <w:rtl w:val="0"/>
                  </w:rPr>
                </w:r>
              </w:ins>
            </w:sdtContent>
          </w:sdt>
        </w:p>
      </w:sdtContent>
    </w:sdt>
    <w:sdt>
      <w:sdtPr>
        <w:tag w:val="goog_rdk_1054"/>
      </w:sdtPr>
      <w:sdtContent>
        <w:p w:rsidR="00000000" w:rsidDel="00000000" w:rsidP="00000000" w:rsidRDefault="00000000" w:rsidRPr="00000000" w14:paraId="000006E9">
          <w:pPr>
            <w:keepNext w:val="1"/>
            <w:ind w:left="0" w:right="8" w:firstLine="0"/>
            <w:rPr/>
            <w:pPrChange w:author="Iman Mohamed Atef Helal" w:id="0" w:date="2023-10-31T19:04:00Z">
              <w:pPr>
                <w:keepNext w:val="1"/>
                <w:ind w:hanging="360"/>
              </w:pPr>
            </w:pPrChange>
          </w:pPr>
          <w:bookmarkStart w:colFirst="0" w:colLast="0" w:name="_heading=h.kgcv8k" w:id="68"/>
          <w:bookmarkEnd w:id="68"/>
          <w:r w:rsidDel="00000000" w:rsidR="00000000" w:rsidRPr="00000000">
            <w:rPr/>
            <w:drawing>
              <wp:inline distB="114300" distT="114300" distL="114300" distR="114300">
                <wp:extent cx="9064667" cy="4275373"/>
                <wp:effectExtent b="0" l="0" r="0" t="0"/>
                <wp:docPr id="206889004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9064667" cy="4275373"/>
                        </a:xfrm>
                        <a:prstGeom prst="rect"/>
                        <a:ln/>
                      </pic:spPr>
                    </pic:pic>
                  </a:graphicData>
                </a:graphic>
              </wp:inline>
            </w:drawing>
          </w:r>
          <w:r w:rsidDel="00000000" w:rsidR="00000000" w:rsidRPr="00000000">
            <w:rPr>
              <w:rtl w:val="0"/>
            </w:rPr>
          </w:r>
        </w:p>
      </w:sdtContent>
    </w:sdt>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6 Student BPMN Diagram</w:t>
      </w:r>
    </w:p>
    <w:p w:rsidR="00000000" w:rsidDel="00000000" w:rsidP="00000000" w:rsidRDefault="00000000" w:rsidRPr="00000000" w14:paraId="000006EB">
      <w:pPr>
        <w:ind w:hanging="360"/>
        <w:jc w:val="center"/>
        <w:rPr>
          <w:i w:val="1"/>
        </w:rPr>
      </w:pPr>
      <w:r w:rsidDel="00000000" w:rsidR="00000000" w:rsidRPr="00000000">
        <w:rPr>
          <w:rtl w:val="0"/>
        </w:rPr>
      </w:r>
    </w:p>
    <w:sdt>
      <w:sdtPr>
        <w:tag w:val="goog_rdk_1055"/>
      </w:sdtPr>
      <w:sdtContent>
        <w:p w:rsidR="00000000" w:rsidDel="00000000" w:rsidP="00000000" w:rsidRDefault="00000000" w:rsidRPr="00000000" w14:paraId="000006EC">
          <w:pPr>
            <w:keepNext w:val="1"/>
            <w:ind w:left="0" w:right="8" w:firstLine="0"/>
            <w:rPr/>
            <w:pPrChange w:author="Iman Mohamed Atef Helal" w:id="0" w:date="2023-10-31T19:05:00Z">
              <w:pPr>
                <w:keepNext w:val="1"/>
                <w:ind w:hanging="360"/>
              </w:pPr>
            </w:pPrChange>
          </w:pPr>
          <w:bookmarkStart w:colFirst="0" w:colLast="0" w:name="_heading=h.34g0dwd" w:id="69"/>
          <w:bookmarkEnd w:id="69"/>
          <w:r w:rsidDel="00000000" w:rsidR="00000000" w:rsidRPr="00000000">
            <w:rPr/>
            <w:drawing>
              <wp:inline distB="114300" distT="114300" distL="114300" distR="114300">
                <wp:extent cx="8754015" cy="4150691"/>
                <wp:effectExtent b="0" l="0" r="0" t="0"/>
                <wp:docPr id="206889004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8754015" cy="4150691"/>
                        </a:xfrm>
                        <a:prstGeom prst="rect"/>
                        <a:ln/>
                      </pic:spPr>
                    </pic:pic>
                  </a:graphicData>
                </a:graphic>
              </wp:inline>
            </w:drawing>
          </w:r>
          <w:r w:rsidDel="00000000" w:rsidR="00000000" w:rsidRPr="00000000">
            <w:rPr>
              <w:rtl w:val="0"/>
            </w:rPr>
          </w:r>
        </w:p>
      </w:sdtContent>
    </w:sdt>
    <w:sdt>
      <w:sdtPr>
        <w:tag w:val="goog_rdk_1057"/>
      </w:sdtPr>
      <w:sdtContent>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ins w:author="Iman Mohamed Atef Helal" w:id="372" w:date="2023-10-31T19:06:00Z"/>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7 Teacher BPMN Diagram</w:t>
          </w:r>
          <w:sdt>
            <w:sdtPr>
              <w:tag w:val="goog_rdk_1056"/>
            </w:sdtPr>
            <w:sdtContent>
              <w:ins w:author="Iman Mohamed Atef Helal" w:id="372" w:date="2023-10-31T19:06:00Z">
                <w:r w:rsidDel="00000000" w:rsidR="00000000" w:rsidRPr="00000000">
                  <w:rPr>
                    <w:rtl w:val="0"/>
                  </w:rPr>
                </w:r>
              </w:ins>
            </w:sdtContent>
          </w:sdt>
        </w:p>
      </w:sdtContent>
    </w:sdt>
    <w:sdt>
      <w:sdtPr>
        <w:tag w:val="goog_rdk_1058"/>
      </w:sdtPr>
      <w:sdtContent>
        <w:p w:rsidR="00000000" w:rsidDel="00000000" w:rsidP="00000000" w:rsidRDefault="00000000" w:rsidRPr="00000000" w14:paraId="000006EE">
          <w:pPr>
            <w:pBdr>
              <w:top w:space="0" w:sz="0" w:val="nil"/>
              <w:left w:space="0" w:sz="0" w:val="nil"/>
              <w:bottom w:space="0" w:sz="0" w:val="nil"/>
              <w:right w:space="0" w:sz="0" w:val="nil"/>
              <w:between w:space="0" w:sz="0" w:val="nil"/>
            </w:pBdr>
            <w:shd w:fill="auto" w:val="clear"/>
            <w:ind w:hanging="360"/>
            <w:rPr>
              <w:rFonts w:ascii="Times New Roman" w:cs="Times New Roman" w:eastAsia="Times New Roman" w:hAnsi="Times New Roman"/>
              <w:b w:val="0"/>
              <w:i w:val="1"/>
              <w:smallCaps w:val="0"/>
              <w:strike w:val="0"/>
              <w:color w:val="1f497d"/>
              <w:sz w:val="18"/>
              <w:szCs w:val="18"/>
              <w:u w:val="none"/>
              <w:shd w:fill="auto" w:val="clear"/>
              <w:vertAlign w:val="baseline"/>
            </w:rPr>
            <w:sectPr>
              <w:type w:val="nextPage"/>
              <w:pgSz w:h="11906" w:w="16838" w:orient="landscape"/>
              <w:pgMar w:bottom="1440" w:top="2160" w:left="1440" w:right="1440" w:header="720" w:footer="720"/>
            </w:sectPr>
            <w:pPrChange w:author="Iman Mohamed Atef Helal" w:id="0" w:date="2023-10-31T19:06:00Z">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pPr>
            </w:pPrChange>
          </w:pPr>
          <w:r w:rsidDel="00000000" w:rsidR="00000000" w:rsidRPr="00000000">
            <w:rPr>
              <w:rtl w:val="0"/>
            </w:rPr>
          </w:r>
        </w:p>
      </w:sdtContent>
    </w:sdt>
    <w:sdt>
      <w:sdtPr>
        <w:tag w:val="goog_rdk_1060"/>
      </w:sdtPr>
      <w:sdtContent>
        <w:p w:rsidR="00000000" w:rsidDel="00000000" w:rsidP="00000000" w:rsidRDefault="00000000" w:rsidRPr="00000000" w14:paraId="000006EF">
          <w:pPr>
            <w:keepNext w:val="1"/>
            <w:ind w:left="0" w:right="26" w:firstLine="0"/>
            <w:rPr>
              <w:ins w:author="Iman Mohamed Atef Helal" w:id="375" w:date="2023-10-31T19:06:00Z"/>
            </w:rPr>
            <w:pPrChange w:author="Iman Mohamed Atef Helal" w:id="0" w:date="2023-10-31T19:06:00Z">
              <w:pPr>
                <w:keepNext w:val="1"/>
                <w:ind w:hanging="360"/>
              </w:pPr>
            </w:pPrChange>
          </w:pPr>
          <w:r w:rsidDel="00000000" w:rsidR="00000000" w:rsidRPr="00000000">
            <w:rPr/>
            <w:drawing>
              <wp:inline distB="114300" distT="114300" distL="114300" distR="114300">
                <wp:extent cx="5258866" cy="6343283"/>
                <wp:effectExtent b="0" l="0" r="0" t="0"/>
                <wp:docPr id="2068890045" name="image11.png"/>
                <a:graphic>
                  <a:graphicData uri="http://schemas.openxmlformats.org/drawingml/2006/picture">
                    <pic:pic>
                      <pic:nvPicPr>
                        <pic:cNvPr id="0" name="image11.png"/>
                        <pic:cNvPicPr preferRelativeResize="0"/>
                      </pic:nvPicPr>
                      <pic:blipFill>
                        <a:blip r:embed="rId24"/>
                        <a:srcRect b="0" l="0" r="5731" t="0"/>
                        <a:stretch>
                          <a:fillRect/>
                        </a:stretch>
                      </pic:blipFill>
                      <pic:spPr>
                        <a:xfrm>
                          <a:off x="0" y="0"/>
                          <a:ext cx="5258866" cy="6343283"/>
                        </a:xfrm>
                        <a:prstGeom prst="rect"/>
                        <a:ln/>
                      </pic:spPr>
                    </pic:pic>
                  </a:graphicData>
                </a:graphic>
              </wp:inline>
            </w:drawing>
          </w:r>
          <w:sdt>
            <w:sdtPr>
              <w:tag w:val="goog_rdk_1059"/>
            </w:sdtPr>
            <w:sdtContent>
              <w:ins w:author="Iman Mohamed Atef Helal" w:id="375" w:date="2023-10-31T19:06:00Z">
                <w:bookmarkStart w:colFirst="0" w:colLast="0" w:name="_heading=h.1jlao46" w:id="70"/>
                <w:bookmarkEnd w:id="70"/>
                <w:r w:rsidDel="00000000" w:rsidR="00000000" w:rsidRPr="00000000">
                  <w:rPr>
                    <w:rtl w:val="0"/>
                  </w:rPr>
                </w:r>
              </w:ins>
            </w:sdtContent>
          </w:sdt>
        </w:p>
      </w:sdtContent>
    </w:sdt>
    <w:sdt>
      <w:sdtPr>
        <w:tag w:val="goog_rdk_1062"/>
      </w:sdtPr>
      <w:sdtContent>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301" w:firstLine="0"/>
            <w:jc w:val="center"/>
            <w:rPr>
              <w:del w:author="Iman Mohamed Atef Helal" w:id="377" w:date="2023-10-31T19:08:00Z"/>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8 Admin BPMN Diagra</w:t>
          </w:r>
          <w:sdt>
            <w:sdtPr>
              <w:tag w:val="goog_rdk_1061"/>
            </w:sdtPr>
            <w:sdtContent>
              <w:del w:author="Iman Mohamed Atef Helal" w:id="377" w:date="2023-10-31T19:08:00Z">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delText xml:space="preserve">m</w:delText>
                </w:r>
              </w:del>
            </w:sdtContent>
          </w:sdt>
        </w:p>
      </w:sdtContent>
    </w:sdt>
    <w:sdt>
      <w:sdtPr>
        <w:tag w:val="goog_rdk_1065"/>
      </w:sdtPr>
      <w:sdtContent>
        <w:p w:rsidR="00000000" w:rsidDel="00000000" w:rsidP="00000000" w:rsidRDefault="00000000" w:rsidRPr="00000000" w14:paraId="000006F1">
          <w:pPr>
            <w:keepNext w:val="0"/>
            <w:keepLines w:val="0"/>
            <w:pageBreakBefore w:val="0"/>
            <w:widowControl w:val="1"/>
            <w:spacing w:after="200" w:before="0" w:line="240" w:lineRule="auto"/>
            <w:ind w:left="-360" w:right="301" w:firstLine="0"/>
            <w:jc w:val="center"/>
            <w:rPr>
              <w:ins w:author="Iman Mohamed Atef Helal" w:id="377" w:date="2023-10-31T19:08:00Z"/>
              <w:rFonts w:ascii="Times New Roman" w:cs="Times New Roman" w:eastAsia="Times New Roman" w:hAnsi="Times New Roman"/>
              <w:b w:val="0"/>
              <w:i w:val="1"/>
              <w:smallCaps w:val="0"/>
              <w:strike w:val="0"/>
              <w:color w:val="1f497d"/>
              <w:sz w:val="18"/>
              <w:szCs w:val="18"/>
              <w:u w:val="none"/>
              <w:shd w:fill="auto" w:val="clear"/>
              <w:vertAlign w:val="baseline"/>
              <w:rPrChange w:author="Iman Mohamed Atef Helal" w:id="378" w:date="2023-10-31T19:08:00Z">
                <w:rPr>
                  <w:i w:val="0"/>
                </w:rPr>
              </w:rPrChange>
            </w:rPr>
            <w:sectPr>
              <w:type w:val="nextPage"/>
              <w:pgSz w:h="16838" w:w="11906" w:orient="portrait"/>
              <w:pgMar w:bottom="1440" w:top="1440" w:left="1440" w:right="2160" w:header="720" w:footer="720"/>
              <w:sectPrChange w:author="Iman Mohamed Atef Helal" w:id="374" w:date="2023-10-31T19:05:00Z">
                <w:sectPr w:rsidR="000000" w:rsidDel="000000" w:rsidRPr="000000" w:rsidSect="000000">
                  <w:pgMar w:bottom="1440" w:top="1440" w:left="1440" w:right="1440" w:header="720" w:footer="720"/>
                  <w:pgSz w:h="16838" w:w="11906" w:orient="portrait"/>
                  <w:type w:val="nextPage"/>
                </w:sectPr>
              </w:sectPrChange>
            </w:sectPr>
            <w:pPrChange w:author="Iman Mohamed Atef Helal" w:id="0" w:date="2023-10-31T19:08:00Z">
              <w:pPr>
                <w:ind w:hanging="360"/>
              </w:pPr>
            </w:pPrChange>
          </w:pPr>
          <w:sdt>
            <w:sdtPr>
              <w:tag w:val="goog_rdk_1064"/>
            </w:sdtPr>
            <w:sdtContent>
              <w:ins w:author="Iman Mohamed Atef Helal" w:id="377" w:date="2023-10-31T19:08:00Z">
                <w:r w:rsidDel="00000000" w:rsidR="00000000" w:rsidRPr="00000000">
                  <w:rPr>
                    <w:rtl w:val="0"/>
                  </w:rPr>
                </w:r>
              </w:ins>
            </w:sdtContent>
          </w:sdt>
        </w:p>
      </w:sdtContent>
    </w:sdt>
    <w:sdt>
      <w:sdtPr>
        <w:tag w:val="goog_rdk_1068"/>
      </w:sdtPr>
      <w:sdtContent>
        <w:p w:rsidR="00000000" w:rsidDel="00000000" w:rsidP="00000000" w:rsidRDefault="00000000" w:rsidRPr="00000000" w14:paraId="000006F2">
          <w:pPr>
            <w:ind w:left="0" w:firstLine="0"/>
            <w:rPr>
              <w:del w:author="Iman Mohamed Atef Helal" w:id="379" w:date="2023-10-31T19:07:00Z"/>
              <w:shd w:fill="auto" w:val="clear"/>
              <w:rPrChange w:author="Iman Mohamed Atef Helal" w:id="380" w:date="2023-10-31T19:07:00Z">
                <w:rPr>
                  <w:b w:val="1"/>
                  <w:sz w:val="32"/>
                  <w:szCs w:val="32"/>
                </w:rPr>
              </w:rPrChange>
            </w:rPr>
            <w:pPrChange w:author="Iman Mohamed Atef Helal" w:id="0" w:date="2023-10-31T19:07:00Z">
              <w:pPr>
                <w:ind w:hanging="360"/>
              </w:pPr>
            </w:pPrChange>
          </w:pPr>
          <w:sdt>
            <w:sdtPr>
              <w:tag w:val="goog_rdk_1067"/>
            </w:sdtPr>
            <w:sdtContent>
              <w:del w:author="Iman Mohamed Atef Helal" w:id="379" w:date="2023-10-31T19:07:00Z">
                <w:r w:rsidDel="00000000" w:rsidR="00000000" w:rsidRPr="00000000">
                  <w:br w:type="page"/>
                </w:r>
                <w:r w:rsidDel="00000000" w:rsidR="00000000" w:rsidRPr="00000000">
                  <w:rPr>
                    <w:rtl w:val="0"/>
                  </w:rPr>
                </w:r>
              </w:del>
            </w:sdtContent>
          </w:sdt>
        </w:p>
      </w:sdtContent>
    </w:sdt>
    <w:p w:rsidR="00000000" w:rsidDel="00000000" w:rsidP="00000000" w:rsidRDefault="00000000" w:rsidRPr="00000000" w14:paraId="000006F3">
      <w:pPr>
        <w:pStyle w:val="Heading1"/>
        <w:ind w:hanging="360"/>
        <w:rPr>
          <w:rFonts w:ascii="Times New Roman" w:cs="Times New Roman" w:eastAsia="Times New Roman" w:hAnsi="Times New Roman"/>
        </w:rPr>
      </w:pPr>
      <w:bookmarkStart w:colFirst="0" w:colLast="0" w:name="_heading=h.43ky6rz" w:id="71"/>
      <w:bookmarkEnd w:id="71"/>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6F4">
      <w:pPr>
        <w:pStyle w:val="Heading2"/>
        <w:ind w:left="-270" w:firstLine="0"/>
        <w:rPr/>
      </w:pPr>
      <w:bookmarkStart w:colFirst="0" w:colLast="0" w:name="_heading=h.2iq8gzs" w:id="72"/>
      <w:bookmarkEnd w:id="72"/>
      <w:r w:rsidDel="00000000" w:rsidR="00000000" w:rsidRPr="00000000">
        <w:rPr>
          <w:rtl w:val="0"/>
        </w:rPr>
        <w:t xml:space="preserve">A. Competitor Analysis</w:t>
      </w:r>
    </w:p>
    <w:sdt>
      <w:sdtPr>
        <w:tag w:val="goog_rdk_1072"/>
      </w:sdtPr>
      <w:sdtContent>
        <w:p w:rsidR="00000000" w:rsidDel="00000000" w:rsidP="00000000" w:rsidRDefault="00000000" w:rsidRPr="00000000" w14:paraId="000006F5">
          <w:pPr>
            <w:ind w:left="0" w:right="29" w:firstLine="288"/>
            <w:rPr>
              <w:sz w:val="22"/>
              <w:szCs w:val="22"/>
              <w:shd w:fill="auto" w:val="clear"/>
              <w:rPrChange w:author="Iman Mohamed Atef Helal" w:id="382" w:date="2023-10-25T20:05:00Z">
                <w:rPr/>
              </w:rPrChange>
            </w:rPr>
            <w:pPrChange w:author="Iman Mohamed Atef Helal" w:id="0" w:date="2023-10-25T20:05:00Z">
              <w:pPr>
                <w:ind w:hanging="360"/>
              </w:pPr>
            </w:pPrChange>
          </w:pPr>
          <w:sdt>
            <w:sdtPr>
              <w:tag w:val="goog_rdk_1069"/>
            </w:sdtPr>
            <w:sdtContent>
              <w:commentRangeStart w:id="2"/>
            </w:sdtContent>
          </w:sdt>
          <w:sdt>
            <w:sdtPr>
              <w:tag w:val="goog_rdk_1070"/>
            </w:sdtPr>
            <w:sdtContent>
              <w:r w:rsidDel="00000000" w:rsidR="00000000" w:rsidRPr="00000000">
                <w:rPr>
                  <w:sz w:val="22"/>
                  <w:szCs w:val="22"/>
                  <w:rtl w:val="0"/>
                  <w:rPrChange w:author="Iman Mohamed Atef Helal" w:id="381" w:date="2023-10-31T19:11:00Z">
                    <w:rPr/>
                  </w:rPrChange>
                </w:rPr>
                <w:t xml:space="preserve">For the full transcript please refer to the Appendix folder attached to this document, a high-quality PDF of the analysis table should exist there.</w:t>
              </w:r>
            </w:sdtContent>
          </w:sdt>
          <w:commentRangeEnd w:id="2"/>
          <w:r w:rsidDel="00000000" w:rsidR="00000000" w:rsidRPr="00000000">
            <w:commentReference w:id="2"/>
          </w:r>
          <w:sdt>
            <w:sdtPr>
              <w:tag w:val="goog_rdk_1071"/>
            </w:sdtPr>
            <w:sdtContent>
              <w:r w:rsidDel="00000000" w:rsidR="00000000" w:rsidRPr="00000000">
                <w:rPr>
                  <w:rtl w:val="0"/>
                </w:rPr>
              </w:r>
            </w:sdtContent>
          </w:sdt>
        </w:p>
      </w:sdtContent>
    </w:sdt>
    <w:p w:rsidR="00000000" w:rsidDel="00000000" w:rsidP="00000000" w:rsidRDefault="00000000" w:rsidRPr="00000000" w14:paraId="000006F6">
      <w:pPr>
        <w:pStyle w:val="Heading2"/>
        <w:ind w:left="-270" w:firstLine="0"/>
        <w:rPr/>
      </w:pPr>
      <w:bookmarkStart w:colFirst="0" w:colLast="0" w:name="_heading=h.xvir7l" w:id="73"/>
      <w:bookmarkEnd w:id="73"/>
      <w:r w:rsidDel="00000000" w:rsidR="00000000" w:rsidRPr="00000000">
        <w:rPr>
          <w:rtl w:val="0"/>
        </w:rPr>
        <w:t xml:space="preserve">B. Student Survey</w:t>
      </w:r>
    </w:p>
    <w:sdt>
      <w:sdtPr>
        <w:tag w:val="goog_rdk_1074"/>
      </w:sdtPr>
      <w:sdtContent>
        <w:p w:rsidR="00000000" w:rsidDel="00000000" w:rsidP="00000000" w:rsidRDefault="00000000" w:rsidRPr="00000000" w14:paraId="000006F7">
          <w:pPr>
            <w:ind w:left="0" w:right="29" w:firstLine="288"/>
            <w:rPr/>
            <w:pPrChange w:author="Iman Mohamed Atef Helal" w:id="0" w:date="2023-10-25T20:05:00Z">
              <w:pPr>
                <w:ind w:hanging="360"/>
              </w:pPr>
            </w:pPrChange>
          </w:pPr>
          <w:r w:rsidDel="00000000" w:rsidR="00000000" w:rsidRPr="00000000">
            <w:rPr>
              <w:rtl w:val="0"/>
            </w:rPr>
            <w:t xml:space="preserve">For the full transcript </w:t>
          </w:r>
          <w:sdt>
            <w:sdtPr>
              <w:tag w:val="goog_rdk_1073"/>
            </w:sdtPr>
            <w:sdtContent>
              <w:r w:rsidDel="00000000" w:rsidR="00000000" w:rsidRPr="00000000">
                <w:rPr>
                  <w:rFonts w:ascii="Arial" w:cs="Arial" w:eastAsia="Arial" w:hAnsi="Arial"/>
                  <w:sz w:val="22"/>
                  <w:szCs w:val="22"/>
                  <w:rtl w:val="0"/>
                  <w:rPrChange w:author="Iman Mohamed Atef Helal" w:id="383" w:date="2023-10-31T19:09:00Z">
                    <w:rPr/>
                  </w:rPrChange>
                </w:rPr>
                <w:t xml:space="preserve">please</w:t>
              </w:r>
            </w:sdtContent>
          </w:sdt>
          <w:r w:rsidDel="00000000" w:rsidR="00000000" w:rsidRPr="00000000">
            <w:rPr>
              <w:rtl w:val="0"/>
            </w:rPr>
            <w:t xml:space="preserve"> refer to the Appendix folder attached to this document, a PDF Form of the survey should exist there.</w:t>
          </w:r>
        </w:p>
      </w:sdtContent>
    </w:sdt>
    <w:p w:rsidR="00000000" w:rsidDel="00000000" w:rsidP="00000000" w:rsidRDefault="00000000" w:rsidRPr="00000000" w14:paraId="000006F8">
      <w:pPr>
        <w:pStyle w:val="Heading2"/>
        <w:ind w:left="-270" w:firstLine="0"/>
        <w:rPr/>
      </w:pPr>
      <w:bookmarkStart w:colFirst="0" w:colLast="0" w:name="_heading=h.3hv69ve" w:id="74"/>
      <w:bookmarkEnd w:id="74"/>
      <w:r w:rsidDel="00000000" w:rsidR="00000000" w:rsidRPr="00000000">
        <w:rPr>
          <w:rtl w:val="0"/>
        </w:rPr>
        <w:t xml:space="preserve">C. Teacher Survey</w:t>
      </w:r>
    </w:p>
    <w:sdt>
      <w:sdtPr>
        <w:tag w:val="goog_rdk_1076"/>
      </w:sdtPr>
      <w:sdtContent>
        <w:p w:rsidR="00000000" w:rsidDel="00000000" w:rsidP="00000000" w:rsidRDefault="00000000" w:rsidRPr="00000000" w14:paraId="000006F9">
          <w:pPr>
            <w:ind w:left="0" w:right="29" w:firstLine="288"/>
            <w:rPr/>
            <w:pPrChange w:author="Iman Mohamed Atef Helal" w:id="0" w:date="2023-10-25T20:05:00Z">
              <w:pPr>
                <w:ind w:hanging="360"/>
              </w:pPr>
            </w:pPrChange>
          </w:pPr>
          <w:r w:rsidDel="00000000" w:rsidR="00000000" w:rsidRPr="00000000">
            <w:rPr>
              <w:rtl w:val="0"/>
            </w:rPr>
            <w:t xml:space="preserve">For the full transcript please refer to the Appendix folder attached to this document, a PDF Form of the survey should </w:t>
          </w:r>
          <w:sdt>
            <w:sdtPr>
              <w:tag w:val="goog_rdk_1075"/>
            </w:sdtPr>
            <w:sdtContent>
              <w:r w:rsidDel="00000000" w:rsidR="00000000" w:rsidRPr="00000000">
                <w:rPr>
                  <w:rFonts w:ascii="Arial" w:cs="Arial" w:eastAsia="Arial" w:hAnsi="Arial"/>
                  <w:sz w:val="22"/>
                  <w:szCs w:val="22"/>
                  <w:rtl w:val="0"/>
                  <w:rPrChange w:author="Iman Mohamed Atef Helal" w:id="385" w:date="2023-10-31T19:09:00Z">
                    <w:rPr/>
                  </w:rPrChange>
                </w:rPr>
                <w:t xml:space="preserve">exist</w:t>
              </w:r>
            </w:sdtContent>
          </w:sdt>
          <w:r w:rsidDel="00000000" w:rsidR="00000000" w:rsidRPr="00000000">
            <w:rPr>
              <w:rtl w:val="0"/>
            </w:rPr>
            <w:t xml:space="preserve"> there.</w:t>
          </w:r>
        </w:p>
      </w:sdtContent>
    </w:sdt>
    <w:p w:rsidR="00000000" w:rsidDel="00000000" w:rsidP="00000000" w:rsidRDefault="00000000" w:rsidRPr="00000000" w14:paraId="000006FA">
      <w:pPr>
        <w:pStyle w:val="Heading2"/>
        <w:ind w:left="-270" w:firstLine="0"/>
        <w:rPr/>
      </w:pPr>
      <w:bookmarkStart w:colFirst="0" w:colLast="0" w:name="_heading=h.1x0gk37" w:id="75"/>
      <w:bookmarkEnd w:id="75"/>
      <w:r w:rsidDel="00000000" w:rsidR="00000000" w:rsidRPr="00000000">
        <w:rPr>
          <w:rtl w:val="0"/>
        </w:rPr>
        <w:t xml:space="preserve">D. Responses and data analysis</w:t>
      </w:r>
    </w:p>
    <w:sdt>
      <w:sdtPr>
        <w:tag w:val="goog_rdk_1077"/>
      </w:sdtPr>
      <w:sdtContent>
        <w:p w:rsidR="00000000" w:rsidDel="00000000" w:rsidP="00000000" w:rsidRDefault="00000000" w:rsidRPr="00000000" w14:paraId="000006FB">
          <w:pPr>
            <w:ind w:left="0" w:right="29" w:firstLine="288"/>
            <w:rPr/>
            <w:pPrChange w:author="Iman Mohamed Atef Helal" w:id="0" w:date="2023-10-25T20:05:00Z">
              <w:pPr>
                <w:ind w:hanging="360"/>
              </w:pPr>
            </w:pPrChange>
          </w:pPr>
          <w:r w:rsidDel="00000000" w:rsidR="00000000" w:rsidRPr="00000000">
            <w:rPr>
              <w:rtl w:val="0"/>
            </w:rPr>
            <w:t xml:space="preserve">For the full transcript please refer to the Appendix folder attached to this document, an excel sheet with the results and analysis steps should exist there.</w:t>
          </w:r>
        </w:p>
      </w:sdtContent>
    </w:sdt>
    <w:p w:rsidR="00000000" w:rsidDel="00000000" w:rsidP="00000000" w:rsidRDefault="00000000" w:rsidRPr="00000000" w14:paraId="000006FC">
      <w:pPr>
        <w:pStyle w:val="Heading2"/>
        <w:ind w:left="0" w:firstLine="0"/>
        <w:rPr/>
      </w:pPr>
      <w:bookmarkStart w:colFirst="0" w:colLast="0" w:name="_heading=h.4h042r0" w:id="76"/>
      <w:bookmarkEnd w:id="76"/>
      <w:r w:rsidDel="00000000" w:rsidR="00000000" w:rsidRPr="00000000">
        <w:rPr>
          <w:rtl w:val="0"/>
        </w:rPr>
        <w:t xml:space="preserve">E. Students Survey Statistics Results:</w:t>
      </w:r>
    </w:p>
    <w:sdt>
      <w:sdtPr>
        <w:tag w:val="goog_rdk_1079"/>
      </w:sdtPr>
      <w:sdtContent>
        <w:p w:rsidR="00000000" w:rsidDel="00000000" w:rsidP="00000000" w:rsidRDefault="00000000" w:rsidRPr="00000000" w14:paraId="000006FD">
          <w:pPr>
            <w:ind w:left="0" w:firstLine="0"/>
            <w:rPr>
              <w:shd w:fill="auto" w:val="clear"/>
              <w:rPrChange w:author="Iman Mohamed Atef Helal" w:id="389" w:date="2023-10-25T20:05:00Z">
                <w:rPr>
                  <w:color w:val="666666"/>
                  <w:sz w:val="26"/>
                  <w:szCs w:val="26"/>
                </w:rPr>
              </w:rPrChange>
            </w:rPr>
            <w:pPrChange w:author="Iman Mohamed Atef Helal" w:id="0" w:date="2023-10-25T20:05:00Z">
              <w:pPr>
                <w:ind w:hanging="360"/>
              </w:pPr>
            </w:pPrChange>
          </w:pPr>
          <w:sdt>
            <w:sdtPr>
              <w:tag w:val="goog_rdk_1078"/>
            </w:sdtPr>
            <w:sdtContent>
              <w:r w:rsidDel="00000000" w:rsidR="00000000" w:rsidRPr="00000000">
                <w:rPr>
                  <w:sz w:val="26"/>
                  <w:szCs w:val="26"/>
                  <w:rtl w:val="0"/>
                  <w:rPrChange w:author="Iman Mohamed Atef Helal" w:id="388" w:date="2023-10-31T19:09:00Z">
                    <w:rPr>
                      <w:color w:val="666666"/>
                      <w:sz w:val="26"/>
                      <w:szCs w:val="26"/>
                    </w:rPr>
                  </w:rPrChange>
                </w:rPr>
                <w:t xml:space="preserve">Total Participants: 98</w:t>
              </w:r>
            </w:sdtContent>
          </w:sdt>
        </w:p>
      </w:sdtContent>
    </w:sdt>
    <w:sdt>
      <w:sdtPr>
        <w:tag w:val="goog_rdk_1081"/>
      </w:sdtPr>
      <w:sdtContent>
        <w:p w:rsidR="00000000" w:rsidDel="00000000" w:rsidP="00000000" w:rsidRDefault="00000000" w:rsidRPr="00000000" w14:paraId="000006FE">
          <w:pPr>
            <w:ind w:left="0" w:firstLine="0"/>
            <w:rPr>
              <w:shd w:fill="auto" w:val="clear"/>
              <w:rPrChange w:author="Iman Mohamed Atef Helal" w:id="390" w:date="2023-10-25T20:05:00Z">
                <w:rPr>
                  <w:color w:val="666666"/>
                  <w:sz w:val="26"/>
                  <w:szCs w:val="26"/>
                </w:rPr>
              </w:rPrChange>
            </w:rPr>
            <w:pPrChange w:author="Iman Mohamed Atef Helal" w:id="0" w:date="2023-10-25T20:05:00Z">
              <w:pPr>
                <w:ind w:hanging="360"/>
              </w:pPr>
            </w:pPrChange>
          </w:pPr>
          <w:sdt>
            <w:sdtPr>
              <w:tag w:val="goog_rdk_1080"/>
            </w:sdtPr>
            <w:sdtContent>
              <w:r w:rsidDel="00000000" w:rsidR="00000000" w:rsidRPr="00000000">
                <w:rPr>
                  <w:sz w:val="26"/>
                  <w:szCs w:val="26"/>
                  <w:rtl w:val="0"/>
                  <w:rPrChange w:author="Iman Mohamed Atef Helal" w:id="388" w:date="2023-10-31T19:09:00Z">
                    <w:rPr>
                      <w:color w:val="666666"/>
                      <w:sz w:val="26"/>
                      <w:szCs w:val="26"/>
                    </w:rPr>
                  </w:rPrChange>
                </w:rPr>
                <w:t xml:space="preserve">General Info “Quantitative” </w:t>
              </w:r>
            </w:sdtContent>
          </w:sdt>
        </w:p>
      </w:sdtContent>
    </w:sdt>
    <w:p w:rsidR="00000000" w:rsidDel="00000000" w:rsidP="00000000" w:rsidRDefault="00000000" w:rsidRPr="00000000" w14:paraId="000006FF">
      <w:pPr>
        <w:keepLines w:val="1"/>
        <w:numPr>
          <w:ilvl w:val="0"/>
          <w:numId w:val="27"/>
        </w:numPr>
        <w:spacing w:before="100" w:lineRule="auto"/>
        <w:ind w:left="720" w:hanging="360"/>
        <w:rPr>
          <w:color w:val="666666"/>
        </w:rPr>
      </w:pPr>
      <w:sdt>
        <w:sdtPr>
          <w:tag w:val="goog_rdk_1082"/>
        </w:sdtPr>
        <w:sdtContent>
          <w:r w:rsidDel="00000000" w:rsidR="00000000" w:rsidRPr="00000000">
            <w:rPr>
              <w:sz w:val="26"/>
              <w:szCs w:val="26"/>
              <w:rtl w:val="0"/>
              <w:rPrChange w:author="Iman Mohamed Atef Helal" w:id="388" w:date="2023-10-31T19:09:00Z">
                <w:rPr>
                  <w:color w:val="666666"/>
                  <w:sz w:val="26"/>
                  <w:szCs w:val="26"/>
                </w:rPr>
              </w:rPrChange>
            </w:rPr>
            <w:t xml:space="preserve">In which language would you like to view the form questions?</w:t>
          </w:r>
        </w:sdtContent>
      </w:sdt>
      <w:r w:rsidDel="00000000" w:rsidR="00000000" w:rsidRPr="00000000">
        <w:rPr>
          <w:rtl w:val="0"/>
        </w:rPr>
        <w:t xml:space="preserve"> </w:t>
      </w:r>
      <w:sdt>
        <w:sdtPr>
          <w:tag w:val="goog_rdk_1083"/>
        </w:sdtPr>
        <w:sdtContent>
          <w:r w:rsidDel="00000000" w:rsidR="00000000" w:rsidRPr="00000000">
            <w:rPr>
              <w:rtl w:val="0"/>
            </w:rPr>
          </w:r>
        </w:sdtContent>
      </w:sdt>
      <w:sdt>
        <w:sdtPr>
          <w:tag w:val="goog_rdk_1084"/>
        </w:sdtPr>
        <w:sdtContent>
          <w:ins w:author="Iman Mohamed Atef Helal" w:id="392" w:date="2023-10-31T19:07:00Z">
            <w:r w:rsidDel="00000000" w:rsidR="00000000" w:rsidRPr="00000000">
              <w:drawing>
                <wp:anchor allowOverlap="1" behindDoc="0" distB="0" distT="0" distL="114300" distR="114300" hidden="0" layoutInCell="1" locked="0" relativeHeight="0" simplePos="0">
                  <wp:simplePos x="0" y="0"/>
                  <wp:positionH relativeFrom="column">
                    <wp:posOffset>1046480</wp:posOffset>
                  </wp:positionH>
                  <wp:positionV relativeFrom="paragraph">
                    <wp:posOffset>248284</wp:posOffset>
                  </wp:positionV>
                  <wp:extent cx="3286125" cy="2428875"/>
                  <wp:wrapSquare wrapText="bothSides" distB="0" distT="0" distL="114300" distR="114300"/>
                  <wp:docPr id="2068890023" name=""/>
                  <a:graphic>
                    <a:graphicData uri="http://schemas.openxmlformats.org/drawingml/2006/chart">
                      <c:chart r:id="rId25"/>
                    </a:graphicData>
                  </a:graphic>
                </wp:anchor>
              </w:drawing>
            </w:r>
          </w:ins>
        </w:sdtContent>
      </w:sdt>
    </w:p>
    <w:p w:rsidR="00000000" w:rsidDel="00000000" w:rsidP="00000000" w:rsidRDefault="00000000" w:rsidRPr="00000000" w14:paraId="00000700">
      <w:pPr>
        <w:keepLines w:val="1"/>
        <w:spacing w:before="100" w:lineRule="auto"/>
        <w:ind w:left="0" w:firstLine="0"/>
        <w:rPr/>
      </w:pPr>
      <w:r w:rsidDel="00000000" w:rsidR="00000000" w:rsidRPr="00000000">
        <w:rPr>
          <w:rtl w:val="0"/>
        </w:rPr>
      </w:r>
    </w:p>
    <w:p w:rsidR="00000000" w:rsidDel="00000000" w:rsidP="00000000" w:rsidRDefault="00000000" w:rsidRPr="00000000" w14:paraId="00000701">
      <w:pPr>
        <w:keepLines w:val="1"/>
        <w:spacing w:before="100" w:lineRule="auto"/>
        <w:ind w:left="0" w:firstLine="0"/>
        <w:rPr/>
      </w:pPr>
      <w:r w:rsidDel="00000000" w:rsidR="00000000" w:rsidRPr="00000000">
        <w:rPr>
          <w:rtl w:val="0"/>
        </w:rPr>
      </w:r>
    </w:p>
    <w:p w:rsidR="00000000" w:rsidDel="00000000" w:rsidP="00000000" w:rsidRDefault="00000000" w:rsidRPr="00000000" w14:paraId="00000702">
      <w:pPr>
        <w:keepLines w:val="1"/>
        <w:spacing w:before="100" w:lineRule="auto"/>
        <w:ind w:left="0" w:firstLine="0"/>
        <w:rPr/>
      </w:pPr>
      <w:r w:rsidDel="00000000" w:rsidR="00000000" w:rsidRPr="00000000">
        <w:rPr>
          <w:rtl w:val="0"/>
        </w:rPr>
      </w:r>
    </w:p>
    <w:p w:rsidR="00000000" w:rsidDel="00000000" w:rsidP="00000000" w:rsidRDefault="00000000" w:rsidRPr="00000000" w14:paraId="00000703">
      <w:pPr>
        <w:keepLines w:val="1"/>
        <w:spacing w:before="100" w:lineRule="auto"/>
        <w:ind w:left="0" w:firstLine="0"/>
        <w:rPr/>
      </w:pPr>
      <w:r w:rsidDel="00000000" w:rsidR="00000000" w:rsidRPr="00000000">
        <w:rPr>
          <w:rtl w:val="0"/>
        </w:rPr>
      </w:r>
    </w:p>
    <w:sdt>
      <w:sdtPr>
        <w:tag w:val="goog_rdk_1086"/>
      </w:sdtPr>
      <w:sdtContent>
        <w:p w:rsidR="00000000" w:rsidDel="00000000" w:rsidP="00000000" w:rsidRDefault="00000000" w:rsidRPr="00000000" w14:paraId="00000704">
          <w:pPr>
            <w:keepLines w:val="1"/>
            <w:spacing w:before="100" w:lineRule="auto"/>
            <w:ind w:left="0" w:firstLine="0"/>
            <w:rPr>
              <w:rPrChange w:author="Iman Mohamed Atef Helal" w:id="393" w:date="2023-10-31T19:09:00Z">
                <w:rPr>
                  <w:color w:val="666666"/>
                </w:rPr>
              </w:rPrChange>
            </w:rPr>
          </w:pPr>
          <w:sdt>
            <w:sdtPr>
              <w:tag w:val="goog_rdk_1085"/>
            </w:sdtPr>
            <w:sdtContent>
              <w:r w:rsidDel="00000000" w:rsidR="00000000" w:rsidRPr="00000000">
                <w:rPr>
                  <w:rtl w:val="0"/>
                </w:rPr>
              </w:r>
            </w:sdtContent>
          </w:sdt>
        </w:p>
      </w:sdtContent>
    </w:sdt>
    <w:sdt>
      <w:sdtPr>
        <w:tag w:val="goog_rdk_1088"/>
      </w:sdtPr>
      <w:sdtContent>
        <w:p w:rsidR="00000000" w:rsidDel="00000000" w:rsidP="00000000" w:rsidRDefault="00000000" w:rsidRPr="00000000" w14:paraId="00000705">
          <w:pPr>
            <w:keepLines w:val="1"/>
            <w:spacing w:before="100" w:lineRule="auto"/>
            <w:ind w:left="0" w:firstLine="0"/>
            <w:rPr>
              <w:sz w:val="26"/>
              <w:szCs w:val="26"/>
              <w:rPrChange w:author="Iman Mohamed Atef Helal" w:id="393" w:date="2023-10-31T19:09:00Z">
                <w:rPr>
                  <w:color w:val="666666"/>
                  <w:sz w:val="26"/>
                  <w:szCs w:val="26"/>
                </w:rPr>
              </w:rPrChange>
            </w:rPr>
          </w:pPr>
          <w:sdt>
            <w:sdtPr>
              <w:tag w:val="goog_rdk_1087"/>
            </w:sdtPr>
            <w:sdtContent>
              <w:r w:rsidDel="00000000" w:rsidR="00000000" w:rsidRPr="00000000">
                <w:rPr>
                  <w:rtl w:val="0"/>
                </w:rPr>
              </w:r>
            </w:sdtContent>
          </w:sdt>
        </w:p>
      </w:sdtContent>
    </w:sdt>
    <w:sdt>
      <w:sdtPr>
        <w:tag w:val="goog_rdk_1090"/>
      </w:sdtPr>
      <w:sdtContent>
        <w:p w:rsidR="00000000" w:rsidDel="00000000" w:rsidP="00000000" w:rsidRDefault="00000000" w:rsidRPr="00000000" w14:paraId="00000706">
          <w:pPr>
            <w:keepLines w:val="1"/>
            <w:spacing w:before="100" w:lineRule="auto"/>
            <w:ind w:left="0" w:firstLine="0"/>
            <w:rPr>
              <w:sz w:val="26"/>
              <w:szCs w:val="26"/>
              <w:rPrChange w:author="Iman Mohamed Atef Helal" w:id="393" w:date="2023-10-31T19:09:00Z">
                <w:rPr>
                  <w:color w:val="666666"/>
                  <w:sz w:val="26"/>
                  <w:szCs w:val="26"/>
                </w:rPr>
              </w:rPrChange>
            </w:rPr>
          </w:pPr>
          <w:sdt>
            <w:sdtPr>
              <w:tag w:val="goog_rdk_1089"/>
            </w:sdtPr>
            <w:sdtContent>
              <w:r w:rsidDel="00000000" w:rsidR="00000000" w:rsidRPr="00000000">
                <w:rPr>
                  <w:rtl w:val="0"/>
                </w:rPr>
              </w:r>
            </w:sdtContent>
          </w:sdt>
        </w:p>
      </w:sdtContent>
    </w:sdt>
    <w:sdt>
      <w:sdtPr>
        <w:tag w:val="goog_rdk_1092"/>
      </w:sdtPr>
      <w:sdtContent>
        <w:p w:rsidR="00000000" w:rsidDel="00000000" w:rsidP="00000000" w:rsidRDefault="00000000" w:rsidRPr="00000000" w14:paraId="00000707">
          <w:pPr>
            <w:keepLines w:val="1"/>
            <w:spacing w:before="100" w:lineRule="auto"/>
            <w:ind w:left="0" w:firstLine="0"/>
            <w:rPr>
              <w:sz w:val="26"/>
              <w:szCs w:val="26"/>
              <w:rPrChange w:author="Iman Mohamed Atef Helal" w:id="393" w:date="2023-10-31T19:09:00Z">
                <w:rPr>
                  <w:color w:val="666666"/>
                  <w:sz w:val="26"/>
                  <w:szCs w:val="26"/>
                </w:rPr>
              </w:rPrChange>
            </w:rPr>
          </w:pPr>
          <w:sdt>
            <w:sdtPr>
              <w:tag w:val="goog_rdk_1091"/>
            </w:sdtPr>
            <w:sdtContent>
              <w:r w:rsidDel="00000000" w:rsidR="00000000" w:rsidRPr="00000000">
                <w:rPr>
                  <w:rtl w:val="0"/>
                </w:rPr>
              </w:r>
            </w:sdtContent>
          </w:sdt>
        </w:p>
      </w:sdtContent>
    </w:sdt>
    <w:sdt>
      <w:sdtPr>
        <w:tag w:val="goog_rdk_1094"/>
      </w:sdtPr>
      <w:sdtContent>
        <w:p w:rsidR="00000000" w:rsidDel="00000000" w:rsidP="00000000" w:rsidRDefault="00000000" w:rsidRPr="00000000" w14:paraId="00000708">
          <w:pPr>
            <w:keepLines w:val="1"/>
            <w:spacing w:before="100" w:lineRule="auto"/>
            <w:ind w:left="0" w:firstLine="0"/>
            <w:rPr>
              <w:sz w:val="26"/>
              <w:szCs w:val="26"/>
              <w:rPrChange w:author="Iman Mohamed Atef Helal" w:id="393" w:date="2023-10-31T19:09:00Z">
                <w:rPr>
                  <w:color w:val="666666"/>
                  <w:sz w:val="26"/>
                  <w:szCs w:val="26"/>
                </w:rPr>
              </w:rPrChange>
            </w:rPr>
          </w:pPr>
          <w:sdt>
            <w:sdtPr>
              <w:tag w:val="goog_rdk_1093"/>
            </w:sdtPr>
            <w:sdtContent>
              <w:r w:rsidDel="00000000" w:rsidR="00000000" w:rsidRPr="00000000">
                <w:rPr>
                  <w:rtl w:val="0"/>
                </w:rPr>
              </w:r>
            </w:sdtContent>
          </w:sdt>
        </w:p>
      </w:sdtContent>
    </w:sdt>
    <w:p w:rsidR="00000000" w:rsidDel="00000000" w:rsidP="00000000" w:rsidRDefault="00000000" w:rsidRPr="00000000" w14:paraId="00000709">
      <w:pPr>
        <w:keepLines w:val="1"/>
        <w:numPr>
          <w:ilvl w:val="0"/>
          <w:numId w:val="27"/>
        </w:numPr>
        <w:spacing w:before="100" w:lineRule="auto"/>
        <w:ind w:left="720" w:hanging="360"/>
        <w:rPr>
          <w:color w:val="666666"/>
        </w:rPr>
      </w:pPr>
      <w:sdt>
        <w:sdtPr>
          <w:tag w:val="goog_rdk_1095"/>
        </w:sdtPr>
        <w:sdtContent>
          <w:r w:rsidDel="00000000" w:rsidR="00000000" w:rsidRPr="00000000">
            <w:rPr>
              <w:sz w:val="26"/>
              <w:szCs w:val="26"/>
              <w:rtl w:val="0"/>
              <w:rPrChange w:author="Iman Mohamed Atef Helal" w:id="393" w:date="2023-10-31T19:09:00Z">
                <w:rPr>
                  <w:color w:val="666666"/>
                  <w:sz w:val="26"/>
                  <w:szCs w:val="26"/>
                </w:rPr>
              </w:rPrChange>
            </w:rPr>
            <w:t xml:space="preserve">What is your current university year?</w:t>
          </w:r>
        </w:sdtContent>
      </w:sdt>
      <w:r w:rsidDel="00000000" w:rsidR="00000000" w:rsidRPr="00000000">
        <w:rPr>
          <w:rtl w:val="0"/>
        </w:rPr>
        <w:t xml:space="preserve"> </w:t>
      </w:r>
      <w:sdt>
        <w:sdtPr>
          <w:tag w:val="goog_rdk_1096"/>
        </w:sdtPr>
        <w:sdtContent>
          <w:r w:rsidDel="00000000" w:rsidR="00000000" w:rsidRPr="00000000">
            <w:rPr>
              <w:rtl w:val="0"/>
            </w:rPr>
          </w:r>
        </w:sdtContent>
      </w:sdt>
    </w:p>
    <w:sdt>
      <w:sdtPr>
        <w:tag w:val="goog_rdk_1099"/>
      </w:sdtPr>
      <w:sdtContent>
        <w:p w:rsidR="00000000" w:rsidDel="00000000" w:rsidP="00000000" w:rsidRDefault="00000000" w:rsidRPr="00000000" w14:paraId="0000070A">
          <w:pPr>
            <w:ind w:hanging="360"/>
            <w:rPr>
              <w:sz w:val="26"/>
              <w:szCs w:val="26"/>
              <w:rPrChange w:author="Iman Mohamed Atef Helal" w:id="394" w:date="2023-10-31T19:09:00Z">
                <w:rPr>
                  <w:color w:val="666666"/>
                  <w:sz w:val="26"/>
                  <w:szCs w:val="26"/>
                </w:rPr>
              </w:rPrChange>
            </w:rPr>
          </w:pPr>
          <w:sdt>
            <w:sdtPr>
              <w:tag w:val="goog_rdk_1097"/>
            </w:sdtPr>
            <w:sdtContent>
              <w:r w:rsidDel="00000000" w:rsidR="00000000" w:rsidRPr="00000000">
                <w:rPr>
                  <w:rtl w:val="0"/>
                </w:rPr>
              </w:r>
            </w:sdtContent>
          </w:sdt>
          <w:sdt>
            <w:sdtPr>
              <w:tag w:val="goog_rdk_1098"/>
            </w:sdtPr>
            <w:sdtContent>
              <w:ins w:author="Iman Mohamed Atef Helal" w:id="395" w:date="2023-10-31T19:07:00Z">
                <w:r w:rsidDel="00000000" w:rsidR="00000000" w:rsidRPr="00000000">
                  <w:drawing>
                    <wp:anchor allowOverlap="1" behindDoc="0" distB="0" distT="0" distL="114300" distR="114300" hidden="0" layoutInCell="1" locked="0" relativeHeight="0" simplePos="0">
                      <wp:simplePos x="0" y="0"/>
                      <wp:positionH relativeFrom="column">
                        <wp:posOffset>636905</wp:posOffset>
                      </wp:positionH>
                      <wp:positionV relativeFrom="paragraph">
                        <wp:posOffset>76835</wp:posOffset>
                      </wp:positionV>
                      <wp:extent cx="4905375" cy="1771650"/>
                      <wp:wrapSquare wrapText="bothSides" distB="0" distT="0" distL="114300" distR="114300"/>
                      <wp:docPr id="2068890027" name=""/>
                      <a:graphic>
                        <a:graphicData uri="http://schemas.openxmlformats.org/drawingml/2006/chart">
                          <c:chart r:id="rId26"/>
                        </a:graphicData>
                      </a:graphic>
                    </wp:anchor>
                  </w:drawing>
                </w:r>
              </w:ins>
            </w:sdtContent>
          </w:sdt>
        </w:p>
      </w:sdtContent>
    </w:sdt>
    <w:sdt>
      <w:sdtPr>
        <w:tag w:val="goog_rdk_1101"/>
      </w:sdtPr>
      <w:sdtContent>
        <w:p w:rsidR="00000000" w:rsidDel="00000000" w:rsidP="00000000" w:rsidRDefault="00000000" w:rsidRPr="00000000" w14:paraId="0000070B">
          <w:pPr>
            <w:keepLines w:val="1"/>
            <w:spacing w:before="100" w:lineRule="auto"/>
            <w:ind w:left="0" w:firstLine="0"/>
            <w:rPr>
              <w:sz w:val="26"/>
              <w:szCs w:val="26"/>
              <w:rPrChange w:author="Iman Mohamed Atef Helal" w:id="394" w:date="2023-10-31T19:09:00Z">
                <w:rPr>
                  <w:color w:val="666666"/>
                  <w:sz w:val="26"/>
                  <w:szCs w:val="26"/>
                </w:rPr>
              </w:rPrChange>
            </w:rPr>
          </w:pPr>
          <w:sdt>
            <w:sdtPr>
              <w:tag w:val="goog_rdk_1100"/>
            </w:sdtPr>
            <w:sdtContent>
              <w:r w:rsidDel="00000000" w:rsidR="00000000" w:rsidRPr="00000000">
                <w:rPr>
                  <w:rtl w:val="0"/>
                </w:rPr>
              </w:r>
            </w:sdtContent>
          </w:sdt>
        </w:p>
      </w:sdtContent>
    </w:sdt>
    <w:sdt>
      <w:sdtPr>
        <w:tag w:val="goog_rdk_1103"/>
      </w:sdtPr>
      <w:sdtContent>
        <w:p w:rsidR="00000000" w:rsidDel="00000000" w:rsidP="00000000" w:rsidRDefault="00000000" w:rsidRPr="00000000" w14:paraId="0000070C">
          <w:pPr>
            <w:keepLines w:val="1"/>
            <w:spacing w:before="100" w:lineRule="auto"/>
            <w:ind w:left="0" w:firstLine="0"/>
            <w:rPr>
              <w:sz w:val="26"/>
              <w:szCs w:val="26"/>
              <w:rPrChange w:author="Iman Mohamed Atef Helal" w:id="394" w:date="2023-10-31T19:09:00Z">
                <w:rPr>
                  <w:color w:val="666666"/>
                  <w:sz w:val="26"/>
                  <w:szCs w:val="26"/>
                </w:rPr>
              </w:rPrChange>
            </w:rPr>
          </w:pPr>
          <w:sdt>
            <w:sdtPr>
              <w:tag w:val="goog_rdk_1102"/>
            </w:sdtPr>
            <w:sdtContent>
              <w:r w:rsidDel="00000000" w:rsidR="00000000" w:rsidRPr="00000000">
                <w:rPr>
                  <w:rtl w:val="0"/>
                </w:rPr>
              </w:r>
            </w:sdtContent>
          </w:sdt>
        </w:p>
      </w:sdtContent>
    </w:sdt>
    <w:sdt>
      <w:sdtPr>
        <w:tag w:val="goog_rdk_1105"/>
      </w:sdtPr>
      <w:sdtContent>
        <w:p w:rsidR="00000000" w:rsidDel="00000000" w:rsidP="00000000" w:rsidRDefault="00000000" w:rsidRPr="00000000" w14:paraId="0000070D">
          <w:pPr>
            <w:keepLines w:val="1"/>
            <w:spacing w:before="100" w:lineRule="auto"/>
            <w:ind w:left="0" w:firstLine="0"/>
            <w:rPr>
              <w:sz w:val="26"/>
              <w:szCs w:val="26"/>
              <w:rPrChange w:author="Iman Mohamed Atef Helal" w:id="394" w:date="2023-10-31T19:09:00Z">
                <w:rPr>
                  <w:color w:val="666666"/>
                  <w:sz w:val="26"/>
                  <w:szCs w:val="26"/>
                </w:rPr>
              </w:rPrChange>
            </w:rPr>
          </w:pPr>
          <w:sdt>
            <w:sdtPr>
              <w:tag w:val="goog_rdk_1104"/>
            </w:sdtPr>
            <w:sdtContent>
              <w:r w:rsidDel="00000000" w:rsidR="00000000" w:rsidRPr="00000000">
                <w:rPr>
                  <w:rtl w:val="0"/>
                </w:rPr>
              </w:r>
            </w:sdtContent>
          </w:sdt>
        </w:p>
      </w:sdtContent>
    </w:sdt>
    <w:sdt>
      <w:sdtPr>
        <w:tag w:val="goog_rdk_1107"/>
      </w:sdtPr>
      <w:sdtContent>
        <w:p w:rsidR="00000000" w:rsidDel="00000000" w:rsidP="00000000" w:rsidRDefault="00000000" w:rsidRPr="00000000" w14:paraId="0000070E">
          <w:pPr>
            <w:keepLines w:val="1"/>
            <w:spacing w:before="100" w:lineRule="auto"/>
            <w:ind w:left="0" w:firstLine="0"/>
            <w:rPr>
              <w:sz w:val="26"/>
              <w:szCs w:val="26"/>
              <w:rPrChange w:author="Iman Mohamed Atef Helal" w:id="394" w:date="2023-10-31T19:09:00Z">
                <w:rPr>
                  <w:color w:val="666666"/>
                  <w:sz w:val="26"/>
                  <w:szCs w:val="26"/>
                </w:rPr>
              </w:rPrChange>
            </w:rPr>
          </w:pPr>
          <w:sdt>
            <w:sdtPr>
              <w:tag w:val="goog_rdk_1106"/>
            </w:sdtPr>
            <w:sdtContent>
              <w:r w:rsidDel="00000000" w:rsidR="00000000" w:rsidRPr="00000000">
                <w:rPr>
                  <w:rtl w:val="0"/>
                </w:rPr>
              </w:r>
            </w:sdtContent>
          </w:sdt>
        </w:p>
      </w:sdtContent>
    </w:sdt>
    <w:sdt>
      <w:sdtPr>
        <w:tag w:val="goog_rdk_1109"/>
      </w:sdtPr>
      <w:sdtContent>
        <w:p w:rsidR="00000000" w:rsidDel="00000000" w:rsidP="00000000" w:rsidRDefault="00000000" w:rsidRPr="00000000" w14:paraId="0000070F">
          <w:pPr>
            <w:keepLines w:val="1"/>
            <w:spacing w:before="100" w:lineRule="auto"/>
            <w:ind w:left="0" w:firstLine="0"/>
            <w:rPr>
              <w:sz w:val="26"/>
              <w:szCs w:val="26"/>
              <w:rPrChange w:author="Iman Mohamed Atef Helal" w:id="394" w:date="2023-10-31T19:09:00Z">
                <w:rPr>
                  <w:color w:val="666666"/>
                  <w:sz w:val="26"/>
                  <w:szCs w:val="26"/>
                </w:rPr>
              </w:rPrChange>
            </w:rPr>
          </w:pPr>
          <w:sdt>
            <w:sdtPr>
              <w:tag w:val="goog_rdk_1108"/>
            </w:sdtPr>
            <w:sdtContent>
              <w:r w:rsidDel="00000000" w:rsidR="00000000" w:rsidRPr="00000000">
                <w:rPr>
                  <w:rtl w:val="0"/>
                </w:rPr>
              </w:r>
            </w:sdtContent>
          </w:sdt>
        </w:p>
      </w:sdtContent>
    </w:sdt>
    <w:sdt>
      <w:sdtPr>
        <w:tag w:val="goog_rdk_1111"/>
      </w:sdtPr>
      <w:sdtContent>
        <w:p w:rsidR="00000000" w:rsidDel="00000000" w:rsidP="00000000" w:rsidRDefault="00000000" w:rsidRPr="00000000" w14:paraId="00000710">
          <w:pPr>
            <w:keepLines w:val="1"/>
            <w:spacing w:before="100" w:lineRule="auto"/>
            <w:ind w:left="0" w:firstLine="0"/>
            <w:rPr>
              <w:sz w:val="26"/>
              <w:szCs w:val="26"/>
              <w:rPrChange w:author="Iman Mohamed Atef Helal" w:id="394" w:date="2023-10-31T19:09:00Z">
                <w:rPr>
                  <w:color w:val="666666"/>
                  <w:sz w:val="26"/>
                  <w:szCs w:val="26"/>
                </w:rPr>
              </w:rPrChange>
            </w:rPr>
          </w:pPr>
          <w:sdt>
            <w:sdtPr>
              <w:tag w:val="goog_rdk_1110"/>
            </w:sdtPr>
            <w:sdtContent>
              <w:r w:rsidDel="00000000" w:rsidR="00000000" w:rsidRPr="00000000">
                <w:rPr>
                  <w:rtl w:val="0"/>
                </w:rPr>
              </w:r>
            </w:sdtContent>
          </w:sdt>
        </w:p>
      </w:sdtContent>
    </w:sdt>
    <w:sdt>
      <w:sdtPr>
        <w:tag w:val="goog_rdk_1113"/>
      </w:sdtPr>
      <w:sdtContent>
        <w:p w:rsidR="00000000" w:rsidDel="00000000" w:rsidP="00000000" w:rsidRDefault="00000000" w:rsidRPr="00000000" w14:paraId="00000711">
          <w:pPr>
            <w:keepLines w:val="1"/>
            <w:spacing w:before="100" w:lineRule="auto"/>
            <w:ind w:left="0" w:firstLine="0"/>
            <w:rPr>
              <w:sz w:val="26"/>
              <w:szCs w:val="26"/>
              <w:rPrChange w:author="Iman Mohamed Atef Helal" w:id="394" w:date="2023-10-31T19:09:00Z">
                <w:rPr>
                  <w:color w:val="666666"/>
                  <w:sz w:val="26"/>
                  <w:szCs w:val="26"/>
                </w:rPr>
              </w:rPrChange>
            </w:rPr>
          </w:pPr>
          <w:sdt>
            <w:sdtPr>
              <w:tag w:val="goog_rdk_1112"/>
            </w:sdtPr>
            <w:sdtContent>
              <w:r w:rsidDel="00000000" w:rsidR="00000000" w:rsidRPr="00000000">
                <w:rPr>
                  <w:rtl w:val="0"/>
                </w:rPr>
              </w:r>
            </w:sdtContent>
          </w:sdt>
        </w:p>
      </w:sdtContent>
    </w:sdt>
    <w:p w:rsidR="00000000" w:rsidDel="00000000" w:rsidP="00000000" w:rsidRDefault="00000000" w:rsidRPr="00000000" w14:paraId="00000712">
      <w:pPr>
        <w:keepLines w:val="1"/>
        <w:numPr>
          <w:ilvl w:val="0"/>
          <w:numId w:val="27"/>
        </w:numPr>
        <w:spacing w:before="100" w:lineRule="auto"/>
        <w:ind w:left="720" w:hanging="360"/>
        <w:rPr>
          <w:color w:val="666666"/>
        </w:rPr>
      </w:pPr>
      <w:sdt>
        <w:sdtPr>
          <w:tag w:val="goog_rdk_1114"/>
        </w:sdtPr>
        <w:sdtContent>
          <w:r w:rsidDel="00000000" w:rsidR="00000000" w:rsidRPr="00000000">
            <w:rPr>
              <w:sz w:val="26"/>
              <w:szCs w:val="26"/>
              <w:rtl w:val="0"/>
              <w:rPrChange w:author="Iman Mohamed Atef Helal" w:id="394" w:date="2023-10-31T19:09:00Z">
                <w:rPr>
                  <w:color w:val="666666"/>
                  <w:sz w:val="26"/>
                  <w:szCs w:val="26"/>
                </w:rPr>
              </w:rPrChange>
            </w:rPr>
            <w:t xml:space="preserve">What university are you currently attending?</w:t>
          </w:r>
        </w:sdtContent>
      </w:sdt>
      <w:sdt>
        <w:sdtPr>
          <w:tag w:val="goog_rdk_1115"/>
        </w:sdtPr>
        <w:sdtContent>
          <w:r w:rsidDel="00000000" w:rsidR="00000000" w:rsidRPr="00000000">
            <w:rPr>
              <w:rtl w:val="0"/>
            </w:rPr>
          </w:r>
        </w:sdtContent>
      </w:sdt>
    </w:p>
    <w:p w:rsidR="00000000" w:rsidDel="00000000" w:rsidP="00000000" w:rsidRDefault="00000000" w:rsidRPr="00000000" w14:paraId="00000713">
      <w:pPr>
        <w:keepLines w:val="1"/>
        <w:spacing w:before="100" w:lineRule="auto"/>
        <w:ind w:left="0" w:firstLine="0"/>
        <w:rPr/>
      </w:pPr>
      <w:r w:rsidDel="00000000" w:rsidR="00000000" w:rsidRPr="00000000">
        <w:rPr>
          <w:rtl w:val="0"/>
        </w:rPr>
      </w:r>
    </w:p>
    <w:p w:rsidR="00000000" w:rsidDel="00000000" w:rsidP="00000000" w:rsidRDefault="00000000" w:rsidRPr="00000000" w14:paraId="00000714">
      <w:pPr>
        <w:keepLines w:val="1"/>
        <w:spacing w:before="100" w:lineRule="auto"/>
        <w:ind w:left="0" w:firstLine="0"/>
        <w:rPr/>
      </w:pPr>
      <w:r w:rsidDel="00000000" w:rsidR="00000000" w:rsidRPr="00000000">
        <w:rPr>
          <w:rtl w:val="0"/>
        </w:rPr>
      </w:r>
      <w:sdt>
        <w:sdtPr>
          <w:tag w:val="goog_rdk_1116"/>
        </w:sdtPr>
        <w:sdtContent>
          <w:ins w:author="Iman Mohamed Atef Helal" w:id="396" w:date="2023-10-31T19:07:00Z">
            <w:r w:rsidDel="00000000" w:rsidR="00000000" w:rsidRPr="00000000">
              <w:drawing>
                <wp:anchor allowOverlap="1" behindDoc="0" distB="0" distT="0" distL="114300" distR="114300" hidden="0" layoutInCell="1" locked="0" relativeHeight="0" simplePos="0">
                  <wp:simplePos x="0" y="0"/>
                  <wp:positionH relativeFrom="column">
                    <wp:posOffset>667776</wp:posOffset>
                  </wp:positionH>
                  <wp:positionV relativeFrom="paragraph">
                    <wp:posOffset>8255</wp:posOffset>
                  </wp:positionV>
                  <wp:extent cx="4750435" cy="2503805"/>
                  <wp:wrapSquare wrapText="bothSides" distB="0" distT="0" distL="114300" distR="114300"/>
                  <wp:docPr id="2068890022" name=""/>
                  <a:graphic>
                    <a:graphicData uri="http://schemas.openxmlformats.org/drawingml/2006/chart">
                      <c:chart r:id="rId27"/>
                    </a:graphicData>
                  </a:graphic>
                </wp:anchor>
              </w:drawing>
            </w:r>
          </w:ins>
        </w:sdtContent>
      </w:sdt>
    </w:p>
    <w:sdt>
      <w:sdtPr>
        <w:tag w:val="goog_rdk_1118"/>
      </w:sdtPr>
      <w:sdtContent>
        <w:p w:rsidR="00000000" w:rsidDel="00000000" w:rsidP="00000000" w:rsidRDefault="00000000" w:rsidRPr="00000000" w14:paraId="00000715">
          <w:pPr>
            <w:keepLines w:val="1"/>
            <w:spacing w:before="100" w:lineRule="auto"/>
            <w:ind w:left="0" w:firstLine="0"/>
            <w:rPr>
              <w:rPrChange w:author="Iman Mohamed Atef Helal" w:id="397" w:date="2023-10-31T19:09:00Z">
                <w:rPr>
                  <w:color w:val="666666"/>
                </w:rPr>
              </w:rPrChange>
            </w:rPr>
          </w:pPr>
          <w:sdt>
            <w:sdtPr>
              <w:tag w:val="goog_rdk_1117"/>
            </w:sdtPr>
            <w:sdtContent>
              <w:r w:rsidDel="00000000" w:rsidR="00000000" w:rsidRPr="00000000">
                <w:rPr>
                  <w:rtl w:val="0"/>
                </w:rPr>
              </w:r>
            </w:sdtContent>
          </w:sdt>
        </w:p>
      </w:sdtContent>
    </w:sdt>
    <w:sdt>
      <w:sdtPr>
        <w:tag w:val="goog_rdk_1120"/>
      </w:sdtPr>
      <w:sdtContent>
        <w:p w:rsidR="00000000" w:rsidDel="00000000" w:rsidP="00000000" w:rsidRDefault="00000000" w:rsidRPr="00000000" w14:paraId="00000716">
          <w:pPr>
            <w:keepLines w:val="1"/>
            <w:spacing w:before="100" w:lineRule="auto"/>
            <w:ind w:hanging="360"/>
            <w:rPr>
              <w:rPrChange w:author="Iman Mohamed Atef Helal" w:id="397" w:date="2023-10-31T19:09:00Z">
                <w:rPr>
                  <w:color w:val="666666"/>
                </w:rPr>
              </w:rPrChange>
            </w:rPr>
          </w:pPr>
          <w:sdt>
            <w:sdtPr>
              <w:tag w:val="goog_rdk_1119"/>
            </w:sdtPr>
            <w:sdtContent>
              <w:r w:rsidDel="00000000" w:rsidR="00000000" w:rsidRPr="00000000">
                <w:rPr>
                  <w:rtl w:val="0"/>
                </w:rPr>
              </w:r>
            </w:sdtContent>
          </w:sdt>
        </w:p>
      </w:sdtContent>
    </w:sdt>
    <w:sdt>
      <w:sdtPr>
        <w:tag w:val="goog_rdk_1122"/>
      </w:sdtPr>
      <w:sdtContent>
        <w:p w:rsidR="00000000" w:rsidDel="00000000" w:rsidP="00000000" w:rsidRDefault="00000000" w:rsidRPr="00000000" w14:paraId="00000717">
          <w:pPr>
            <w:keepLines w:val="1"/>
            <w:spacing w:before="100" w:lineRule="auto"/>
            <w:ind w:hanging="360"/>
            <w:rPr>
              <w:rPrChange w:author="Iman Mohamed Atef Helal" w:id="397" w:date="2023-10-31T19:09:00Z">
                <w:rPr>
                  <w:color w:val="666666"/>
                </w:rPr>
              </w:rPrChange>
            </w:rPr>
          </w:pPr>
          <w:sdt>
            <w:sdtPr>
              <w:tag w:val="goog_rdk_1121"/>
            </w:sdtPr>
            <w:sdtContent>
              <w:r w:rsidDel="00000000" w:rsidR="00000000" w:rsidRPr="00000000">
                <w:rPr>
                  <w:rtl w:val="0"/>
                </w:rPr>
              </w:r>
            </w:sdtContent>
          </w:sdt>
        </w:p>
      </w:sdtContent>
    </w:sdt>
    <w:sdt>
      <w:sdtPr>
        <w:tag w:val="goog_rdk_1124"/>
      </w:sdtPr>
      <w:sdtContent>
        <w:p w:rsidR="00000000" w:rsidDel="00000000" w:rsidP="00000000" w:rsidRDefault="00000000" w:rsidRPr="00000000" w14:paraId="00000718">
          <w:pPr>
            <w:keepLines w:val="1"/>
            <w:spacing w:before="100" w:lineRule="auto"/>
            <w:ind w:hanging="360"/>
            <w:rPr>
              <w:rPrChange w:author="Iman Mohamed Atef Helal" w:id="397" w:date="2023-10-31T19:09:00Z">
                <w:rPr>
                  <w:color w:val="666666"/>
                </w:rPr>
              </w:rPrChange>
            </w:rPr>
          </w:pPr>
          <w:sdt>
            <w:sdtPr>
              <w:tag w:val="goog_rdk_1123"/>
            </w:sdtPr>
            <w:sdtContent>
              <w:r w:rsidDel="00000000" w:rsidR="00000000" w:rsidRPr="00000000">
                <w:rPr>
                  <w:rtl w:val="0"/>
                </w:rPr>
              </w:r>
            </w:sdtContent>
          </w:sdt>
        </w:p>
      </w:sdtContent>
    </w:sdt>
    <w:sdt>
      <w:sdtPr>
        <w:tag w:val="goog_rdk_1126"/>
      </w:sdtPr>
      <w:sdtContent>
        <w:p w:rsidR="00000000" w:rsidDel="00000000" w:rsidP="00000000" w:rsidRDefault="00000000" w:rsidRPr="00000000" w14:paraId="00000719">
          <w:pPr>
            <w:keepLines w:val="1"/>
            <w:spacing w:before="100" w:lineRule="auto"/>
            <w:ind w:hanging="360"/>
            <w:rPr>
              <w:rPrChange w:author="Iman Mohamed Atef Helal" w:id="397" w:date="2023-10-31T19:09:00Z">
                <w:rPr>
                  <w:color w:val="666666"/>
                </w:rPr>
              </w:rPrChange>
            </w:rPr>
          </w:pPr>
          <w:sdt>
            <w:sdtPr>
              <w:tag w:val="goog_rdk_1125"/>
            </w:sdtPr>
            <w:sdtContent>
              <w:r w:rsidDel="00000000" w:rsidR="00000000" w:rsidRPr="00000000">
                <w:rPr>
                  <w:rtl w:val="0"/>
                </w:rPr>
              </w:r>
            </w:sdtContent>
          </w:sdt>
        </w:p>
      </w:sdtContent>
    </w:sdt>
    <w:sdt>
      <w:sdtPr>
        <w:tag w:val="goog_rdk_1128"/>
      </w:sdtPr>
      <w:sdtContent>
        <w:p w:rsidR="00000000" w:rsidDel="00000000" w:rsidP="00000000" w:rsidRDefault="00000000" w:rsidRPr="00000000" w14:paraId="0000071A">
          <w:pPr>
            <w:keepLines w:val="1"/>
            <w:spacing w:before="100" w:lineRule="auto"/>
            <w:ind w:hanging="360"/>
            <w:rPr>
              <w:rPrChange w:author="Iman Mohamed Atef Helal" w:id="397" w:date="2023-10-31T19:09:00Z">
                <w:rPr>
                  <w:color w:val="666666"/>
                </w:rPr>
              </w:rPrChange>
            </w:rPr>
          </w:pPr>
          <w:sdt>
            <w:sdtPr>
              <w:tag w:val="goog_rdk_1127"/>
            </w:sdtPr>
            <w:sdtContent>
              <w:r w:rsidDel="00000000" w:rsidR="00000000" w:rsidRPr="00000000">
                <w:rPr>
                  <w:rtl w:val="0"/>
                </w:rPr>
              </w:r>
            </w:sdtContent>
          </w:sdt>
        </w:p>
      </w:sdtContent>
    </w:sdt>
    <w:sdt>
      <w:sdtPr>
        <w:tag w:val="goog_rdk_1130"/>
      </w:sdtPr>
      <w:sdtContent>
        <w:p w:rsidR="00000000" w:rsidDel="00000000" w:rsidP="00000000" w:rsidRDefault="00000000" w:rsidRPr="00000000" w14:paraId="0000071B">
          <w:pPr>
            <w:keepLines w:val="1"/>
            <w:spacing w:before="100" w:lineRule="auto"/>
            <w:ind w:hanging="360"/>
            <w:rPr>
              <w:rPrChange w:author="Iman Mohamed Atef Helal" w:id="397" w:date="2023-10-31T19:09:00Z">
                <w:rPr>
                  <w:color w:val="666666"/>
                </w:rPr>
              </w:rPrChange>
            </w:rPr>
          </w:pPr>
          <w:sdt>
            <w:sdtPr>
              <w:tag w:val="goog_rdk_1129"/>
            </w:sdtPr>
            <w:sdtContent>
              <w:r w:rsidDel="00000000" w:rsidR="00000000" w:rsidRPr="00000000">
                <w:rPr>
                  <w:rtl w:val="0"/>
                </w:rPr>
              </w:r>
            </w:sdtContent>
          </w:sdt>
        </w:p>
      </w:sdtContent>
    </w:sdt>
    <w:sdt>
      <w:sdtPr>
        <w:tag w:val="goog_rdk_1132"/>
      </w:sdtPr>
      <w:sdtContent>
        <w:p w:rsidR="00000000" w:rsidDel="00000000" w:rsidP="00000000" w:rsidRDefault="00000000" w:rsidRPr="00000000" w14:paraId="0000071C">
          <w:pPr>
            <w:keepLines w:val="1"/>
            <w:spacing w:before="100" w:lineRule="auto"/>
            <w:ind w:hanging="360"/>
            <w:rPr>
              <w:rPrChange w:author="Iman Mohamed Atef Helal" w:id="397" w:date="2023-10-31T19:09:00Z">
                <w:rPr>
                  <w:color w:val="666666"/>
                </w:rPr>
              </w:rPrChange>
            </w:rPr>
          </w:pPr>
          <w:sdt>
            <w:sdtPr>
              <w:tag w:val="goog_rdk_1131"/>
            </w:sdtPr>
            <w:sdtContent>
              <w:r w:rsidDel="00000000" w:rsidR="00000000" w:rsidRPr="00000000">
                <w:rPr>
                  <w:rtl w:val="0"/>
                </w:rPr>
              </w:r>
            </w:sdtContent>
          </w:sdt>
        </w:p>
      </w:sdtContent>
    </w:sdt>
    <w:sdt>
      <w:sdtPr>
        <w:tag w:val="goog_rdk_1134"/>
      </w:sdtPr>
      <w:sdtContent>
        <w:p w:rsidR="00000000" w:rsidDel="00000000" w:rsidP="00000000" w:rsidRDefault="00000000" w:rsidRPr="00000000" w14:paraId="0000071D">
          <w:pPr>
            <w:keepLines w:val="1"/>
            <w:spacing w:before="100" w:lineRule="auto"/>
            <w:ind w:hanging="360"/>
            <w:rPr>
              <w:rPrChange w:author="Iman Mohamed Atef Helal" w:id="397" w:date="2023-10-31T19:09:00Z">
                <w:rPr>
                  <w:color w:val="666666"/>
                </w:rPr>
              </w:rPrChange>
            </w:rPr>
          </w:pPr>
          <w:sdt>
            <w:sdtPr>
              <w:tag w:val="goog_rdk_1133"/>
            </w:sdtPr>
            <w:sdtContent>
              <w:r w:rsidDel="00000000" w:rsidR="00000000" w:rsidRPr="00000000">
                <w:rPr>
                  <w:rtl w:val="0"/>
                </w:rPr>
              </w:r>
            </w:sdtContent>
          </w:sdt>
        </w:p>
      </w:sdtContent>
    </w:sdt>
    <w:sdt>
      <w:sdtPr>
        <w:tag w:val="goog_rdk_1136"/>
      </w:sdtPr>
      <w:sdtContent>
        <w:p w:rsidR="00000000" w:rsidDel="00000000" w:rsidP="00000000" w:rsidRDefault="00000000" w:rsidRPr="00000000" w14:paraId="0000071E">
          <w:pPr>
            <w:keepLines w:val="1"/>
            <w:spacing w:before="100" w:lineRule="auto"/>
            <w:ind w:hanging="360"/>
            <w:rPr>
              <w:rPrChange w:author="Iman Mohamed Atef Helal" w:id="397" w:date="2023-10-31T19:09:00Z">
                <w:rPr>
                  <w:color w:val="666666"/>
                </w:rPr>
              </w:rPrChange>
            </w:rPr>
          </w:pPr>
          <w:sdt>
            <w:sdtPr>
              <w:tag w:val="goog_rdk_1135"/>
            </w:sdtPr>
            <w:sdtContent>
              <w:r w:rsidDel="00000000" w:rsidR="00000000" w:rsidRPr="00000000">
                <w:rPr>
                  <w:rtl w:val="0"/>
                </w:rPr>
              </w:r>
            </w:sdtContent>
          </w:sdt>
        </w:p>
      </w:sdtContent>
    </w:sdt>
    <w:sdt>
      <w:sdtPr>
        <w:tag w:val="goog_rdk_1138"/>
      </w:sdtPr>
      <w:sdtContent>
        <w:p w:rsidR="00000000" w:rsidDel="00000000" w:rsidP="00000000" w:rsidRDefault="00000000" w:rsidRPr="00000000" w14:paraId="0000071F">
          <w:pPr>
            <w:keepLines w:val="1"/>
            <w:spacing w:before="100" w:lineRule="auto"/>
            <w:ind w:hanging="360"/>
            <w:rPr>
              <w:rPrChange w:author="Iman Mohamed Atef Helal" w:id="397" w:date="2023-10-31T19:09:00Z">
                <w:rPr>
                  <w:color w:val="666666"/>
                </w:rPr>
              </w:rPrChange>
            </w:rPr>
          </w:pPr>
          <w:sdt>
            <w:sdtPr>
              <w:tag w:val="goog_rdk_1137"/>
            </w:sdtPr>
            <w:sdtContent>
              <w:r w:rsidDel="00000000" w:rsidR="00000000" w:rsidRPr="00000000">
                <w:rPr>
                  <w:rtl w:val="0"/>
                </w:rPr>
              </w:r>
            </w:sdtContent>
          </w:sdt>
        </w:p>
      </w:sdtContent>
    </w:sdt>
    <w:sdt>
      <w:sdtPr>
        <w:tag w:val="goog_rdk_1142"/>
      </w:sdtPr>
      <w:sdtContent>
        <w:p w:rsidR="00000000" w:rsidDel="00000000" w:rsidP="00000000" w:rsidRDefault="00000000" w:rsidRPr="00000000" w14:paraId="00000720">
          <w:pPr>
            <w:keepLines w:val="1"/>
            <w:spacing w:before="100" w:lineRule="auto"/>
            <w:ind w:hanging="360"/>
            <w:rPr>
              <w:ins w:author="Iman Mohamed Atef Helal" w:id="398" w:date="2023-10-31T19:08:00Z"/>
              <w:rPrChange w:author="Iman Mohamed Atef Helal" w:id="397" w:date="2023-10-31T19:09:00Z">
                <w:rPr>
                  <w:color w:val="666666"/>
                </w:rPr>
              </w:rPrChange>
            </w:rPr>
          </w:pPr>
          <w:sdt>
            <w:sdtPr>
              <w:tag w:val="goog_rdk_1140"/>
            </w:sdtPr>
            <w:sdtContent>
              <w:ins w:author="Iman Mohamed Atef Helal" w:id="398" w:date="2023-10-31T19:08:00Z"/>
              <w:sdt>
                <w:sdtPr>
                  <w:tag w:val="goog_rdk_1141"/>
                </w:sdtPr>
                <w:sdtContent>
                  <w:ins w:author="Iman Mohamed Atef Helal" w:id="398" w:date="2023-10-31T19:08:00Z">
                    <w:r w:rsidDel="00000000" w:rsidR="00000000" w:rsidRPr="00000000">
                      <w:rPr>
                        <w:rtl w:val="0"/>
                      </w:rPr>
                    </w:r>
                  </w:ins>
                </w:sdtContent>
              </w:sdt>
              <w:ins w:author="Iman Mohamed Atef Helal" w:id="398" w:date="2023-10-31T19:08:00Z"/>
            </w:sdtContent>
          </w:sdt>
        </w:p>
      </w:sdtContent>
    </w:sdt>
    <w:sdt>
      <w:sdtPr>
        <w:tag w:val="goog_rdk_1144"/>
      </w:sdtPr>
      <w:sdtContent>
        <w:p w:rsidR="00000000" w:rsidDel="00000000" w:rsidP="00000000" w:rsidRDefault="00000000" w:rsidRPr="00000000" w14:paraId="00000721">
          <w:pPr>
            <w:keepLines w:val="1"/>
            <w:spacing w:before="100" w:lineRule="auto"/>
            <w:ind w:hanging="360"/>
            <w:rPr>
              <w:rPrChange w:author="Iman Mohamed Atef Helal" w:id="397" w:date="2023-10-31T19:09:00Z">
                <w:rPr>
                  <w:color w:val="666666"/>
                </w:rPr>
              </w:rPrChange>
            </w:rPr>
          </w:pPr>
          <w:sdt>
            <w:sdtPr>
              <w:tag w:val="goog_rdk_1143"/>
            </w:sdtPr>
            <w:sdtContent>
              <w:r w:rsidDel="00000000" w:rsidR="00000000" w:rsidRPr="00000000">
                <w:rPr>
                  <w:rtl w:val="0"/>
                </w:rPr>
              </w:r>
            </w:sdtContent>
          </w:sdt>
        </w:p>
      </w:sdtContent>
    </w:sdt>
    <w:sdt>
      <w:sdtPr>
        <w:tag w:val="goog_rdk_1146"/>
      </w:sdtPr>
      <w:sdtContent>
        <w:p w:rsidR="00000000" w:rsidDel="00000000" w:rsidP="00000000" w:rsidRDefault="00000000" w:rsidRPr="00000000" w14:paraId="00000722">
          <w:pPr>
            <w:keepLines w:val="1"/>
            <w:spacing w:before="100" w:lineRule="auto"/>
            <w:ind w:hanging="360"/>
            <w:rPr>
              <w:rPrChange w:author="Iman Mohamed Atef Helal" w:id="397" w:date="2023-10-31T19:09:00Z">
                <w:rPr>
                  <w:color w:val="666666"/>
                </w:rPr>
              </w:rPrChange>
            </w:rPr>
          </w:pPr>
          <w:sdt>
            <w:sdtPr>
              <w:tag w:val="goog_rdk_1145"/>
            </w:sdtPr>
            <w:sdtContent>
              <w:r w:rsidDel="00000000" w:rsidR="00000000" w:rsidRPr="00000000">
                <w:rPr>
                  <w:rtl w:val="0"/>
                </w:rPr>
              </w:r>
            </w:sdtContent>
          </w:sdt>
        </w:p>
      </w:sdtContent>
    </w:sdt>
    <w:sdt>
      <w:sdtPr>
        <w:tag w:val="goog_rdk_1149"/>
      </w:sdtPr>
      <w:sdtContent>
        <w:p w:rsidR="00000000" w:rsidDel="00000000" w:rsidP="00000000" w:rsidRDefault="00000000" w:rsidRPr="00000000" w14:paraId="00000723">
          <w:pPr>
            <w:keepLines w:val="1"/>
            <w:spacing w:before="100" w:lineRule="auto"/>
            <w:ind w:hanging="360"/>
            <w:rPr>
              <w:ins w:author="Iman Mohamed Atef Helal" w:id="399" w:date="2023-10-31T19:11:00Z"/>
            </w:rPr>
          </w:pPr>
          <w:sdt>
            <w:sdtPr>
              <w:tag w:val="goog_rdk_1148"/>
            </w:sdtPr>
            <w:sdtContent>
              <w:ins w:author="Iman Mohamed Atef Helal" w:id="399" w:date="2023-10-31T19:11:00Z">
                <w:r w:rsidDel="00000000" w:rsidR="00000000" w:rsidRPr="00000000">
                  <w:rPr>
                    <w:rtl w:val="0"/>
                  </w:rPr>
                </w:r>
              </w:ins>
            </w:sdtContent>
          </w:sdt>
        </w:p>
      </w:sdtContent>
    </w:sdt>
    <w:sdt>
      <w:sdtPr>
        <w:tag w:val="goog_rdk_1151"/>
      </w:sdtPr>
      <w:sdtContent>
        <w:p w:rsidR="00000000" w:rsidDel="00000000" w:rsidP="00000000" w:rsidRDefault="00000000" w:rsidRPr="00000000" w14:paraId="00000724">
          <w:pPr>
            <w:keepLines w:val="1"/>
            <w:spacing w:before="100" w:lineRule="auto"/>
            <w:ind w:hanging="360"/>
            <w:rPr>
              <w:rPrChange w:author="Iman Mohamed Atef Helal" w:id="400" w:date="2023-10-31T19:09:00Z">
                <w:rPr>
                  <w:color w:val="666666"/>
                </w:rPr>
              </w:rPrChange>
            </w:rPr>
          </w:pPr>
          <w:sdt>
            <w:sdtPr>
              <w:tag w:val="goog_rdk_1150"/>
            </w:sdtPr>
            <w:sdtContent>
              <w:r w:rsidDel="00000000" w:rsidR="00000000" w:rsidRPr="00000000">
                <w:rPr>
                  <w:rtl w:val="0"/>
                </w:rPr>
              </w:r>
            </w:sdtContent>
          </w:sdt>
        </w:p>
      </w:sdtContent>
    </w:sdt>
    <w:sdt>
      <w:sdtPr>
        <w:tag w:val="goog_rdk_1155"/>
      </w:sdtPr>
      <w:sdtContent>
        <w:p w:rsidR="00000000" w:rsidDel="00000000" w:rsidP="00000000" w:rsidRDefault="00000000" w:rsidRPr="00000000" w14:paraId="00000725">
          <w:pPr>
            <w:keepLines w:val="1"/>
            <w:spacing w:before="100" w:lineRule="auto"/>
            <w:ind w:hanging="360"/>
            <w:rPr>
              <w:del w:author="Iman Mohamed Atef Helal" w:id="401" w:date="2023-10-31T19:08:00Z"/>
              <w:rPrChange w:author="Iman Mohamed Atef Helal" w:id="400" w:date="2023-10-31T19:09:00Z">
                <w:rPr>
                  <w:color w:val="666666"/>
                </w:rPr>
              </w:rPrChange>
            </w:rPr>
          </w:pPr>
          <w:sdt>
            <w:sdtPr>
              <w:tag w:val="goog_rdk_1153"/>
            </w:sdtPr>
            <w:sdtContent>
              <w:del w:author="Iman Mohamed Atef Helal" w:id="401" w:date="2023-10-31T19:08:00Z"/>
              <w:sdt>
                <w:sdtPr>
                  <w:tag w:val="goog_rdk_1154"/>
                </w:sdtPr>
                <w:sdtContent>
                  <w:del w:author="Iman Mohamed Atef Helal" w:id="401" w:date="2023-10-31T19:08:00Z">
                    <w:r w:rsidDel="00000000" w:rsidR="00000000" w:rsidRPr="00000000">
                      <w:rPr>
                        <w:rtl w:val="0"/>
                      </w:rPr>
                    </w:r>
                  </w:del>
                </w:sdtContent>
              </w:sdt>
              <w:del w:author="Iman Mohamed Atef Helal" w:id="401" w:date="2023-10-31T19:08:00Z"/>
            </w:sdtContent>
          </w:sdt>
        </w:p>
      </w:sdtContent>
    </w:sdt>
    <w:sdt>
      <w:sdtPr>
        <w:tag w:val="goog_rdk_1158"/>
      </w:sdtPr>
      <w:sdtContent>
        <w:p w:rsidR="00000000" w:rsidDel="00000000" w:rsidP="00000000" w:rsidRDefault="00000000" w:rsidRPr="00000000" w14:paraId="00000726">
          <w:pPr>
            <w:keepLines w:val="1"/>
            <w:spacing w:before="100" w:lineRule="auto"/>
            <w:ind w:hanging="360"/>
            <w:rPr>
              <w:del w:author="Iman Mohamed Atef Helal" w:id="401" w:date="2023-10-31T19:08:00Z"/>
              <w:rPrChange w:author="Iman Mohamed Atef Helal" w:id="400" w:date="2023-10-31T19:09:00Z">
                <w:rPr>
                  <w:color w:val="666666"/>
                </w:rPr>
              </w:rPrChange>
            </w:rPr>
          </w:pPr>
          <w:sdt>
            <w:sdtPr>
              <w:tag w:val="goog_rdk_1156"/>
            </w:sdtPr>
            <w:sdtContent>
              <w:del w:author="Iman Mohamed Atef Helal" w:id="401" w:date="2023-10-31T19:08:00Z"/>
              <w:sdt>
                <w:sdtPr>
                  <w:tag w:val="goog_rdk_1157"/>
                </w:sdtPr>
                <w:sdtContent>
                  <w:del w:author="Iman Mohamed Atef Helal" w:id="401" w:date="2023-10-31T19:08:00Z">
                    <w:r w:rsidDel="00000000" w:rsidR="00000000" w:rsidRPr="00000000">
                      <w:rPr>
                        <w:rtl w:val="0"/>
                      </w:rPr>
                    </w:r>
                  </w:del>
                </w:sdtContent>
              </w:sdt>
              <w:del w:author="Iman Mohamed Atef Helal" w:id="401" w:date="2023-10-31T19:08:00Z"/>
            </w:sdtContent>
          </w:sdt>
        </w:p>
      </w:sdtContent>
    </w:sdt>
    <w:sdt>
      <w:sdtPr>
        <w:tag w:val="goog_rdk_1161"/>
      </w:sdtPr>
      <w:sdtContent>
        <w:p w:rsidR="00000000" w:rsidDel="00000000" w:rsidP="00000000" w:rsidRDefault="00000000" w:rsidRPr="00000000" w14:paraId="00000727">
          <w:pPr>
            <w:keepLines w:val="1"/>
            <w:spacing w:before="100" w:lineRule="auto"/>
            <w:ind w:hanging="360"/>
            <w:rPr>
              <w:del w:author="Iman Mohamed Atef Helal" w:id="401" w:date="2023-10-31T19:08:00Z"/>
              <w:rPrChange w:author="Iman Mohamed Atef Helal" w:id="400" w:date="2023-10-31T19:09:00Z">
                <w:rPr>
                  <w:color w:val="666666"/>
                </w:rPr>
              </w:rPrChange>
            </w:rPr>
          </w:pPr>
          <w:sdt>
            <w:sdtPr>
              <w:tag w:val="goog_rdk_1159"/>
            </w:sdtPr>
            <w:sdtContent>
              <w:del w:author="Iman Mohamed Atef Helal" w:id="401" w:date="2023-10-31T19:08:00Z"/>
              <w:sdt>
                <w:sdtPr>
                  <w:tag w:val="goog_rdk_1160"/>
                </w:sdtPr>
                <w:sdtContent>
                  <w:del w:author="Iman Mohamed Atef Helal" w:id="401" w:date="2023-10-31T19:08:00Z">
                    <w:r w:rsidDel="00000000" w:rsidR="00000000" w:rsidRPr="00000000">
                      <w:rPr>
                        <w:rtl w:val="0"/>
                      </w:rPr>
                    </w:r>
                  </w:del>
                </w:sdtContent>
              </w:sdt>
              <w:del w:author="Iman Mohamed Atef Helal" w:id="401" w:date="2023-10-31T19:08:00Z"/>
            </w:sdtContent>
          </w:sdt>
        </w:p>
      </w:sdtContent>
    </w:sdt>
    <w:sdt>
      <w:sdtPr>
        <w:tag w:val="goog_rdk_1164"/>
      </w:sdtPr>
      <w:sdtContent>
        <w:p w:rsidR="00000000" w:rsidDel="00000000" w:rsidP="00000000" w:rsidRDefault="00000000" w:rsidRPr="00000000" w14:paraId="00000728">
          <w:pPr>
            <w:keepLines w:val="1"/>
            <w:spacing w:before="100" w:lineRule="auto"/>
            <w:ind w:hanging="360"/>
            <w:rPr>
              <w:del w:author="Iman Mohamed Atef Helal" w:id="401" w:date="2023-10-31T19:08:00Z"/>
              <w:rPrChange w:author="Iman Mohamed Atef Helal" w:id="400" w:date="2023-10-31T19:09:00Z">
                <w:rPr>
                  <w:color w:val="666666"/>
                </w:rPr>
              </w:rPrChange>
            </w:rPr>
          </w:pPr>
          <w:sdt>
            <w:sdtPr>
              <w:tag w:val="goog_rdk_1162"/>
            </w:sdtPr>
            <w:sdtContent>
              <w:del w:author="Iman Mohamed Atef Helal" w:id="401" w:date="2023-10-31T19:08:00Z"/>
              <w:sdt>
                <w:sdtPr>
                  <w:tag w:val="goog_rdk_1163"/>
                </w:sdtPr>
                <w:sdtContent>
                  <w:del w:author="Iman Mohamed Atef Helal" w:id="401" w:date="2023-10-31T19:08:00Z">
                    <w:r w:rsidDel="00000000" w:rsidR="00000000" w:rsidRPr="00000000">
                      <w:rPr>
                        <w:rtl w:val="0"/>
                      </w:rPr>
                    </w:r>
                  </w:del>
                </w:sdtContent>
              </w:sdt>
              <w:del w:author="Iman Mohamed Atef Helal" w:id="401" w:date="2023-10-31T19:08:00Z"/>
            </w:sdtContent>
          </w:sdt>
        </w:p>
      </w:sdtContent>
    </w:sdt>
    <w:p w:rsidR="00000000" w:rsidDel="00000000" w:rsidP="00000000" w:rsidRDefault="00000000" w:rsidRPr="00000000" w14:paraId="00000729">
      <w:pPr>
        <w:keepLines w:val="1"/>
        <w:numPr>
          <w:ilvl w:val="0"/>
          <w:numId w:val="27"/>
        </w:numPr>
        <w:spacing w:before="100" w:lineRule="auto"/>
        <w:ind w:left="720" w:hanging="360"/>
        <w:rPr>
          <w:color w:val="666666"/>
        </w:rPr>
      </w:pPr>
      <w:sdt>
        <w:sdtPr>
          <w:tag w:val="goog_rdk_1165"/>
        </w:sdtPr>
        <w:sdtContent>
          <w:r w:rsidDel="00000000" w:rsidR="00000000" w:rsidRPr="00000000">
            <w:rPr>
              <w:sz w:val="26"/>
              <w:szCs w:val="26"/>
              <w:rtl w:val="0"/>
              <w:rPrChange w:author="Iman Mohamed Atef Helal" w:id="400" w:date="2023-10-31T19:09:00Z">
                <w:rPr>
                  <w:color w:val="666666"/>
                  <w:sz w:val="26"/>
                  <w:szCs w:val="26"/>
                </w:rPr>
              </w:rPrChange>
            </w:rPr>
            <w:t xml:space="preserve">What is your faculty or area of study?</w:t>
          </w:r>
        </w:sdtContent>
      </w:sdt>
      <w:sdt>
        <w:sdtPr>
          <w:tag w:val="goog_rdk_1166"/>
        </w:sdtPr>
        <w:sdtContent>
          <w:r w:rsidDel="00000000" w:rsidR="00000000" w:rsidRPr="00000000">
            <w:rPr>
              <w:rtl w:val="0"/>
            </w:rPr>
          </w:r>
        </w:sdtContent>
      </w:sdt>
    </w:p>
    <w:sdt>
      <w:sdtPr>
        <w:tag w:val="goog_rdk_1169"/>
      </w:sdtPr>
      <w:sdtContent>
        <w:p w:rsidR="00000000" w:rsidDel="00000000" w:rsidP="00000000" w:rsidRDefault="00000000" w:rsidRPr="00000000" w14:paraId="0000072A">
          <w:pPr>
            <w:keepLines w:val="1"/>
            <w:spacing w:before="100" w:lineRule="auto"/>
            <w:ind w:left="0" w:firstLine="0"/>
            <w:rPr>
              <w:rPrChange w:author="Iman Mohamed Atef Helal" w:id="400" w:date="2023-10-31T19:09:00Z">
                <w:rPr>
                  <w:color w:val="666666"/>
                </w:rPr>
              </w:rPrChange>
            </w:rPr>
          </w:pPr>
          <w:sdt>
            <w:sdtPr>
              <w:tag w:val="goog_rdk_1167"/>
            </w:sdtPr>
            <w:sdtContent>
              <w:r w:rsidDel="00000000" w:rsidR="00000000" w:rsidRPr="00000000">
                <w:rPr>
                  <w:rtl w:val="0"/>
                </w:rPr>
              </w:r>
            </w:sdtContent>
          </w:sdt>
          <w:sdt>
            <w:sdtPr>
              <w:tag w:val="goog_rdk_1168"/>
            </w:sdtPr>
            <w:sdtContent>
              <w:ins w:author="Iman Mohamed Atef Helal" w:id="402" w:date="2023-10-31T19:07:00Z">
                <w:r w:rsidDel="00000000" w:rsidR="00000000" w:rsidRPr="00000000">
                  <w:drawing>
                    <wp:anchor allowOverlap="1" behindDoc="0" distB="0" distT="0" distL="114300" distR="114300" hidden="0" layoutInCell="1" locked="0" relativeHeight="0" simplePos="0">
                      <wp:simplePos x="0" y="0"/>
                      <wp:positionH relativeFrom="column">
                        <wp:posOffset>579755</wp:posOffset>
                      </wp:positionH>
                      <wp:positionV relativeFrom="paragraph">
                        <wp:posOffset>7620</wp:posOffset>
                      </wp:positionV>
                      <wp:extent cx="4572000" cy="2743200"/>
                      <wp:wrapSquare wrapText="bothSides" distB="0" distT="0" distL="114300" distR="114300"/>
                      <wp:docPr id="2068890026" name=""/>
                      <a:graphic>
                        <a:graphicData uri="http://schemas.openxmlformats.org/drawingml/2006/chart">
                          <c:chart r:id="rId28"/>
                        </a:graphicData>
                      </a:graphic>
                    </wp:anchor>
                  </w:drawing>
                </w:r>
              </w:ins>
            </w:sdtContent>
          </w:sdt>
        </w:p>
      </w:sdtContent>
    </w:sdt>
    <w:sdt>
      <w:sdtPr>
        <w:tag w:val="goog_rdk_1171"/>
      </w:sdtPr>
      <w:sdtContent>
        <w:p w:rsidR="00000000" w:rsidDel="00000000" w:rsidP="00000000" w:rsidRDefault="00000000" w:rsidRPr="00000000" w14:paraId="0000072B">
          <w:pPr>
            <w:keepLines w:val="1"/>
            <w:spacing w:before="100" w:lineRule="auto"/>
            <w:ind w:hanging="360"/>
            <w:rPr>
              <w:rPrChange w:author="Iman Mohamed Atef Helal" w:id="400" w:date="2023-10-31T19:09:00Z">
                <w:rPr>
                  <w:color w:val="666666"/>
                </w:rPr>
              </w:rPrChange>
            </w:rPr>
          </w:pPr>
          <w:sdt>
            <w:sdtPr>
              <w:tag w:val="goog_rdk_1170"/>
            </w:sdtPr>
            <w:sdtContent>
              <w:r w:rsidDel="00000000" w:rsidR="00000000" w:rsidRPr="00000000">
                <w:rPr>
                  <w:rtl w:val="0"/>
                </w:rPr>
              </w:r>
            </w:sdtContent>
          </w:sdt>
        </w:p>
      </w:sdtContent>
    </w:sdt>
    <w:sdt>
      <w:sdtPr>
        <w:tag w:val="goog_rdk_1173"/>
      </w:sdtPr>
      <w:sdtContent>
        <w:p w:rsidR="00000000" w:rsidDel="00000000" w:rsidP="00000000" w:rsidRDefault="00000000" w:rsidRPr="00000000" w14:paraId="0000072C">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72"/>
            </w:sdtPr>
            <w:sdtContent>
              <w:r w:rsidDel="00000000" w:rsidR="00000000" w:rsidRPr="00000000">
                <w:rPr>
                  <w:rtl w:val="0"/>
                </w:rPr>
              </w:r>
            </w:sdtContent>
          </w:sdt>
        </w:p>
      </w:sdtContent>
    </w:sdt>
    <w:sdt>
      <w:sdtPr>
        <w:tag w:val="goog_rdk_1175"/>
      </w:sdtPr>
      <w:sdtContent>
        <w:p w:rsidR="00000000" w:rsidDel="00000000" w:rsidP="00000000" w:rsidRDefault="00000000" w:rsidRPr="00000000" w14:paraId="0000072D">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74"/>
            </w:sdtPr>
            <w:sdtContent>
              <w:r w:rsidDel="00000000" w:rsidR="00000000" w:rsidRPr="00000000">
                <w:rPr>
                  <w:rtl w:val="0"/>
                </w:rPr>
              </w:r>
            </w:sdtContent>
          </w:sdt>
        </w:p>
      </w:sdtContent>
    </w:sdt>
    <w:sdt>
      <w:sdtPr>
        <w:tag w:val="goog_rdk_1177"/>
      </w:sdtPr>
      <w:sdtContent>
        <w:p w:rsidR="00000000" w:rsidDel="00000000" w:rsidP="00000000" w:rsidRDefault="00000000" w:rsidRPr="00000000" w14:paraId="0000072E">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76"/>
            </w:sdtPr>
            <w:sdtContent>
              <w:r w:rsidDel="00000000" w:rsidR="00000000" w:rsidRPr="00000000">
                <w:rPr>
                  <w:rtl w:val="0"/>
                </w:rPr>
              </w:r>
            </w:sdtContent>
          </w:sdt>
        </w:p>
      </w:sdtContent>
    </w:sdt>
    <w:sdt>
      <w:sdtPr>
        <w:tag w:val="goog_rdk_1179"/>
      </w:sdtPr>
      <w:sdtContent>
        <w:p w:rsidR="00000000" w:rsidDel="00000000" w:rsidP="00000000" w:rsidRDefault="00000000" w:rsidRPr="00000000" w14:paraId="0000072F">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78"/>
            </w:sdtPr>
            <w:sdtContent>
              <w:r w:rsidDel="00000000" w:rsidR="00000000" w:rsidRPr="00000000">
                <w:rPr>
                  <w:rtl w:val="0"/>
                </w:rPr>
              </w:r>
            </w:sdtContent>
          </w:sdt>
        </w:p>
      </w:sdtContent>
    </w:sdt>
    <w:sdt>
      <w:sdtPr>
        <w:tag w:val="goog_rdk_1181"/>
      </w:sdtPr>
      <w:sdtContent>
        <w:p w:rsidR="00000000" w:rsidDel="00000000" w:rsidP="00000000" w:rsidRDefault="00000000" w:rsidRPr="00000000" w14:paraId="00000730">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80"/>
            </w:sdtPr>
            <w:sdtContent>
              <w:r w:rsidDel="00000000" w:rsidR="00000000" w:rsidRPr="00000000">
                <w:rPr>
                  <w:rtl w:val="0"/>
                </w:rPr>
              </w:r>
            </w:sdtContent>
          </w:sdt>
        </w:p>
      </w:sdtContent>
    </w:sdt>
    <w:sdt>
      <w:sdtPr>
        <w:tag w:val="goog_rdk_1183"/>
      </w:sdtPr>
      <w:sdtContent>
        <w:p w:rsidR="00000000" w:rsidDel="00000000" w:rsidP="00000000" w:rsidRDefault="00000000" w:rsidRPr="00000000" w14:paraId="00000731">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82"/>
            </w:sdtPr>
            <w:sdtContent>
              <w:r w:rsidDel="00000000" w:rsidR="00000000" w:rsidRPr="00000000">
                <w:rPr>
                  <w:rtl w:val="0"/>
                </w:rPr>
              </w:r>
            </w:sdtContent>
          </w:sdt>
        </w:p>
      </w:sdtContent>
    </w:sdt>
    <w:sdt>
      <w:sdtPr>
        <w:tag w:val="goog_rdk_1185"/>
      </w:sdtPr>
      <w:sdtContent>
        <w:p w:rsidR="00000000" w:rsidDel="00000000" w:rsidP="00000000" w:rsidRDefault="00000000" w:rsidRPr="00000000" w14:paraId="00000732">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84"/>
            </w:sdtPr>
            <w:sdtContent>
              <w:r w:rsidDel="00000000" w:rsidR="00000000" w:rsidRPr="00000000">
                <w:rPr>
                  <w:rtl w:val="0"/>
                </w:rPr>
              </w:r>
            </w:sdtContent>
          </w:sdt>
        </w:p>
      </w:sdtContent>
    </w:sdt>
    <w:sdt>
      <w:sdtPr>
        <w:tag w:val="goog_rdk_1187"/>
      </w:sdtPr>
      <w:sdtContent>
        <w:p w:rsidR="00000000" w:rsidDel="00000000" w:rsidP="00000000" w:rsidRDefault="00000000" w:rsidRPr="00000000" w14:paraId="00000733">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86"/>
            </w:sdtPr>
            <w:sdtContent>
              <w:r w:rsidDel="00000000" w:rsidR="00000000" w:rsidRPr="00000000">
                <w:rPr>
                  <w:rtl w:val="0"/>
                </w:rPr>
              </w:r>
            </w:sdtContent>
          </w:sdt>
        </w:p>
      </w:sdtContent>
    </w:sdt>
    <w:sdt>
      <w:sdtPr>
        <w:tag w:val="goog_rdk_1189"/>
      </w:sdtPr>
      <w:sdtContent>
        <w:p w:rsidR="00000000" w:rsidDel="00000000" w:rsidP="00000000" w:rsidRDefault="00000000" w:rsidRPr="00000000" w14:paraId="00000734">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88"/>
            </w:sdtPr>
            <w:sdtContent>
              <w:r w:rsidDel="00000000" w:rsidR="00000000" w:rsidRPr="00000000">
                <w:rPr>
                  <w:rtl w:val="0"/>
                </w:rPr>
              </w:r>
            </w:sdtContent>
          </w:sdt>
        </w:p>
      </w:sdtContent>
    </w:sdt>
    <w:sdt>
      <w:sdtPr>
        <w:tag w:val="goog_rdk_1191"/>
      </w:sdtPr>
      <w:sdtContent>
        <w:p w:rsidR="00000000" w:rsidDel="00000000" w:rsidP="00000000" w:rsidRDefault="00000000" w:rsidRPr="00000000" w14:paraId="00000735">
          <w:pPr>
            <w:keepLines w:val="1"/>
            <w:spacing w:before="100" w:lineRule="auto"/>
            <w:ind w:left="0" w:firstLine="0"/>
            <w:rPr>
              <w:sz w:val="26"/>
              <w:szCs w:val="26"/>
              <w:rPrChange w:author="Iman Mohamed Atef Helal" w:id="400" w:date="2023-10-31T19:09:00Z">
                <w:rPr>
                  <w:color w:val="666666"/>
                  <w:sz w:val="26"/>
                  <w:szCs w:val="26"/>
                </w:rPr>
              </w:rPrChange>
            </w:rPr>
          </w:pPr>
          <w:sdt>
            <w:sdtPr>
              <w:tag w:val="goog_rdk_1190"/>
            </w:sdtPr>
            <w:sdtContent>
              <w:r w:rsidDel="00000000" w:rsidR="00000000" w:rsidRPr="00000000">
                <w:rPr>
                  <w:rtl w:val="0"/>
                </w:rPr>
              </w:r>
            </w:sdtContent>
          </w:sdt>
        </w:p>
      </w:sdtContent>
    </w:sdt>
    <w:p w:rsidR="00000000" w:rsidDel="00000000" w:rsidP="00000000" w:rsidRDefault="00000000" w:rsidRPr="00000000" w14:paraId="00000736">
      <w:pPr>
        <w:keepLines w:val="1"/>
        <w:numPr>
          <w:ilvl w:val="0"/>
          <w:numId w:val="27"/>
        </w:numPr>
        <w:spacing w:before="100" w:lineRule="auto"/>
        <w:ind w:left="720" w:hanging="360"/>
        <w:rPr>
          <w:color w:val="666666"/>
        </w:rPr>
      </w:pPr>
      <w:sdt>
        <w:sdtPr>
          <w:tag w:val="goog_rdk_1192"/>
        </w:sdtPr>
        <w:sdtContent>
          <w:r w:rsidDel="00000000" w:rsidR="00000000" w:rsidRPr="00000000">
            <w:rPr>
              <w:sz w:val="26"/>
              <w:szCs w:val="26"/>
              <w:rtl w:val="0"/>
              <w:rPrChange w:author="Iman Mohamed Atef Helal" w:id="400" w:date="2023-10-31T19:09:00Z">
                <w:rPr>
                  <w:color w:val="666666"/>
                  <w:sz w:val="26"/>
                  <w:szCs w:val="26"/>
                </w:rPr>
              </w:rPrChange>
            </w:rPr>
            <w:t xml:space="preserve">Have you ever used any online learning platform during your university studies?</w:t>
          </w:r>
        </w:sdtContent>
      </w:sdt>
      <w:sdt>
        <w:sdtPr>
          <w:tag w:val="goog_rdk_1193"/>
        </w:sdtPr>
        <w:sdtContent>
          <w:r w:rsidDel="00000000" w:rsidR="00000000" w:rsidRPr="00000000">
            <w:rPr>
              <w:rtl w:val="0"/>
            </w:rPr>
          </w:r>
        </w:sdtContent>
      </w:sdt>
      <w:sdt>
        <w:sdtPr>
          <w:tag w:val="goog_rdk_1194"/>
        </w:sdtPr>
        <w:sdtContent>
          <w:ins w:author="Iman Mohamed Atef Helal" w:id="403" w:date="2023-10-31T19:07:00Z">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685800</wp:posOffset>
                  </wp:positionV>
                  <wp:extent cx="3225257" cy="2019300"/>
                  <wp:effectExtent b="0" l="0" r="0" t="0"/>
                  <wp:wrapTopAndBottom distB="114300" distT="114300"/>
                  <wp:docPr id="206889003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225257" cy="2019300"/>
                          </a:xfrm>
                          <a:prstGeom prst="rect"/>
                          <a:ln/>
                        </pic:spPr>
                      </pic:pic>
                    </a:graphicData>
                  </a:graphic>
                </wp:anchor>
              </w:drawing>
            </w:r>
          </w:ins>
        </w:sdtContent>
      </w:sdt>
    </w:p>
    <w:sdt>
      <w:sdtPr>
        <w:tag w:val="goog_rdk_1198"/>
      </w:sdtPr>
      <w:sdtContent>
        <w:p w:rsidR="00000000" w:rsidDel="00000000" w:rsidP="00000000" w:rsidRDefault="00000000" w:rsidRPr="00000000" w14:paraId="00000737">
          <w:pPr>
            <w:ind w:hanging="360"/>
            <w:rPr>
              <w:ins w:author="Iman Mohamed Atef Helal" w:id="404" w:date="2023-10-31T19:09:00Z"/>
              <w:rPrChange w:author="Iman Mohamed Atef Helal" w:id="400" w:date="2023-10-31T19:09:00Z">
                <w:rPr>
                  <w:color w:val="666666"/>
                </w:rPr>
              </w:rPrChange>
            </w:rPr>
          </w:pPr>
          <w:sdt>
            <w:sdtPr>
              <w:tag w:val="goog_rdk_1196"/>
            </w:sdtPr>
            <w:sdtContent>
              <w:ins w:author="Iman Mohamed Atef Helal" w:id="404" w:date="2023-10-31T19:09:00Z">
                <w:r w:rsidDel="00000000" w:rsidR="00000000" w:rsidRPr="00000000">
                  <w:br w:type="page"/>
                </w:r>
              </w:ins>
              <w:sdt>
                <w:sdtPr>
                  <w:tag w:val="goog_rdk_1197"/>
                </w:sdtPr>
                <w:sdtContent>
                  <w:ins w:author="Iman Mohamed Atef Helal" w:id="404" w:date="2023-10-31T19:09:00Z">
                    <w:r w:rsidDel="00000000" w:rsidR="00000000" w:rsidRPr="00000000">
                      <w:rPr>
                        <w:rtl w:val="0"/>
                      </w:rPr>
                    </w:r>
                  </w:ins>
                </w:sdtContent>
              </w:sdt>
              <w:ins w:author="Iman Mohamed Atef Helal" w:id="404" w:date="2023-10-31T19:09:00Z"/>
            </w:sdtContent>
          </w:sdt>
        </w:p>
      </w:sdtContent>
    </w:sdt>
    <w:sdt>
      <w:sdtPr>
        <w:tag w:val="goog_rdk_1200"/>
      </w:sdtPr>
      <w:sdtContent>
        <w:p w:rsidR="00000000" w:rsidDel="00000000" w:rsidP="00000000" w:rsidRDefault="00000000" w:rsidRPr="00000000" w14:paraId="00000738">
          <w:pPr>
            <w:keepLines w:val="1"/>
            <w:spacing w:before="100" w:lineRule="auto"/>
            <w:ind w:hanging="360"/>
            <w:rPr>
              <w:rPrChange w:author="Iman Mohamed Atef Helal" w:id="400" w:date="2023-10-31T19:09:00Z">
                <w:rPr>
                  <w:color w:val="666666"/>
                </w:rPr>
              </w:rPrChange>
            </w:rPr>
          </w:pPr>
          <w:sdt>
            <w:sdtPr>
              <w:tag w:val="goog_rdk_1199"/>
            </w:sdtPr>
            <w:sdtContent>
              <w:r w:rsidDel="00000000" w:rsidR="00000000" w:rsidRPr="00000000">
                <w:rPr>
                  <w:rtl w:val="0"/>
                </w:rPr>
              </w:r>
            </w:sdtContent>
          </w:sdt>
        </w:p>
      </w:sdtContent>
    </w:sdt>
    <w:sdt>
      <w:sdtPr>
        <w:tag w:val="goog_rdk_1204"/>
      </w:sdtPr>
      <w:sdtContent>
        <w:p w:rsidR="00000000" w:rsidDel="00000000" w:rsidP="00000000" w:rsidRDefault="00000000" w:rsidRPr="00000000" w14:paraId="00000739">
          <w:pPr>
            <w:keepLines w:val="1"/>
            <w:spacing w:before="100" w:lineRule="auto"/>
            <w:ind w:hanging="360"/>
            <w:rPr>
              <w:del w:author="Iman Mohamed Atef Helal" w:id="405" w:date="2023-10-31T19:08:00Z"/>
              <w:rPrChange w:author="Iman Mohamed Atef Helal" w:id="400" w:date="2023-10-31T19:09:00Z">
                <w:rPr>
                  <w:color w:val="666666"/>
                </w:rPr>
              </w:rPrChange>
            </w:rPr>
          </w:pPr>
          <w:sdt>
            <w:sdtPr>
              <w:tag w:val="goog_rdk_1202"/>
            </w:sdtPr>
            <w:sdtContent>
              <w:del w:author="Iman Mohamed Atef Helal" w:id="405" w:date="2023-10-31T19:08:00Z"/>
              <w:sdt>
                <w:sdtPr>
                  <w:tag w:val="goog_rdk_1203"/>
                </w:sdtPr>
                <w:sdtContent>
                  <w:del w:author="Iman Mohamed Atef Helal" w:id="405" w:date="2023-10-31T19:08:00Z">
                    <w:r w:rsidDel="00000000" w:rsidR="00000000" w:rsidRPr="00000000">
                      <w:rPr>
                        <w:rtl w:val="0"/>
                      </w:rPr>
                    </w:r>
                  </w:del>
                </w:sdtContent>
              </w:sdt>
              <w:del w:author="Iman Mohamed Atef Helal" w:id="405" w:date="2023-10-31T19:08:00Z"/>
            </w:sdtContent>
          </w:sdt>
        </w:p>
      </w:sdtContent>
    </w:sdt>
    <w:sdt>
      <w:sdtPr>
        <w:tag w:val="goog_rdk_1207"/>
      </w:sdtPr>
      <w:sdtContent>
        <w:p w:rsidR="00000000" w:rsidDel="00000000" w:rsidP="00000000" w:rsidRDefault="00000000" w:rsidRPr="00000000" w14:paraId="0000073A">
          <w:pPr>
            <w:keepLines w:val="1"/>
            <w:spacing w:before="100" w:lineRule="auto"/>
            <w:ind w:hanging="360"/>
            <w:rPr>
              <w:del w:author="Iman Mohamed Atef Helal" w:id="405" w:date="2023-10-31T19:08:00Z"/>
              <w:rPrChange w:author="Iman Mohamed Atef Helal" w:id="400" w:date="2023-10-31T19:09:00Z">
                <w:rPr>
                  <w:color w:val="666666"/>
                </w:rPr>
              </w:rPrChange>
            </w:rPr>
          </w:pPr>
          <w:sdt>
            <w:sdtPr>
              <w:tag w:val="goog_rdk_1205"/>
            </w:sdtPr>
            <w:sdtContent>
              <w:del w:author="Iman Mohamed Atef Helal" w:id="405" w:date="2023-10-31T19:08:00Z"/>
              <w:sdt>
                <w:sdtPr>
                  <w:tag w:val="goog_rdk_1206"/>
                </w:sdtPr>
                <w:sdtContent>
                  <w:del w:author="Iman Mohamed Atef Helal" w:id="405" w:date="2023-10-31T19:08:00Z">
                    <w:r w:rsidDel="00000000" w:rsidR="00000000" w:rsidRPr="00000000">
                      <w:rPr>
                        <w:rtl w:val="0"/>
                      </w:rPr>
                    </w:r>
                  </w:del>
                </w:sdtContent>
              </w:sdt>
              <w:del w:author="Iman Mohamed Atef Helal" w:id="405" w:date="2023-10-31T19:08:00Z"/>
            </w:sdtContent>
          </w:sdt>
        </w:p>
      </w:sdtContent>
    </w:sdt>
    <w:sdt>
      <w:sdtPr>
        <w:tag w:val="goog_rdk_1210"/>
      </w:sdtPr>
      <w:sdtContent>
        <w:p w:rsidR="00000000" w:rsidDel="00000000" w:rsidP="00000000" w:rsidRDefault="00000000" w:rsidRPr="00000000" w14:paraId="0000073B">
          <w:pPr>
            <w:keepLines w:val="1"/>
            <w:spacing w:before="100" w:lineRule="auto"/>
            <w:ind w:hanging="360"/>
            <w:rPr>
              <w:del w:author="Iman Mohamed Atef Helal" w:id="405" w:date="2023-10-31T19:08:00Z"/>
              <w:rPrChange w:author="Iman Mohamed Atef Helal" w:id="400" w:date="2023-10-31T19:09:00Z">
                <w:rPr>
                  <w:color w:val="666666"/>
                </w:rPr>
              </w:rPrChange>
            </w:rPr>
          </w:pPr>
          <w:sdt>
            <w:sdtPr>
              <w:tag w:val="goog_rdk_1208"/>
            </w:sdtPr>
            <w:sdtContent>
              <w:del w:author="Iman Mohamed Atef Helal" w:id="405" w:date="2023-10-31T19:08:00Z"/>
              <w:sdt>
                <w:sdtPr>
                  <w:tag w:val="goog_rdk_1209"/>
                </w:sdtPr>
                <w:sdtContent>
                  <w:del w:author="Iman Mohamed Atef Helal" w:id="405" w:date="2023-10-31T19:08:00Z">
                    <w:r w:rsidDel="00000000" w:rsidR="00000000" w:rsidRPr="00000000">
                      <w:rPr>
                        <w:rtl w:val="0"/>
                      </w:rPr>
                    </w:r>
                  </w:del>
                </w:sdtContent>
              </w:sdt>
              <w:del w:author="Iman Mohamed Atef Helal" w:id="405" w:date="2023-10-31T19:08:00Z"/>
            </w:sdtContent>
          </w:sdt>
        </w:p>
      </w:sdtContent>
    </w:sdt>
    <w:sdt>
      <w:sdtPr>
        <w:tag w:val="goog_rdk_1213"/>
      </w:sdtPr>
      <w:sdtContent>
        <w:p w:rsidR="00000000" w:rsidDel="00000000" w:rsidP="00000000" w:rsidRDefault="00000000" w:rsidRPr="00000000" w14:paraId="0000073C">
          <w:pPr>
            <w:keepLines w:val="1"/>
            <w:spacing w:before="100" w:lineRule="auto"/>
            <w:ind w:hanging="360"/>
            <w:rPr>
              <w:del w:author="Iman Mohamed Atef Helal" w:id="405" w:date="2023-10-31T19:08:00Z"/>
              <w:rPrChange w:author="Iman Mohamed Atef Helal" w:id="400" w:date="2023-10-31T19:09:00Z">
                <w:rPr>
                  <w:color w:val="666666"/>
                </w:rPr>
              </w:rPrChange>
            </w:rPr>
          </w:pPr>
          <w:sdt>
            <w:sdtPr>
              <w:tag w:val="goog_rdk_1211"/>
            </w:sdtPr>
            <w:sdtContent>
              <w:del w:author="Iman Mohamed Atef Helal" w:id="405" w:date="2023-10-31T19:08:00Z"/>
              <w:sdt>
                <w:sdtPr>
                  <w:tag w:val="goog_rdk_1212"/>
                </w:sdtPr>
                <w:sdtContent>
                  <w:del w:author="Iman Mohamed Atef Helal" w:id="405" w:date="2023-10-31T19:08:00Z">
                    <w:r w:rsidDel="00000000" w:rsidR="00000000" w:rsidRPr="00000000">
                      <w:rPr>
                        <w:rtl w:val="0"/>
                      </w:rPr>
                    </w:r>
                  </w:del>
                </w:sdtContent>
              </w:sdt>
              <w:del w:author="Iman Mohamed Atef Helal" w:id="405" w:date="2023-10-31T19:08:00Z"/>
            </w:sdtContent>
          </w:sdt>
        </w:p>
      </w:sdtContent>
    </w:sdt>
    <w:sdt>
      <w:sdtPr>
        <w:tag w:val="goog_rdk_1215"/>
      </w:sdtPr>
      <w:sdtContent>
        <w:p w:rsidR="00000000" w:rsidDel="00000000" w:rsidP="00000000" w:rsidRDefault="00000000" w:rsidRPr="00000000" w14:paraId="0000073D">
          <w:pPr>
            <w:keepLines w:val="1"/>
            <w:spacing w:before="100" w:lineRule="auto"/>
            <w:ind w:left="0" w:firstLine="0"/>
            <w:rPr>
              <w:shd w:fill="auto" w:val="clear"/>
              <w:rPrChange w:author="Iman Mohamed Atef Helal" w:id="406" w:date="2023-10-25T20:05:00Z">
                <w:rPr>
                  <w:color w:val="666666"/>
                  <w:sz w:val="26"/>
                  <w:szCs w:val="26"/>
                </w:rPr>
              </w:rPrChange>
            </w:rPr>
            <w:pPrChange w:author="Iman Mohamed Atef Helal" w:id="0" w:date="2023-10-25T20:05:00Z">
              <w:pPr>
                <w:keepLines w:val="1"/>
                <w:spacing w:before="100" w:lineRule="auto"/>
                <w:ind w:hanging="360"/>
              </w:pPr>
            </w:pPrChange>
          </w:pPr>
          <w:sdt>
            <w:sdtPr>
              <w:tag w:val="goog_rdk_1214"/>
            </w:sdtPr>
            <w:sdtContent>
              <w:r w:rsidDel="00000000" w:rsidR="00000000" w:rsidRPr="00000000">
                <w:rPr>
                  <w:sz w:val="26"/>
                  <w:szCs w:val="26"/>
                  <w:rtl w:val="0"/>
                  <w:rPrChange w:author="Iman Mohamed Atef Helal" w:id="400" w:date="2023-10-31T19:09:00Z">
                    <w:rPr>
                      <w:color w:val="666666"/>
                      <w:sz w:val="26"/>
                      <w:szCs w:val="26"/>
                    </w:rPr>
                  </w:rPrChange>
                </w:rPr>
                <w:t xml:space="preserve">Usage of E-Learning Platforms in Higher Education</w:t>
              </w:r>
            </w:sdtContent>
          </w:sdt>
        </w:p>
      </w:sdtContent>
    </w:sdt>
    <w:p w:rsidR="00000000" w:rsidDel="00000000" w:rsidP="00000000" w:rsidRDefault="00000000" w:rsidRPr="00000000" w14:paraId="0000073E">
      <w:pPr>
        <w:keepLines w:val="1"/>
        <w:numPr>
          <w:ilvl w:val="0"/>
          <w:numId w:val="27"/>
        </w:numPr>
        <w:spacing w:before="100" w:lineRule="auto"/>
        <w:ind w:left="720" w:hanging="360"/>
        <w:rPr>
          <w:color w:val="666666"/>
        </w:rPr>
      </w:pPr>
      <w:sdt>
        <w:sdtPr>
          <w:tag w:val="goog_rdk_1216"/>
        </w:sdtPr>
        <w:sdtContent>
          <w:r w:rsidDel="00000000" w:rsidR="00000000" w:rsidRPr="00000000">
            <w:rPr>
              <w:sz w:val="26"/>
              <w:szCs w:val="26"/>
              <w:rtl w:val="0"/>
              <w:rPrChange w:author="Iman Mohamed Atef Helal" w:id="400" w:date="2023-10-31T19:09:00Z">
                <w:rPr>
                  <w:color w:val="666666"/>
                  <w:sz w:val="26"/>
                  <w:szCs w:val="26"/>
                </w:rPr>
              </w:rPrChange>
            </w:rPr>
            <w:t xml:space="preserve">Please specify the platforms you have used ( you can select multiple platforms based on your personal usage ).</w:t>
          </w:r>
        </w:sdtContent>
      </w:sdt>
      <w:sdt>
        <w:sdtPr>
          <w:tag w:val="goog_rdk_1217"/>
        </w:sdtPr>
        <w:sdtContent>
          <w:r w:rsidDel="00000000" w:rsidR="00000000" w:rsidRPr="00000000">
            <w:rPr>
              <w:rtl w:val="0"/>
            </w:rPr>
          </w:r>
        </w:sdtContent>
      </w:sdt>
    </w:p>
    <w:sdt>
      <w:sdtPr>
        <w:tag w:val="goog_rdk_1220"/>
      </w:sdtPr>
      <w:sdtContent>
        <w:p w:rsidR="00000000" w:rsidDel="00000000" w:rsidP="00000000" w:rsidRDefault="00000000" w:rsidRPr="00000000" w14:paraId="0000073F">
          <w:pPr>
            <w:keepLines w:val="1"/>
            <w:spacing w:before="100" w:lineRule="auto"/>
            <w:ind w:hanging="360"/>
            <w:rPr>
              <w:rPrChange w:author="Iman Mohamed Atef Helal" w:id="400" w:date="2023-10-31T19:09:00Z">
                <w:rPr>
                  <w:color w:val="666666"/>
                </w:rPr>
              </w:rPrChange>
            </w:rPr>
          </w:pPr>
          <w:sdt>
            <w:sdtPr>
              <w:tag w:val="goog_rdk_1218"/>
            </w:sdtPr>
            <w:sdtContent>
              <w:r w:rsidDel="00000000" w:rsidR="00000000" w:rsidRPr="00000000">
                <w:rPr>
                  <w:rtl w:val="0"/>
                </w:rPr>
              </w:r>
            </w:sdtContent>
          </w:sdt>
          <w:sdt>
            <w:sdtPr>
              <w:tag w:val="goog_rdk_1219"/>
            </w:sdtPr>
            <w:sdtContent>
              <w:ins w:author="Iman Mohamed Atef Helal" w:id="407" w:date="2023-10-31T19:07:00Z">
                <w:r w:rsidDel="00000000" w:rsidR="00000000" w:rsidRPr="00000000">
                  <w:drawing>
                    <wp:anchor allowOverlap="1" behindDoc="0" distB="0" distT="0" distL="114300" distR="114300" hidden="0" layoutInCell="1" locked="0" relativeHeight="0" simplePos="0">
                      <wp:simplePos x="0" y="0"/>
                      <wp:positionH relativeFrom="column">
                        <wp:posOffset>579755</wp:posOffset>
                      </wp:positionH>
                      <wp:positionV relativeFrom="paragraph">
                        <wp:posOffset>0</wp:posOffset>
                      </wp:positionV>
                      <wp:extent cx="4572000" cy="2743200"/>
                      <wp:wrapSquare wrapText="bothSides" distB="0" distT="0" distL="114300" distR="114300"/>
                      <wp:docPr id="2068890024" name=""/>
                      <a:graphic>
                        <a:graphicData uri="http://schemas.openxmlformats.org/drawingml/2006/chart">
                          <c:chart r:id="rId30"/>
                        </a:graphicData>
                      </a:graphic>
                    </wp:anchor>
                  </w:drawing>
                </w:r>
              </w:ins>
            </w:sdtContent>
          </w:sdt>
        </w:p>
      </w:sdtContent>
    </w:sdt>
    <w:p w:rsidR="00000000" w:rsidDel="00000000" w:rsidP="00000000" w:rsidRDefault="00000000" w:rsidRPr="00000000" w14:paraId="00000740">
      <w:pPr>
        <w:keepLines w:val="1"/>
        <w:spacing w:before="100" w:lineRule="auto"/>
        <w:ind w:hanging="360"/>
        <w:rPr/>
      </w:pPr>
      <w:r w:rsidDel="00000000" w:rsidR="00000000" w:rsidRPr="00000000">
        <w:rPr>
          <w:rtl w:val="0"/>
        </w:rPr>
      </w:r>
    </w:p>
    <w:p w:rsidR="00000000" w:rsidDel="00000000" w:rsidP="00000000" w:rsidRDefault="00000000" w:rsidRPr="00000000" w14:paraId="00000741">
      <w:pPr>
        <w:keepLines w:val="1"/>
        <w:spacing w:before="100" w:lineRule="auto"/>
        <w:ind w:hanging="360"/>
        <w:rPr/>
      </w:pPr>
      <w:r w:rsidDel="00000000" w:rsidR="00000000" w:rsidRPr="00000000">
        <w:rPr>
          <w:rtl w:val="0"/>
        </w:rPr>
      </w:r>
    </w:p>
    <w:p w:rsidR="00000000" w:rsidDel="00000000" w:rsidP="00000000" w:rsidRDefault="00000000" w:rsidRPr="00000000" w14:paraId="00000742">
      <w:pPr>
        <w:keepLines w:val="1"/>
        <w:spacing w:before="100" w:lineRule="auto"/>
        <w:ind w:hanging="360"/>
        <w:rPr/>
      </w:pPr>
      <w:r w:rsidDel="00000000" w:rsidR="00000000" w:rsidRPr="00000000">
        <w:rPr>
          <w:rtl w:val="0"/>
        </w:rPr>
      </w:r>
    </w:p>
    <w:p w:rsidR="00000000" w:rsidDel="00000000" w:rsidP="00000000" w:rsidRDefault="00000000" w:rsidRPr="00000000" w14:paraId="00000743">
      <w:pPr>
        <w:keepLines w:val="1"/>
        <w:spacing w:before="100" w:lineRule="auto"/>
        <w:ind w:hanging="360"/>
        <w:rPr/>
      </w:pPr>
      <w:r w:rsidDel="00000000" w:rsidR="00000000" w:rsidRPr="00000000">
        <w:rPr>
          <w:rtl w:val="0"/>
        </w:rPr>
      </w:r>
    </w:p>
    <w:sdt>
      <w:sdtPr>
        <w:tag w:val="goog_rdk_1222"/>
      </w:sdtPr>
      <w:sdtContent>
        <w:p w:rsidR="00000000" w:rsidDel="00000000" w:rsidP="00000000" w:rsidRDefault="00000000" w:rsidRPr="00000000" w14:paraId="00000744">
          <w:pPr>
            <w:keepLines w:val="1"/>
            <w:spacing w:before="100" w:lineRule="auto"/>
            <w:ind w:hanging="360"/>
            <w:rPr>
              <w:rPrChange w:author="Iman Mohamed Atef Helal" w:id="408" w:date="2023-10-31T19:09:00Z">
                <w:rPr>
                  <w:color w:val="666666"/>
                </w:rPr>
              </w:rPrChange>
            </w:rPr>
          </w:pPr>
          <w:sdt>
            <w:sdtPr>
              <w:tag w:val="goog_rdk_1221"/>
            </w:sdtPr>
            <w:sdtContent>
              <w:r w:rsidDel="00000000" w:rsidR="00000000" w:rsidRPr="00000000">
                <w:rPr>
                  <w:rtl w:val="0"/>
                </w:rPr>
              </w:r>
            </w:sdtContent>
          </w:sdt>
        </w:p>
      </w:sdtContent>
    </w:sdt>
    <w:sdt>
      <w:sdtPr>
        <w:tag w:val="goog_rdk_1224"/>
      </w:sdtPr>
      <w:sdtContent>
        <w:p w:rsidR="00000000" w:rsidDel="00000000" w:rsidP="00000000" w:rsidRDefault="00000000" w:rsidRPr="00000000" w14:paraId="00000745">
          <w:pPr>
            <w:keepLines w:val="1"/>
            <w:spacing w:before="100" w:lineRule="auto"/>
            <w:ind w:hanging="360"/>
            <w:rPr>
              <w:rPrChange w:author="Iman Mohamed Atef Helal" w:id="408" w:date="2023-10-31T19:09:00Z">
                <w:rPr>
                  <w:color w:val="666666"/>
                </w:rPr>
              </w:rPrChange>
            </w:rPr>
          </w:pPr>
          <w:sdt>
            <w:sdtPr>
              <w:tag w:val="goog_rdk_1223"/>
            </w:sdtPr>
            <w:sdtContent>
              <w:r w:rsidDel="00000000" w:rsidR="00000000" w:rsidRPr="00000000">
                <w:rPr>
                  <w:rtl w:val="0"/>
                </w:rPr>
              </w:r>
            </w:sdtContent>
          </w:sdt>
        </w:p>
      </w:sdtContent>
    </w:sdt>
    <w:sdt>
      <w:sdtPr>
        <w:tag w:val="goog_rdk_1226"/>
      </w:sdtPr>
      <w:sdtContent>
        <w:p w:rsidR="00000000" w:rsidDel="00000000" w:rsidP="00000000" w:rsidRDefault="00000000" w:rsidRPr="00000000" w14:paraId="00000746">
          <w:pPr>
            <w:keepLines w:val="1"/>
            <w:spacing w:before="100" w:lineRule="auto"/>
            <w:ind w:hanging="360"/>
            <w:rPr>
              <w:rPrChange w:author="Iman Mohamed Atef Helal" w:id="408" w:date="2023-10-31T19:09:00Z">
                <w:rPr>
                  <w:color w:val="666666"/>
                </w:rPr>
              </w:rPrChange>
            </w:rPr>
          </w:pPr>
          <w:sdt>
            <w:sdtPr>
              <w:tag w:val="goog_rdk_1225"/>
            </w:sdtPr>
            <w:sdtContent>
              <w:r w:rsidDel="00000000" w:rsidR="00000000" w:rsidRPr="00000000">
                <w:rPr>
                  <w:rtl w:val="0"/>
                </w:rPr>
              </w:r>
            </w:sdtContent>
          </w:sdt>
        </w:p>
      </w:sdtContent>
    </w:sdt>
    <w:sdt>
      <w:sdtPr>
        <w:tag w:val="goog_rdk_1228"/>
      </w:sdtPr>
      <w:sdtContent>
        <w:p w:rsidR="00000000" w:rsidDel="00000000" w:rsidP="00000000" w:rsidRDefault="00000000" w:rsidRPr="00000000" w14:paraId="00000747">
          <w:pPr>
            <w:keepLines w:val="1"/>
            <w:spacing w:before="100" w:lineRule="auto"/>
            <w:ind w:hanging="360"/>
            <w:rPr>
              <w:rPrChange w:author="Iman Mohamed Atef Helal" w:id="408" w:date="2023-10-31T19:09:00Z">
                <w:rPr>
                  <w:color w:val="666666"/>
                </w:rPr>
              </w:rPrChange>
            </w:rPr>
          </w:pPr>
          <w:sdt>
            <w:sdtPr>
              <w:tag w:val="goog_rdk_1227"/>
            </w:sdtPr>
            <w:sdtContent>
              <w:r w:rsidDel="00000000" w:rsidR="00000000" w:rsidRPr="00000000">
                <w:rPr>
                  <w:rtl w:val="0"/>
                </w:rPr>
              </w:r>
            </w:sdtContent>
          </w:sdt>
        </w:p>
      </w:sdtContent>
    </w:sdt>
    <w:sdt>
      <w:sdtPr>
        <w:tag w:val="goog_rdk_1230"/>
      </w:sdtPr>
      <w:sdtContent>
        <w:p w:rsidR="00000000" w:rsidDel="00000000" w:rsidP="00000000" w:rsidRDefault="00000000" w:rsidRPr="00000000" w14:paraId="00000748">
          <w:pPr>
            <w:keepLines w:val="1"/>
            <w:spacing w:before="100" w:lineRule="auto"/>
            <w:ind w:hanging="360"/>
            <w:rPr>
              <w:rPrChange w:author="Iman Mohamed Atef Helal" w:id="408" w:date="2023-10-31T19:09:00Z">
                <w:rPr>
                  <w:color w:val="666666"/>
                </w:rPr>
              </w:rPrChange>
            </w:rPr>
          </w:pPr>
          <w:sdt>
            <w:sdtPr>
              <w:tag w:val="goog_rdk_1229"/>
            </w:sdtPr>
            <w:sdtContent>
              <w:r w:rsidDel="00000000" w:rsidR="00000000" w:rsidRPr="00000000">
                <w:rPr>
                  <w:rtl w:val="0"/>
                </w:rPr>
              </w:r>
            </w:sdtContent>
          </w:sdt>
        </w:p>
      </w:sdtContent>
    </w:sdt>
    <w:sdt>
      <w:sdtPr>
        <w:tag w:val="goog_rdk_1232"/>
      </w:sdtPr>
      <w:sdtContent>
        <w:p w:rsidR="00000000" w:rsidDel="00000000" w:rsidP="00000000" w:rsidRDefault="00000000" w:rsidRPr="00000000" w14:paraId="00000749">
          <w:pPr>
            <w:keepLines w:val="1"/>
            <w:spacing w:before="100" w:lineRule="auto"/>
            <w:ind w:hanging="360"/>
            <w:rPr>
              <w:rPrChange w:author="Iman Mohamed Atef Helal" w:id="408" w:date="2023-10-31T19:09:00Z">
                <w:rPr>
                  <w:color w:val="666666"/>
                </w:rPr>
              </w:rPrChange>
            </w:rPr>
          </w:pPr>
          <w:sdt>
            <w:sdtPr>
              <w:tag w:val="goog_rdk_1231"/>
            </w:sdtPr>
            <w:sdtContent>
              <w:r w:rsidDel="00000000" w:rsidR="00000000" w:rsidRPr="00000000">
                <w:rPr>
                  <w:rtl w:val="0"/>
                </w:rPr>
              </w:r>
            </w:sdtContent>
          </w:sdt>
        </w:p>
      </w:sdtContent>
    </w:sdt>
    <w:p w:rsidR="00000000" w:rsidDel="00000000" w:rsidP="00000000" w:rsidRDefault="00000000" w:rsidRPr="00000000" w14:paraId="0000074A">
      <w:pPr>
        <w:keepLines w:val="1"/>
        <w:numPr>
          <w:ilvl w:val="0"/>
          <w:numId w:val="27"/>
        </w:numPr>
        <w:spacing w:before="100" w:lineRule="auto"/>
        <w:ind w:left="720" w:hanging="360"/>
        <w:rPr>
          <w:color w:val="666666"/>
        </w:rPr>
      </w:pPr>
      <w:sdt>
        <w:sdtPr>
          <w:tag w:val="goog_rdk_1233"/>
        </w:sdtPr>
        <w:sdtContent>
          <w:r w:rsidDel="00000000" w:rsidR="00000000" w:rsidRPr="00000000">
            <w:rPr>
              <w:rtl w:val="0"/>
              <w:rPrChange w:author="Iman Mohamed Atef Helal" w:id="408" w:date="2023-10-31T19:09:00Z">
                <w:rPr>
                  <w:color w:val="666666"/>
                </w:rPr>
              </w:rPrChange>
            </w:rPr>
            <w:t xml:space="preserve">Among these platforms, please select the platform that you prefer to use primarily.</w:t>
          </w:r>
        </w:sdtContent>
      </w:sdt>
    </w:p>
    <w:sdt>
      <w:sdtPr>
        <w:tag w:val="goog_rdk_1235"/>
      </w:sdtPr>
      <w:sdtContent>
        <w:p w:rsidR="00000000" w:rsidDel="00000000" w:rsidP="00000000" w:rsidRDefault="00000000" w:rsidRPr="00000000" w14:paraId="0000074B">
          <w:pPr>
            <w:keepLines w:val="1"/>
            <w:spacing w:before="100" w:lineRule="auto"/>
            <w:ind w:hanging="360"/>
            <w:rPr>
              <w:rPrChange w:author="Iman Mohamed Atef Helal" w:id="408" w:date="2023-10-31T19:09:00Z">
                <w:rPr>
                  <w:color w:val="666666"/>
                </w:rPr>
              </w:rPrChange>
            </w:rPr>
          </w:pPr>
          <w:sdt>
            <w:sdtPr>
              <w:tag w:val="goog_rdk_1234"/>
            </w:sdtPr>
            <w:sdtContent>
              <w:r w:rsidDel="00000000" w:rsidR="00000000" w:rsidRPr="00000000">
                <w:rPr>
                  <w:rtl w:val="0"/>
                </w:rPr>
              </w:r>
            </w:sdtContent>
          </w:sdt>
        </w:p>
      </w:sdtContent>
    </w:sdt>
    <w:sdt>
      <w:sdtPr>
        <w:tag w:val="goog_rdk_1238"/>
      </w:sdtPr>
      <w:sdtContent>
        <w:p w:rsidR="00000000" w:rsidDel="00000000" w:rsidP="00000000" w:rsidRDefault="00000000" w:rsidRPr="00000000" w14:paraId="0000074C">
          <w:pPr>
            <w:keepLines w:val="1"/>
            <w:spacing w:before="100" w:lineRule="auto"/>
            <w:ind w:hanging="360"/>
            <w:rPr>
              <w:rPrChange w:author="Iman Mohamed Atef Helal" w:id="408" w:date="2023-10-31T19:09:00Z">
                <w:rPr>
                  <w:color w:val="666666"/>
                </w:rPr>
              </w:rPrChange>
            </w:rPr>
          </w:pPr>
          <w:sdt>
            <w:sdtPr>
              <w:tag w:val="goog_rdk_1236"/>
            </w:sdtPr>
            <w:sdtContent>
              <w:r w:rsidDel="00000000" w:rsidR="00000000" w:rsidRPr="00000000">
                <w:rPr>
                  <w:rtl w:val="0"/>
                </w:rPr>
              </w:r>
            </w:sdtContent>
          </w:sdt>
          <w:sdt>
            <w:sdtPr>
              <w:tag w:val="goog_rdk_1237"/>
            </w:sdtPr>
            <w:sdtContent>
              <w:ins w:author="Iman Mohamed Atef Helal" w:id="409" w:date="2023-10-31T19:07:00Z">
                <w:r w:rsidDel="00000000" w:rsidR="00000000" w:rsidRPr="00000000">
                  <w:drawing>
                    <wp:anchor allowOverlap="1" behindDoc="0" distB="0" distT="0" distL="114300" distR="114300" hidden="0" layoutInCell="1" locked="0" relativeHeight="0" simplePos="0">
                      <wp:simplePos x="0" y="0"/>
                      <wp:positionH relativeFrom="column">
                        <wp:posOffset>579755</wp:posOffset>
                      </wp:positionH>
                      <wp:positionV relativeFrom="paragraph">
                        <wp:posOffset>7034</wp:posOffset>
                      </wp:positionV>
                      <wp:extent cx="4572000" cy="2743200"/>
                      <wp:wrapSquare wrapText="bothSides" distB="0" distT="0" distL="114300" distR="114300"/>
                      <wp:docPr id="2068890025" name=""/>
                      <a:graphic>
                        <a:graphicData uri="http://schemas.openxmlformats.org/drawingml/2006/chart">
                          <c:chart r:id="rId31"/>
                        </a:graphicData>
                      </a:graphic>
                    </wp:anchor>
                  </w:drawing>
                </w:r>
              </w:ins>
            </w:sdtContent>
          </w:sdt>
        </w:p>
      </w:sdtContent>
    </w:sdt>
    <w:sdt>
      <w:sdtPr>
        <w:tag w:val="goog_rdk_1240"/>
      </w:sdtPr>
      <w:sdtContent>
        <w:p w:rsidR="00000000" w:rsidDel="00000000" w:rsidP="00000000" w:rsidRDefault="00000000" w:rsidRPr="00000000" w14:paraId="0000074D">
          <w:pPr>
            <w:keepLines w:val="1"/>
            <w:spacing w:before="100" w:lineRule="auto"/>
            <w:ind w:hanging="360"/>
            <w:rPr>
              <w:rPrChange w:author="Iman Mohamed Atef Helal" w:id="408" w:date="2023-10-31T19:09:00Z">
                <w:rPr>
                  <w:color w:val="666666"/>
                </w:rPr>
              </w:rPrChange>
            </w:rPr>
          </w:pPr>
          <w:sdt>
            <w:sdtPr>
              <w:tag w:val="goog_rdk_1239"/>
            </w:sdtPr>
            <w:sdtContent>
              <w:r w:rsidDel="00000000" w:rsidR="00000000" w:rsidRPr="00000000">
                <w:rPr>
                  <w:rtl w:val="0"/>
                </w:rPr>
              </w:r>
            </w:sdtContent>
          </w:sdt>
        </w:p>
      </w:sdtContent>
    </w:sdt>
    <w:sdt>
      <w:sdtPr>
        <w:tag w:val="goog_rdk_1242"/>
      </w:sdtPr>
      <w:sdtContent>
        <w:p w:rsidR="00000000" w:rsidDel="00000000" w:rsidP="00000000" w:rsidRDefault="00000000" w:rsidRPr="00000000" w14:paraId="0000074E">
          <w:pPr>
            <w:keepLines w:val="1"/>
            <w:spacing w:before="100" w:lineRule="auto"/>
            <w:ind w:hanging="360"/>
            <w:rPr>
              <w:rPrChange w:author="Iman Mohamed Atef Helal" w:id="408" w:date="2023-10-31T19:09:00Z">
                <w:rPr>
                  <w:color w:val="666666"/>
                </w:rPr>
              </w:rPrChange>
            </w:rPr>
          </w:pPr>
          <w:sdt>
            <w:sdtPr>
              <w:tag w:val="goog_rdk_1241"/>
            </w:sdtPr>
            <w:sdtContent>
              <w:r w:rsidDel="00000000" w:rsidR="00000000" w:rsidRPr="00000000">
                <w:rPr>
                  <w:rtl w:val="0"/>
                </w:rPr>
              </w:r>
            </w:sdtContent>
          </w:sdt>
        </w:p>
      </w:sdtContent>
    </w:sdt>
    <w:p w:rsidR="00000000" w:rsidDel="00000000" w:rsidP="00000000" w:rsidRDefault="00000000" w:rsidRPr="00000000" w14:paraId="0000074F">
      <w:pPr>
        <w:keepLines w:val="1"/>
        <w:spacing w:before="100" w:lineRule="auto"/>
        <w:ind w:hanging="360"/>
        <w:rPr/>
      </w:pPr>
      <w:r w:rsidDel="00000000" w:rsidR="00000000" w:rsidRPr="00000000">
        <w:rPr>
          <w:rtl w:val="0"/>
        </w:rPr>
      </w:r>
    </w:p>
    <w:p w:rsidR="00000000" w:rsidDel="00000000" w:rsidP="00000000" w:rsidRDefault="00000000" w:rsidRPr="00000000" w14:paraId="00000750">
      <w:pPr>
        <w:keepLines w:val="1"/>
        <w:spacing w:before="100" w:lineRule="auto"/>
        <w:ind w:hanging="360"/>
        <w:rPr/>
      </w:pPr>
      <w:r w:rsidDel="00000000" w:rsidR="00000000" w:rsidRPr="00000000">
        <w:rPr>
          <w:rtl w:val="0"/>
        </w:rPr>
      </w:r>
    </w:p>
    <w:p w:rsidR="00000000" w:rsidDel="00000000" w:rsidP="00000000" w:rsidRDefault="00000000" w:rsidRPr="00000000" w14:paraId="00000751">
      <w:pPr>
        <w:keepLines w:val="1"/>
        <w:spacing w:before="100" w:lineRule="auto"/>
        <w:ind w:hanging="360"/>
        <w:rPr/>
      </w:pPr>
      <w:r w:rsidDel="00000000" w:rsidR="00000000" w:rsidRPr="00000000">
        <w:rPr>
          <w:rtl w:val="0"/>
        </w:rPr>
      </w:r>
    </w:p>
    <w:p w:rsidR="00000000" w:rsidDel="00000000" w:rsidP="00000000" w:rsidRDefault="00000000" w:rsidRPr="00000000" w14:paraId="00000752">
      <w:pPr>
        <w:keepLines w:val="1"/>
        <w:spacing w:before="100" w:lineRule="auto"/>
        <w:ind w:hanging="360"/>
        <w:rPr/>
      </w:pPr>
      <w:r w:rsidDel="00000000" w:rsidR="00000000" w:rsidRPr="00000000">
        <w:rPr>
          <w:rtl w:val="0"/>
        </w:rPr>
      </w:r>
    </w:p>
    <w:p w:rsidR="00000000" w:rsidDel="00000000" w:rsidP="00000000" w:rsidRDefault="00000000" w:rsidRPr="00000000" w14:paraId="00000753">
      <w:pPr>
        <w:keepLines w:val="1"/>
        <w:spacing w:before="100" w:lineRule="auto"/>
        <w:ind w:hanging="360"/>
        <w:rPr/>
      </w:pPr>
      <w:r w:rsidDel="00000000" w:rsidR="00000000" w:rsidRPr="00000000">
        <w:rPr>
          <w:rtl w:val="0"/>
        </w:rPr>
      </w:r>
    </w:p>
    <w:sdt>
      <w:sdtPr>
        <w:tag w:val="goog_rdk_1244"/>
      </w:sdtPr>
      <w:sdtContent>
        <w:p w:rsidR="00000000" w:rsidDel="00000000" w:rsidP="00000000" w:rsidRDefault="00000000" w:rsidRPr="00000000" w14:paraId="00000754">
          <w:pPr>
            <w:keepLines w:val="1"/>
            <w:spacing w:before="100" w:lineRule="auto"/>
            <w:ind w:hanging="360"/>
            <w:rPr>
              <w:rPrChange w:author="Iman Mohamed Atef Helal" w:id="410" w:date="2023-10-31T19:09:00Z">
                <w:rPr>
                  <w:color w:val="666666"/>
                </w:rPr>
              </w:rPrChange>
            </w:rPr>
          </w:pPr>
          <w:sdt>
            <w:sdtPr>
              <w:tag w:val="goog_rdk_1243"/>
            </w:sdtPr>
            <w:sdtContent>
              <w:r w:rsidDel="00000000" w:rsidR="00000000" w:rsidRPr="00000000">
                <w:rPr>
                  <w:rtl w:val="0"/>
                  <w:rPrChange w:author="Iman Mohamed Atef Helal" w:id="410" w:date="2023-10-31T19:09:00Z">
                    <w:rPr>
                      <w:color w:val="666666"/>
                    </w:rPr>
                  </w:rPrChange>
                </w:rPr>
                <w:t xml:space="preserve"> </w:t>
              </w:r>
            </w:sdtContent>
          </w:sdt>
        </w:p>
      </w:sdtContent>
    </w:sdt>
    <w:sdt>
      <w:sdtPr>
        <w:tag w:val="goog_rdk_1246"/>
      </w:sdtPr>
      <w:sdtContent>
        <w:p w:rsidR="00000000" w:rsidDel="00000000" w:rsidP="00000000" w:rsidRDefault="00000000" w:rsidRPr="00000000" w14:paraId="00000755">
          <w:pPr>
            <w:keepLines w:val="1"/>
            <w:spacing w:before="100" w:lineRule="auto"/>
            <w:ind w:hanging="360"/>
            <w:rPr>
              <w:rPrChange w:author="Iman Mohamed Atef Helal" w:id="410" w:date="2023-10-31T19:09:00Z">
                <w:rPr>
                  <w:color w:val="666666"/>
                </w:rPr>
              </w:rPrChange>
            </w:rPr>
          </w:pPr>
          <w:sdt>
            <w:sdtPr>
              <w:tag w:val="goog_rdk_1245"/>
            </w:sdtPr>
            <w:sdtContent>
              <w:r w:rsidDel="00000000" w:rsidR="00000000" w:rsidRPr="00000000">
                <w:rPr>
                  <w:rtl w:val="0"/>
                </w:rPr>
              </w:r>
            </w:sdtContent>
          </w:sdt>
        </w:p>
      </w:sdtContent>
    </w:sdt>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pStyle w:val="Heading3"/>
        <w:numPr>
          <w:ilvl w:val="0"/>
          <w:numId w:val="41"/>
        </w:numPr>
        <w:spacing w:after="0" w:before="100" w:lineRule="auto"/>
        <w:ind w:left="360" w:hanging="360"/>
        <w:rPr>
          <w:rFonts w:ascii="Times New Roman" w:cs="Times New Roman" w:eastAsia="Times New Roman" w:hAnsi="Times New Roman"/>
        </w:rPr>
      </w:pPr>
      <w:bookmarkStart w:colFirst="0" w:colLast="0" w:name="_heading=h.2w5ecyt" w:id="77"/>
      <w:bookmarkEnd w:id="77"/>
      <w:sdt>
        <w:sdtPr>
          <w:tag w:val="goog_rdk_1247"/>
        </w:sdtPr>
        <w:sdtContent>
          <w:r w:rsidDel="00000000" w:rsidR="00000000" w:rsidRPr="00000000">
            <w:rPr>
              <w:rFonts w:ascii="Times New Roman" w:cs="Times New Roman" w:eastAsia="Times New Roman" w:hAnsi="Times New Roman"/>
              <w:color w:val="000000"/>
              <w:rtl w:val="0"/>
              <w:rPrChange w:author="Iman Mohamed Atef Helal" w:id="411" w:date="2023-10-31T19:09:00Z">
                <w:rPr>
                  <w:rFonts w:ascii="Times New Roman" w:cs="Times New Roman" w:eastAsia="Times New Roman" w:hAnsi="Times New Roman"/>
                </w:rPr>
              </w:rPrChange>
            </w:rPr>
            <w:t xml:space="preserve">Blackboard Learn</w:t>
          </w:r>
        </w:sdtContent>
      </w:sdt>
    </w:p>
    <w:p w:rsidR="00000000" w:rsidDel="00000000" w:rsidP="00000000" w:rsidRDefault="00000000" w:rsidRPr="00000000" w14:paraId="00000759">
      <w:pPr>
        <w:keepLines w:val="1"/>
        <w:numPr>
          <w:ilvl w:val="0"/>
          <w:numId w:val="27"/>
        </w:numPr>
        <w:spacing w:before="100" w:lineRule="auto"/>
        <w:ind w:left="720" w:hanging="360"/>
        <w:rPr>
          <w:color w:val="666666"/>
        </w:rPr>
      </w:pPr>
      <w:sdt>
        <w:sdtPr>
          <w:tag w:val="goog_rdk_1248"/>
        </w:sdtPr>
        <w:sdtContent>
          <w:r w:rsidDel="00000000" w:rsidR="00000000" w:rsidRPr="00000000">
            <w:rPr>
              <w:rtl w:val="0"/>
              <w:rPrChange w:author="Iman Mohamed Atef Helal" w:id="412" w:date="2023-10-31T19:09:00Z">
                <w:rPr>
                  <w:color w:val="666666"/>
                </w:rPr>
              </w:rPrChange>
            </w:rPr>
            <w:t xml:space="preserve">On a scale of 1 to 10, rate your overall experience with the platform?</w:t>
          </w:r>
        </w:sdtContent>
      </w:sdt>
    </w:p>
    <w:p w:rsidR="00000000" w:rsidDel="00000000" w:rsidP="00000000" w:rsidRDefault="00000000" w:rsidRPr="00000000" w14:paraId="0000075A">
      <w:pPr>
        <w:keepLines w:val="1"/>
        <w:numPr>
          <w:ilvl w:val="0"/>
          <w:numId w:val="47"/>
        </w:numPr>
        <w:spacing w:after="100" w:before="100" w:lineRule="auto"/>
        <w:ind w:left="1080" w:hanging="180"/>
        <w:rPr>
          <w:color w:val="666666"/>
          <w:sz w:val="20"/>
          <w:szCs w:val="20"/>
        </w:rPr>
      </w:pPr>
      <w:sdt>
        <w:sdtPr>
          <w:tag w:val="goog_rdk_1249"/>
        </w:sdtPr>
        <w:sdtContent>
          <w:r w:rsidDel="00000000" w:rsidR="00000000" w:rsidRPr="00000000">
            <w:rPr>
              <w:sz w:val="20"/>
              <w:szCs w:val="20"/>
              <w:rtl w:val="0"/>
              <w:rPrChange w:author="Iman Mohamed Atef Helal" w:id="412" w:date="2023-10-31T19:09:00Z">
                <w:rPr>
                  <w:color w:val="666666"/>
                  <w:sz w:val="20"/>
                  <w:szCs w:val="20"/>
                </w:rPr>
              </w:rPrChange>
            </w:rPr>
            <w:t xml:space="preserve">Based on the responses, the ratings range from 4 to 10, with an average rating of approximately 7.8.</w:t>
          </w:r>
        </w:sdtContent>
      </w:sdt>
    </w:p>
    <w:p w:rsidR="00000000" w:rsidDel="00000000" w:rsidP="00000000" w:rsidRDefault="00000000" w:rsidRPr="00000000" w14:paraId="0000075B">
      <w:pPr>
        <w:keepLines w:val="1"/>
        <w:numPr>
          <w:ilvl w:val="0"/>
          <w:numId w:val="27"/>
        </w:numPr>
        <w:spacing w:before="100" w:lineRule="auto"/>
        <w:ind w:left="720" w:hanging="360"/>
        <w:rPr>
          <w:color w:val="666666"/>
        </w:rPr>
      </w:pPr>
      <w:sdt>
        <w:sdtPr>
          <w:tag w:val="goog_rdk_1250"/>
        </w:sdtPr>
        <w:sdtContent>
          <w:r w:rsidDel="00000000" w:rsidR="00000000" w:rsidRPr="00000000">
            <w:rPr>
              <w:rtl w:val="0"/>
              <w:rPrChange w:author="Iman Mohamed Atef Helal" w:id="412" w:date="2023-10-31T19:09:00Z">
                <w:rPr>
                  <w:color w:val="666666"/>
                </w:rPr>
              </w:rPrChange>
            </w:rPr>
            <w:t xml:space="preserve">Could you briefly explain the reason behind your rating choice?</w:t>
          </w:r>
        </w:sdtContent>
      </w:sdt>
    </w:p>
    <w:p w:rsidR="00000000" w:rsidDel="00000000" w:rsidP="00000000" w:rsidRDefault="00000000" w:rsidRPr="00000000" w14:paraId="0000075C">
      <w:pPr>
        <w:keepLines w:val="1"/>
        <w:numPr>
          <w:ilvl w:val="0"/>
          <w:numId w:val="47"/>
        </w:numPr>
        <w:spacing w:after="100" w:before="100" w:lineRule="auto"/>
        <w:ind w:left="1080" w:hanging="180"/>
        <w:rPr>
          <w:color w:val="666666"/>
          <w:sz w:val="20"/>
          <w:szCs w:val="20"/>
        </w:rPr>
      </w:pPr>
      <w:sdt>
        <w:sdtPr>
          <w:tag w:val="goog_rdk_1251"/>
        </w:sdtPr>
        <w:sdtContent>
          <w:r w:rsidDel="00000000" w:rsidR="00000000" w:rsidRPr="00000000">
            <w:rPr>
              <w:sz w:val="20"/>
              <w:szCs w:val="20"/>
              <w:rtl w:val="0"/>
              <w:rPrChange w:author="Iman Mohamed Atef Helal" w:id="412" w:date="2023-10-31T19:09:00Z">
                <w:rPr>
                  <w:color w:val="666666"/>
                  <w:sz w:val="20"/>
                  <w:szCs w:val="20"/>
                </w:rPr>
              </w:rPrChange>
            </w:rPr>
            <w:t xml:space="preserve">Based on the provided explanations for the ratings of Blackboard Learn, here is a summary of the reasons behind the rating choices:</w:t>
          </w:r>
        </w:sdtContent>
      </w:sdt>
    </w:p>
    <w:sdt>
      <w:sdtPr>
        <w:tag w:val="goog_rdk_1253"/>
      </w:sdtPr>
      <w:sdtContent>
        <w:p w:rsidR="00000000" w:rsidDel="00000000" w:rsidP="00000000" w:rsidRDefault="00000000" w:rsidRPr="00000000" w14:paraId="0000075D">
          <w:pPr>
            <w:keepLines w:val="1"/>
            <w:spacing w:after="100" w:before="100" w:lineRule="auto"/>
            <w:ind w:left="630" w:firstLine="0"/>
            <w:rPr>
              <w:sz w:val="20"/>
              <w:szCs w:val="20"/>
              <w:rPrChange w:author="Iman Mohamed Atef Helal" w:id="412" w:date="2023-10-31T19:09:00Z">
                <w:rPr>
                  <w:color w:val="666666"/>
                  <w:sz w:val="20"/>
                  <w:szCs w:val="20"/>
                </w:rPr>
              </w:rPrChange>
            </w:rPr>
          </w:pPr>
          <w:sdt>
            <w:sdtPr>
              <w:tag w:val="goog_rdk_1252"/>
            </w:sdtPr>
            <w:sdtContent>
              <w:r w:rsidDel="00000000" w:rsidR="00000000" w:rsidRPr="00000000">
                <w:rPr>
                  <w:sz w:val="20"/>
                  <w:szCs w:val="20"/>
                  <w:rtl w:val="0"/>
                  <w:rPrChange w:author="Iman Mohamed Atef Helal" w:id="412" w:date="2023-10-31T19:09:00Z">
                    <w:rPr>
                      <w:color w:val="666666"/>
                      <w:sz w:val="20"/>
                      <w:szCs w:val="20"/>
                    </w:rPr>
                  </w:rPrChange>
                </w:rPr>
                <w:t xml:space="preserve"> Positive aspects:</w:t>
              </w:r>
            </w:sdtContent>
          </w:sdt>
        </w:p>
      </w:sdtContent>
    </w:sdt>
    <w:p w:rsidR="00000000" w:rsidDel="00000000" w:rsidP="00000000" w:rsidRDefault="00000000" w:rsidRPr="00000000" w14:paraId="0000075E">
      <w:pPr>
        <w:keepLines w:val="1"/>
        <w:numPr>
          <w:ilvl w:val="0"/>
          <w:numId w:val="47"/>
        </w:numPr>
        <w:spacing w:after="100" w:before="100" w:lineRule="auto"/>
        <w:ind w:left="1080" w:hanging="180"/>
        <w:rPr>
          <w:color w:val="666666"/>
          <w:sz w:val="20"/>
          <w:szCs w:val="20"/>
        </w:rPr>
      </w:pPr>
      <w:sdt>
        <w:sdtPr>
          <w:tag w:val="goog_rdk_1254"/>
        </w:sdtPr>
        <w:sdtContent>
          <w:r w:rsidDel="00000000" w:rsidR="00000000" w:rsidRPr="00000000">
            <w:rPr>
              <w:sz w:val="20"/>
              <w:szCs w:val="20"/>
              <w:rtl w:val="0"/>
              <w:rPrChange w:author="Iman Mohamed Atef Helal" w:id="412" w:date="2023-10-31T19:09:00Z">
                <w:rPr>
                  <w:color w:val="666666"/>
                  <w:sz w:val="20"/>
                  <w:szCs w:val="20"/>
                </w:rPr>
              </w:rPrChange>
            </w:rPr>
            <w:t xml:space="preserve">Blackboard Learn allows for uninterrupted lectures and provides the option to save recorded lectures.</w:t>
          </w:r>
        </w:sdtContent>
      </w:sdt>
    </w:p>
    <w:p w:rsidR="00000000" w:rsidDel="00000000" w:rsidP="00000000" w:rsidRDefault="00000000" w:rsidRPr="00000000" w14:paraId="0000075F">
      <w:pPr>
        <w:keepLines w:val="1"/>
        <w:numPr>
          <w:ilvl w:val="0"/>
          <w:numId w:val="47"/>
        </w:numPr>
        <w:spacing w:after="100" w:before="100" w:lineRule="auto"/>
        <w:ind w:left="1080" w:hanging="180"/>
        <w:rPr>
          <w:color w:val="666666"/>
          <w:sz w:val="20"/>
          <w:szCs w:val="20"/>
        </w:rPr>
      </w:pPr>
      <w:sdt>
        <w:sdtPr>
          <w:tag w:val="goog_rdk_1255"/>
        </w:sdtPr>
        <w:sdtContent>
          <w:r w:rsidDel="00000000" w:rsidR="00000000" w:rsidRPr="00000000">
            <w:rPr>
              <w:sz w:val="20"/>
              <w:szCs w:val="20"/>
              <w:rtl w:val="0"/>
              <w:rPrChange w:author="Iman Mohamed Atef Helal" w:id="412" w:date="2023-10-31T19:09:00Z">
                <w:rPr>
                  <w:color w:val="666666"/>
                  <w:sz w:val="20"/>
                  <w:szCs w:val="20"/>
                </w:rPr>
              </w:rPrChange>
            </w:rPr>
            <w:t xml:space="preserve">The platform is comprehensive and consolidates course content in one place.</w:t>
          </w:r>
        </w:sdtContent>
      </w:sdt>
    </w:p>
    <w:p w:rsidR="00000000" w:rsidDel="00000000" w:rsidP="00000000" w:rsidRDefault="00000000" w:rsidRPr="00000000" w14:paraId="00000760">
      <w:pPr>
        <w:keepLines w:val="1"/>
        <w:numPr>
          <w:ilvl w:val="0"/>
          <w:numId w:val="47"/>
        </w:numPr>
        <w:spacing w:after="100" w:before="100" w:lineRule="auto"/>
        <w:ind w:left="1080" w:hanging="180"/>
        <w:rPr>
          <w:color w:val="666666"/>
          <w:sz w:val="20"/>
          <w:szCs w:val="20"/>
        </w:rPr>
      </w:pPr>
      <w:sdt>
        <w:sdtPr>
          <w:tag w:val="goog_rdk_1256"/>
        </w:sdtPr>
        <w:sdtContent>
          <w:r w:rsidDel="00000000" w:rsidR="00000000" w:rsidRPr="00000000">
            <w:rPr>
              <w:sz w:val="20"/>
              <w:szCs w:val="20"/>
              <w:rtl w:val="0"/>
              <w:rPrChange w:author="Iman Mohamed Atef Helal" w:id="412" w:date="2023-10-31T19:09:00Z">
                <w:rPr>
                  <w:color w:val="666666"/>
                  <w:sz w:val="20"/>
                  <w:szCs w:val="20"/>
                </w:rPr>
              </w:rPrChange>
            </w:rPr>
            <w:t xml:space="preserve">It is user-friendly and easy to navigate.</w:t>
          </w:r>
        </w:sdtContent>
      </w:sdt>
    </w:p>
    <w:p w:rsidR="00000000" w:rsidDel="00000000" w:rsidP="00000000" w:rsidRDefault="00000000" w:rsidRPr="00000000" w14:paraId="00000761">
      <w:pPr>
        <w:keepLines w:val="1"/>
        <w:numPr>
          <w:ilvl w:val="0"/>
          <w:numId w:val="47"/>
        </w:numPr>
        <w:spacing w:after="100" w:before="100" w:lineRule="auto"/>
        <w:ind w:left="1080" w:hanging="180"/>
        <w:rPr>
          <w:color w:val="666666"/>
          <w:sz w:val="20"/>
          <w:szCs w:val="20"/>
        </w:rPr>
      </w:pPr>
      <w:sdt>
        <w:sdtPr>
          <w:tag w:val="goog_rdk_1257"/>
        </w:sdtPr>
        <w:sdtContent>
          <w:r w:rsidDel="00000000" w:rsidR="00000000" w:rsidRPr="00000000">
            <w:rPr>
              <w:sz w:val="20"/>
              <w:szCs w:val="20"/>
              <w:rtl w:val="0"/>
              <w:rPrChange w:author="Iman Mohamed Atef Helal" w:id="412" w:date="2023-10-31T19:09:00Z">
                <w:rPr>
                  <w:color w:val="666666"/>
                  <w:sz w:val="20"/>
                  <w:szCs w:val="20"/>
                </w:rPr>
              </w:rPrChange>
            </w:rPr>
            <w:t xml:space="preserve">It offers features such as meetings, grades, and exams.</w:t>
          </w:r>
        </w:sdtContent>
      </w:sdt>
    </w:p>
    <w:p w:rsidR="00000000" w:rsidDel="00000000" w:rsidP="00000000" w:rsidRDefault="00000000" w:rsidRPr="00000000" w14:paraId="00000762">
      <w:pPr>
        <w:keepLines w:val="1"/>
        <w:numPr>
          <w:ilvl w:val="0"/>
          <w:numId w:val="47"/>
        </w:numPr>
        <w:spacing w:after="100" w:before="100" w:lineRule="auto"/>
        <w:ind w:left="1080" w:hanging="180"/>
        <w:rPr>
          <w:color w:val="666666"/>
          <w:sz w:val="20"/>
          <w:szCs w:val="20"/>
        </w:rPr>
      </w:pPr>
      <w:sdt>
        <w:sdtPr>
          <w:tag w:val="goog_rdk_1258"/>
        </w:sdtPr>
        <w:sdtContent>
          <w:r w:rsidDel="00000000" w:rsidR="00000000" w:rsidRPr="00000000">
            <w:rPr>
              <w:sz w:val="20"/>
              <w:szCs w:val="20"/>
              <w:rtl w:val="0"/>
              <w:rPrChange w:author="Iman Mohamed Atef Helal" w:id="412" w:date="2023-10-31T19:09:00Z">
                <w:rPr>
                  <w:color w:val="666666"/>
                  <w:sz w:val="20"/>
                  <w:szCs w:val="20"/>
                </w:rPr>
              </w:rPrChange>
            </w:rPr>
            <w:t xml:space="preserve">It is stable, easy to use, and has integrated features.</w:t>
          </w:r>
        </w:sdtContent>
      </w:sdt>
    </w:p>
    <w:p w:rsidR="00000000" w:rsidDel="00000000" w:rsidP="00000000" w:rsidRDefault="00000000" w:rsidRPr="00000000" w14:paraId="00000763">
      <w:pPr>
        <w:keepLines w:val="1"/>
        <w:numPr>
          <w:ilvl w:val="0"/>
          <w:numId w:val="47"/>
        </w:numPr>
        <w:spacing w:after="100" w:before="100" w:lineRule="auto"/>
        <w:ind w:left="1080" w:hanging="180"/>
        <w:rPr>
          <w:color w:val="666666"/>
          <w:sz w:val="20"/>
          <w:szCs w:val="20"/>
        </w:rPr>
      </w:pPr>
      <w:sdt>
        <w:sdtPr>
          <w:tag w:val="goog_rdk_1259"/>
        </w:sdtPr>
        <w:sdtContent>
          <w:r w:rsidDel="00000000" w:rsidR="00000000" w:rsidRPr="00000000">
            <w:rPr>
              <w:sz w:val="20"/>
              <w:szCs w:val="20"/>
              <w:rtl w:val="0"/>
              <w:rPrChange w:author="Iman Mohamed Atef Helal" w:id="412" w:date="2023-10-31T19:09:00Z">
                <w:rPr>
                  <w:color w:val="666666"/>
                  <w:sz w:val="20"/>
                  <w:szCs w:val="20"/>
                </w:rPr>
              </w:rPrChange>
            </w:rPr>
            <w:t xml:space="preserve">It helps in organizing educational materials and recorded lectures.</w:t>
          </w:r>
        </w:sdtContent>
      </w:sdt>
    </w:p>
    <w:p w:rsidR="00000000" w:rsidDel="00000000" w:rsidP="00000000" w:rsidRDefault="00000000" w:rsidRPr="00000000" w14:paraId="00000764">
      <w:pPr>
        <w:keepLines w:val="1"/>
        <w:numPr>
          <w:ilvl w:val="0"/>
          <w:numId w:val="47"/>
        </w:numPr>
        <w:spacing w:after="100" w:before="100" w:lineRule="auto"/>
        <w:ind w:left="1080" w:hanging="180"/>
        <w:rPr>
          <w:color w:val="666666"/>
          <w:sz w:val="20"/>
          <w:szCs w:val="20"/>
        </w:rPr>
      </w:pPr>
      <w:sdt>
        <w:sdtPr>
          <w:tag w:val="goog_rdk_1260"/>
        </w:sdtPr>
        <w:sdtContent>
          <w:r w:rsidDel="00000000" w:rsidR="00000000" w:rsidRPr="00000000">
            <w:rPr>
              <w:sz w:val="20"/>
              <w:szCs w:val="20"/>
              <w:rtl w:val="0"/>
              <w:rPrChange w:author="Iman Mohamed Atef Helal" w:id="412" w:date="2023-10-31T19:09:00Z">
                <w:rPr>
                  <w:color w:val="666666"/>
                  <w:sz w:val="20"/>
                  <w:szCs w:val="20"/>
                </w:rPr>
              </w:rPrChange>
            </w:rPr>
            <w:t xml:space="preserve">It saved a significant amount of time and facilitated learning.</w:t>
          </w:r>
        </w:sdtContent>
      </w:sdt>
    </w:p>
    <w:sdt>
      <w:sdtPr>
        <w:tag w:val="goog_rdk_1262"/>
      </w:sdtPr>
      <w:sdtContent>
        <w:p w:rsidR="00000000" w:rsidDel="00000000" w:rsidP="00000000" w:rsidRDefault="00000000" w:rsidRPr="00000000" w14:paraId="00000765">
          <w:pPr>
            <w:keepLines w:val="1"/>
            <w:spacing w:after="100" w:before="100" w:lineRule="auto"/>
            <w:ind w:left="630" w:firstLine="0"/>
            <w:rPr>
              <w:sz w:val="20"/>
              <w:szCs w:val="20"/>
              <w:rPrChange w:author="Iman Mohamed Atef Helal" w:id="412" w:date="2023-10-31T19:09:00Z">
                <w:rPr>
                  <w:color w:val="666666"/>
                  <w:sz w:val="20"/>
                  <w:szCs w:val="20"/>
                </w:rPr>
              </w:rPrChange>
            </w:rPr>
          </w:pPr>
          <w:sdt>
            <w:sdtPr>
              <w:tag w:val="goog_rdk_1261"/>
            </w:sdtPr>
            <w:sdtContent>
              <w:r w:rsidDel="00000000" w:rsidR="00000000" w:rsidRPr="00000000">
                <w:rPr>
                  <w:sz w:val="20"/>
                  <w:szCs w:val="20"/>
                  <w:rtl w:val="0"/>
                  <w:rPrChange w:author="Iman Mohamed Atef Helal" w:id="412" w:date="2023-10-31T19:09:00Z">
                    <w:rPr>
                      <w:color w:val="666666"/>
                      <w:sz w:val="20"/>
                      <w:szCs w:val="20"/>
                    </w:rPr>
                  </w:rPrChange>
                </w:rPr>
                <w:t xml:space="preserve">Negative aspects:</w:t>
              </w:r>
            </w:sdtContent>
          </w:sdt>
        </w:p>
      </w:sdtContent>
    </w:sdt>
    <w:p w:rsidR="00000000" w:rsidDel="00000000" w:rsidP="00000000" w:rsidRDefault="00000000" w:rsidRPr="00000000" w14:paraId="00000766">
      <w:pPr>
        <w:keepLines w:val="1"/>
        <w:numPr>
          <w:ilvl w:val="0"/>
          <w:numId w:val="47"/>
        </w:numPr>
        <w:spacing w:after="100" w:before="100" w:lineRule="auto"/>
        <w:ind w:left="1080" w:hanging="180"/>
        <w:rPr>
          <w:color w:val="666666"/>
          <w:sz w:val="20"/>
          <w:szCs w:val="20"/>
        </w:rPr>
      </w:pPr>
      <w:sdt>
        <w:sdtPr>
          <w:tag w:val="goog_rdk_1263"/>
        </w:sdtPr>
        <w:sdtContent>
          <w:r w:rsidDel="00000000" w:rsidR="00000000" w:rsidRPr="00000000">
            <w:rPr>
              <w:sz w:val="20"/>
              <w:szCs w:val="20"/>
              <w:rtl w:val="0"/>
              <w:rPrChange w:author="Iman Mohamed Atef Helal" w:id="412" w:date="2023-10-31T19:09:00Z">
                <w:rPr>
                  <w:color w:val="666666"/>
                  <w:sz w:val="20"/>
                  <w:szCs w:val="20"/>
                </w:rPr>
              </w:rPrChange>
            </w:rPr>
            <w:t xml:space="preserve">The user interface (UI) can be complex or messy for some users.</w:t>
          </w:r>
        </w:sdtContent>
      </w:sdt>
    </w:p>
    <w:p w:rsidR="00000000" w:rsidDel="00000000" w:rsidP="00000000" w:rsidRDefault="00000000" w:rsidRPr="00000000" w14:paraId="00000767">
      <w:pPr>
        <w:keepLines w:val="1"/>
        <w:numPr>
          <w:ilvl w:val="0"/>
          <w:numId w:val="47"/>
        </w:numPr>
        <w:spacing w:after="100" w:before="100" w:lineRule="auto"/>
        <w:ind w:left="1080" w:hanging="180"/>
        <w:rPr>
          <w:color w:val="666666"/>
          <w:sz w:val="20"/>
          <w:szCs w:val="20"/>
        </w:rPr>
      </w:pPr>
      <w:sdt>
        <w:sdtPr>
          <w:tag w:val="goog_rdk_1264"/>
        </w:sdtPr>
        <w:sdtContent>
          <w:r w:rsidDel="00000000" w:rsidR="00000000" w:rsidRPr="00000000">
            <w:rPr>
              <w:sz w:val="20"/>
              <w:szCs w:val="20"/>
              <w:rtl w:val="0"/>
              <w:rPrChange w:author="Iman Mohamed Atef Helal" w:id="412" w:date="2023-10-31T19:09:00Z">
                <w:rPr>
                  <w:color w:val="666666"/>
                  <w:sz w:val="20"/>
                  <w:szCs w:val="20"/>
                </w:rPr>
              </w:rPrChange>
            </w:rPr>
            <w:t xml:space="preserve">There are occasional technical issues during online quizzes.</w:t>
          </w:r>
        </w:sdtContent>
      </w:sdt>
    </w:p>
    <w:p w:rsidR="00000000" w:rsidDel="00000000" w:rsidP="00000000" w:rsidRDefault="00000000" w:rsidRPr="00000000" w14:paraId="00000768">
      <w:pPr>
        <w:keepLines w:val="1"/>
        <w:numPr>
          <w:ilvl w:val="0"/>
          <w:numId w:val="47"/>
        </w:numPr>
        <w:spacing w:after="100" w:before="100" w:lineRule="auto"/>
        <w:ind w:left="1080" w:hanging="180"/>
        <w:rPr>
          <w:color w:val="666666"/>
          <w:sz w:val="20"/>
          <w:szCs w:val="20"/>
        </w:rPr>
      </w:pPr>
      <w:sdt>
        <w:sdtPr>
          <w:tag w:val="goog_rdk_1265"/>
        </w:sdtPr>
        <w:sdtContent>
          <w:r w:rsidDel="00000000" w:rsidR="00000000" w:rsidRPr="00000000">
            <w:rPr>
              <w:sz w:val="20"/>
              <w:szCs w:val="20"/>
              <w:rtl w:val="0"/>
              <w:rPrChange w:author="Iman Mohamed Atef Helal" w:id="412" w:date="2023-10-31T19:09:00Z">
                <w:rPr>
                  <w:color w:val="666666"/>
                  <w:sz w:val="20"/>
                  <w:szCs w:val="20"/>
                </w:rPr>
              </w:rPrChange>
            </w:rPr>
            <w:t xml:space="preserve">Some desired functionalities are missing.</w:t>
          </w:r>
        </w:sdtContent>
      </w:sdt>
    </w:p>
    <w:p w:rsidR="00000000" w:rsidDel="00000000" w:rsidP="00000000" w:rsidRDefault="00000000" w:rsidRPr="00000000" w14:paraId="00000769">
      <w:pPr>
        <w:keepLines w:val="1"/>
        <w:numPr>
          <w:ilvl w:val="0"/>
          <w:numId w:val="47"/>
        </w:numPr>
        <w:spacing w:after="100" w:before="100" w:lineRule="auto"/>
        <w:ind w:left="1080" w:hanging="180"/>
        <w:rPr>
          <w:color w:val="666666"/>
          <w:sz w:val="20"/>
          <w:szCs w:val="20"/>
        </w:rPr>
      </w:pPr>
      <w:sdt>
        <w:sdtPr>
          <w:tag w:val="goog_rdk_1266"/>
        </w:sdtPr>
        <w:sdtContent>
          <w:r w:rsidDel="00000000" w:rsidR="00000000" w:rsidRPr="00000000">
            <w:rPr>
              <w:sz w:val="20"/>
              <w:szCs w:val="20"/>
              <w:rtl w:val="0"/>
              <w:rPrChange w:author="Iman Mohamed Atef Helal" w:id="412" w:date="2023-10-31T19:09:00Z">
                <w:rPr>
                  <w:color w:val="666666"/>
                  <w:sz w:val="20"/>
                  <w:szCs w:val="20"/>
                </w:rPr>
              </w:rPrChange>
            </w:rPr>
            <w:t xml:space="preserve"> It may be unavailable or restricted to specific universities.</w:t>
          </w:r>
        </w:sdtContent>
      </w:sdt>
    </w:p>
    <w:p w:rsidR="00000000" w:rsidDel="00000000" w:rsidP="00000000" w:rsidRDefault="00000000" w:rsidRPr="00000000" w14:paraId="0000076A">
      <w:pPr>
        <w:keepLines w:val="1"/>
        <w:numPr>
          <w:ilvl w:val="0"/>
          <w:numId w:val="47"/>
        </w:numPr>
        <w:spacing w:after="100" w:before="100" w:lineRule="auto"/>
        <w:ind w:left="1080" w:hanging="180"/>
        <w:rPr>
          <w:color w:val="666666"/>
          <w:sz w:val="20"/>
          <w:szCs w:val="20"/>
        </w:rPr>
      </w:pPr>
      <w:sdt>
        <w:sdtPr>
          <w:tag w:val="goog_rdk_1267"/>
        </w:sdtPr>
        <w:sdtContent>
          <w:r w:rsidDel="00000000" w:rsidR="00000000" w:rsidRPr="00000000">
            <w:rPr>
              <w:sz w:val="20"/>
              <w:szCs w:val="20"/>
              <w:rtl w:val="0"/>
              <w:rPrChange w:author="Iman Mohamed Atef Helal" w:id="412" w:date="2023-10-31T19:09:00Z">
                <w:rPr>
                  <w:color w:val="666666"/>
                  <w:sz w:val="20"/>
                  <w:szCs w:val="20"/>
                </w:rPr>
              </w:rPrChange>
            </w:rPr>
            <w:t xml:space="preserve">It can be clunky or difficult to use at times.</w:t>
          </w:r>
        </w:sdtContent>
      </w:sdt>
    </w:p>
    <w:p w:rsidR="00000000" w:rsidDel="00000000" w:rsidP="00000000" w:rsidRDefault="00000000" w:rsidRPr="00000000" w14:paraId="0000076B">
      <w:pPr>
        <w:keepLines w:val="1"/>
        <w:numPr>
          <w:ilvl w:val="0"/>
          <w:numId w:val="47"/>
        </w:numPr>
        <w:spacing w:after="100" w:before="100" w:lineRule="auto"/>
        <w:ind w:left="1080" w:hanging="180"/>
        <w:rPr>
          <w:color w:val="666666"/>
          <w:sz w:val="20"/>
          <w:szCs w:val="20"/>
        </w:rPr>
      </w:pPr>
      <w:sdt>
        <w:sdtPr>
          <w:tag w:val="goog_rdk_1268"/>
        </w:sdtPr>
        <w:sdtContent>
          <w:r w:rsidDel="00000000" w:rsidR="00000000" w:rsidRPr="00000000">
            <w:rPr>
              <w:sz w:val="20"/>
              <w:szCs w:val="20"/>
              <w:rtl w:val="0"/>
              <w:rPrChange w:author="Iman Mohamed Atef Helal" w:id="412" w:date="2023-10-31T19:09:00Z">
                <w:rPr>
                  <w:color w:val="666666"/>
                  <w:sz w:val="20"/>
                  <w:szCs w:val="20"/>
                </w:rPr>
              </w:rPrChange>
            </w:rPr>
            <w:t xml:space="preserve">There were complications with streaming and curriculum collection.</w:t>
          </w:r>
        </w:sdtContent>
      </w:sdt>
    </w:p>
    <w:sdt>
      <w:sdtPr>
        <w:tag w:val="goog_rdk_1270"/>
      </w:sdtPr>
      <w:sdtContent>
        <w:p w:rsidR="00000000" w:rsidDel="00000000" w:rsidP="00000000" w:rsidRDefault="00000000" w:rsidRPr="00000000" w14:paraId="0000076C">
          <w:pPr>
            <w:keepLines w:val="1"/>
            <w:spacing w:before="100" w:lineRule="auto"/>
            <w:ind w:left="0" w:firstLine="0"/>
            <w:rPr>
              <w:shd w:fill="auto" w:val="clear"/>
              <w:rPrChange w:author="Iman Mohamed Atef Helal" w:id="413" w:date="2023-10-25T20:05:00Z">
                <w:rPr>
                  <w:color w:val="666666"/>
                  <w:sz w:val="20"/>
                  <w:szCs w:val="20"/>
                </w:rPr>
              </w:rPrChange>
            </w:rPr>
            <w:pPrChange w:author="Iman Mohamed Atef Helal" w:id="0" w:date="2023-10-25T20:05:00Z">
              <w:pPr>
                <w:keepLines w:val="1"/>
                <w:spacing w:before="100" w:lineRule="auto"/>
                <w:ind w:hanging="360"/>
              </w:pPr>
            </w:pPrChange>
          </w:pPr>
          <w:sdt>
            <w:sdtPr>
              <w:tag w:val="goog_rdk_1269"/>
            </w:sdtPr>
            <w:sdtContent>
              <w:r w:rsidDel="00000000" w:rsidR="00000000" w:rsidRPr="00000000">
                <w:rPr>
                  <w:sz w:val="20"/>
                  <w:szCs w:val="20"/>
                  <w:rtl w:val="0"/>
                  <w:rPrChange w:author="Iman Mohamed Atef Helal" w:id="412" w:date="2023-10-31T19:09:00Z">
                    <w:rPr>
                      <w:color w:val="666666"/>
                      <w:sz w:val="20"/>
                      <w:szCs w:val="20"/>
                    </w:rPr>
                  </w:rPrChange>
                </w:rPr>
                <w:t xml:space="preserve"> Some students experienced problems during enrollment due to codes or restrictions.</w:t>
              </w:r>
            </w:sdtContent>
          </w:sdt>
        </w:p>
      </w:sdtContent>
    </w:sdt>
    <w:sdt>
      <w:sdtPr>
        <w:tag w:val="goog_rdk_1272"/>
      </w:sdtPr>
      <w:sdtContent>
        <w:p w:rsidR="00000000" w:rsidDel="00000000" w:rsidP="00000000" w:rsidRDefault="00000000" w:rsidRPr="00000000" w14:paraId="0000076D">
          <w:pPr>
            <w:keepLines w:val="1"/>
            <w:spacing w:before="100" w:lineRule="auto"/>
            <w:ind w:hanging="360"/>
            <w:rPr>
              <w:sz w:val="26"/>
              <w:szCs w:val="26"/>
              <w:rPrChange w:author="Iman Mohamed Atef Helal" w:id="412" w:date="2023-10-31T19:09:00Z">
                <w:rPr>
                  <w:color w:val="666666"/>
                  <w:sz w:val="26"/>
                  <w:szCs w:val="26"/>
                </w:rPr>
              </w:rPrChange>
            </w:rPr>
          </w:pPr>
          <w:sdt>
            <w:sdtPr>
              <w:tag w:val="goog_rdk_1271"/>
            </w:sdtPr>
            <w:sdtContent>
              <w:r w:rsidDel="00000000" w:rsidR="00000000" w:rsidRPr="00000000">
                <w:rPr>
                  <w:rtl w:val="0"/>
                </w:rPr>
              </w:r>
            </w:sdtContent>
          </w:sdt>
        </w:p>
      </w:sdtContent>
    </w:sdt>
    <w:sdt>
      <w:sdtPr>
        <w:tag w:val="goog_rdk_1274"/>
      </w:sdtPr>
      <w:sdtContent>
        <w:p w:rsidR="00000000" w:rsidDel="00000000" w:rsidP="00000000" w:rsidRDefault="00000000" w:rsidRPr="00000000" w14:paraId="0000076E">
          <w:pPr>
            <w:keepLines w:val="1"/>
            <w:spacing w:before="100" w:lineRule="auto"/>
            <w:ind w:hanging="360"/>
            <w:rPr>
              <w:sz w:val="26"/>
              <w:szCs w:val="26"/>
              <w:rPrChange w:author="Iman Mohamed Atef Helal" w:id="412" w:date="2023-10-31T19:09:00Z">
                <w:rPr>
                  <w:color w:val="666666"/>
                  <w:sz w:val="26"/>
                  <w:szCs w:val="26"/>
                </w:rPr>
              </w:rPrChange>
            </w:rPr>
          </w:pPr>
          <w:sdt>
            <w:sdtPr>
              <w:tag w:val="goog_rdk_1273"/>
            </w:sdtPr>
            <w:sdtContent>
              <w:r w:rsidDel="00000000" w:rsidR="00000000" w:rsidRPr="00000000">
                <w:rPr>
                  <w:rtl w:val="0"/>
                </w:rPr>
              </w:r>
            </w:sdtContent>
          </w:sdt>
        </w:p>
      </w:sdtContent>
    </w:sdt>
    <w:sdt>
      <w:sdtPr>
        <w:tag w:val="goog_rdk_1276"/>
      </w:sdtPr>
      <w:sdtContent>
        <w:p w:rsidR="00000000" w:rsidDel="00000000" w:rsidP="00000000" w:rsidRDefault="00000000" w:rsidRPr="00000000" w14:paraId="0000076F">
          <w:pPr>
            <w:keepLines w:val="1"/>
            <w:spacing w:before="100" w:lineRule="auto"/>
            <w:ind w:hanging="360"/>
            <w:rPr>
              <w:sz w:val="26"/>
              <w:szCs w:val="26"/>
              <w:rPrChange w:author="Iman Mohamed Atef Helal" w:id="412" w:date="2023-10-31T19:09:00Z">
                <w:rPr>
                  <w:color w:val="666666"/>
                  <w:sz w:val="26"/>
                  <w:szCs w:val="26"/>
                </w:rPr>
              </w:rPrChange>
            </w:rPr>
          </w:pPr>
          <w:sdt>
            <w:sdtPr>
              <w:tag w:val="goog_rdk_1275"/>
            </w:sdtPr>
            <w:sdtContent>
              <w:r w:rsidDel="00000000" w:rsidR="00000000" w:rsidRPr="00000000">
                <w:rPr>
                  <w:rtl w:val="0"/>
                </w:rPr>
              </w:r>
            </w:sdtContent>
          </w:sdt>
        </w:p>
      </w:sdtContent>
    </w:sdt>
    <w:sdt>
      <w:sdtPr>
        <w:tag w:val="goog_rdk_1278"/>
      </w:sdtPr>
      <w:sdtContent>
        <w:p w:rsidR="00000000" w:rsidDel="00000000" w:rsidP="00000000" w:rsidRDefault="00000000" w:rsidRPr="00000000" w14:paraId="00000770">
          <w:pPr>
            <w:keepLines w:val="1"/>
            <w:spacing w:before="100" w:lineRule="auto"/>
            <w:ind w:hanging="360"/>
            <w:rPr>
              <w:sz w:val="26"/>
              <w:szCs w:val="26"/>
              <w:rPrChange w:author="Iman Mohamed Atef Helal" w:id="412" w:date="2023-10-31T19:09:00Z">
                <w:rPr>
                  <w:color w:val="666666"/>
                  <w:sz w:val="26"/>
                  <w:szCs w:val="26"/>
                </w:rPr>
              </w:rPrChange>
            </w:rPr>
          </w:pPr>
          <w:sdt>
            <w:sdtPr>
              <w:tag w:val="goog_rdk_1277"/>
            </w:sdtPr>
            <w:sdtContent>
              <w:r w:rsidDel="00000000" w:rsidR="00000000" w:rsidRPr="00000000">
                <w:rPr>
                  <w:rtl w:val="0"/>
                </w:rPr>
              </w:r>
            </w:sdtContent>
          </w:sdt>
        </w:p>
      </w:sdtContent>
    </w:sdt>
    <w:sdt>
      <w:sdtPr>
        <w:tag w:val="goog_rdk_1280"/>
      </w:sdtPr>
      <w:sdtContent>
        <w:p w:rsidR="00000000" w:rsidDel="00000000" w:rsidP="00000000" w:rsidRDefault="00000000" w:rsidRPr="00000000" w14:paraId="00000771">
          <w:pPr>
            <w:keepLines w:val="1"/>
            <w:spacing w:before="100" w:lineRule="auto"/>
            <w:ind w:hanging="360"/>
            <w:rPr>
              <w:sz w:val="26"/>
              <w:szCs w:val="26"/>
              <w:rPrChange w:author="Iman Mohamed Atef Helal" w:id="412" w:date="2023-10-31T19:09:00Z">
                <w:rPr>
                  <w:color w:val="666666"/>
                  <w:sz w:val="26"/>
                  <w:szCs w:val="26"/>
                </w:rPr>
              </w:rPrChange>
            </w:rPr>
          </w:pPr>
          <w:sdt>
            <w:sdtPr>
              <w:tag w:val="goog_rdk_1279"/>
            </w:sdtPr>
            <w:sdtContent>
              <w:r w:rsidDel="00000000" w:rsidR="00000000" w:rsidRPr="00000000">
                <w:rPr>
                  <w:rtl w:val="0"/>
                </w:rPr>
              </w:r>
            </w:sdtContent>
          </w:sdt>
        </w:p>
      </w:sdtContent>
    </w:sdt>
    <w:sdt>
      <w:sdtPr>
        <w:tag w:val="goog_rdk_1282"/>
      </w:sdtPr>
      <w:sdtContent>
        <w:p w:rsidR="00000000" w:rsidDel="00000000" w:rsidP="00000000" w:rsidRDefault="00000000" w:rsidRPr="00000000" w14:paraId="00000772">
          <w:pPr>
            <w:keepLines w:val="1"/>
            <w:spacing w:before="100" w:lineRule="auto"/>
            <w:ind w:hanging="360"/>
            <w:rPr>
              <w:sz w:val="26"/>
              <w:szCs w:val="26"/>
              <w:rPrChange w:author="Iman Mohamed Atef Helal" w:id="412" w:date="2023-10-31T19:09:00Z">
                <w:rPr>
                  <w:color w:val="666666"/>
                  <w:sz w:val="26"/>
                  <w:szCs w:val="26"/>
                </w:rPr>
              </w:rPrChange>
            </w:rPr>
          </w:pPr>
          <w:sdt>
            <w:sdtPr>
              <w:tag w:val="goog_rdk_1281"/>
            </w:sdtPr>
            <w:sdtContent>
              <w:r w:rsidDel="00000000" w:rsidR="00000000" w:rsidRPr="00000000">
                <w:rPr>
                  <w:rtl w:val="0"/>
                </w:rPr>
              </w:r>
            </w:sdtContent>
          </w:sdt>
        </w:p>
      </w:sdtContent>
    </w:sdt>
    <w:sdt>
      <w:sdtPr>
        <w:tag w:val="goog_rdk_1284"/>
      </w:sdtPr>
      <w:sdtContent>
        <w:p w:rsidR="00000000" w:rsidDel="00000000" w:rsidP="00000000" w:rsidRDefault="00000000" w:rsidRPr="00000000" w14:paraId="00000773">
          <w:pPr>
            <w:keepLines w:val="1"/>
            <w:spacing w:before="100" w:lineRule="auto"/>
            <w:ind w:hanging="360"/>
            <w:rPr>
              <w:sz w:val="26"/>
              <w:szCs w:val="26"/>
              <w:rPrChange w:author="Iman Mohamed Atef Helal" w:id="412" w:date="2023-10-31T19:09:00Z">
                <w:rPr>
                  <w:color w:val="666666"/>
                  <w:sz w:val="26"/>
                  <w:szCs w:val="26"/>
                </w:rPr>
              </w:rPrChange>
            </w:rPr>
          </w:pPr>
          <w:sdt>
            <w:sdtPr>
              <w:tag w:val="goog_rdk_1283"/>
            </w:sdtPr>
            <w:sdtContent>
              <w:r w:rsidDel="00000000" w:rsidR="00000000" w:rsidRPr="00000000">
                <w:rPr>
                  <w:rtl w:val="0"/>
                </w:rPr>
              </w:r>
            </w:sdtContent>
          </w:sdt>
        </w:p>
      </w:sdtContent>
    </w:sdt>
    <w:sdt>
      <w:sdtPr>
        <w:tag w:val="goog_rdk_1286"/>
      </w:sdtPr>
      <w:sdtContent>
        <w:p w:rsidR="00000000" w:rsidDel="00000000" w:rsidP="00000000" w:rsidRDefault="00000000" w:rsidRPr="00000000" w14:paraId="00000774">
          <w:pPr>
            <w:keepLines w:val="1"/>
            <w:spacing w:before="100" w:lineRule="auto"/>
            <w:ind w:hanging="360"/>
            <w:rPr>
              <w:sz w:val="26"/>
              <w:szCs w:val="26"/>
              <w:rPrChange w:author="Iman Mohamed Atef Helal" w:id="412" w:date="2023-10-31T19:09:00Z">
                <w:rPr>
                  <w:color w:val="666666"/>
                  <w:sz w:val="26"/>
                  <w:szCs w:val="26"/>
                </w:rPr>
              </w:rPrChange>
            </w:rPr>
          </w:pPr>
          <w:sdt>
            <w:sdtPr>
              <w:tag w:val="goog_rdk_1285"/>
            </w:sdtPr>
            <w:sdtContent>
              <w:r w:rsidDel="00000000" w:rsidR="00000000" w:rsidRPr="00000000">
                <w:rPr>
                  <w:rtl w:val="0"/>
                </w:rPr>
              </w:r>
            </w:sdtContent>
          </w:sdt>
        </w:p>
      </w:sdtContent>
    </w:sdt>
    <w:sdt>
      <w:sdtPr>
        <w:tag w:val="goog_rdk_1288"/>
      </w:sdtPr>
      <w:sdtContent>
        <w:p w:rsidR="00000000" w:rsidDel="00000000" w:rsidP="00000000" w:rsidRDefault="00000000" w:rsidRPr="00000000" w14:paraId="00000775">
          <w:pPr>
            <w:keepLines w:val="1"/>
            <w:spacing w:before="100" w:lineRule="auto"/>
            <w:ind w:hanging="360"/>
            <w:rPr>
              <w:sz w:val="26"/>
              <w:szCs w:val="26"/>
              <w:rPrChange w:author="Iman Mohamed Atef Helal" w:id="412" w:date="2023-10-31T19:09:00Z">
                <w:rPr>
                  <w:color w:val="666666"/>
                  <w:sz w:val="26"/>
                  <w:szCs w:val="26"/>
                </w:rPr>
              </w:rPrChange>
            </w:rPr>
          </w:pPr>
          <w:sdt>
            <w:sdtPr>
              <w:tag w:val="goog_rdk_1287"/>
            </w:sdtPr>
            <w:sdtContent>
              <w:r w:rsidDel="00000000" w:rsidR="00000000" w:rsidRPr="00000000">
                <w:rPr>
                  <w:rtl w:val="0"/>
                </w:rPr>
              </w:r>
            </w:sdtContent>
          </w:sdt>
        </w:p>
      </w:sdtContent>
    </w:sdt>
    <w:sdt>
      <w:sdtPr>
        <w:tag w:val="goog_rdk_1290"/>
      </w:sdtPr>
      <w:sdtContent>
        <w:p w:rsidR="00000000" w:rsidDel="00000000" w:rsidP="00000000" w:rsidRDefault="00000000" w:rsidRPr="00000000" w14:paraId="00000776">
          <w:pPr>
            <w:keepLines w:val="1"/>
            <w:spacing w:before="100" w:lineRule="auto"/>
            <w:ind w:hanging="360"/>
            <w:rPr>
              <w:sz w:val="26"/>
              <w:szCs w:val="26"/>
              <w:rPrChange w:author="Iman Mohamed Atef Helal" w:id="412" w:date="2023-10-31T19:09:00Z">
                <w:rPr>
                  <w:color w:val="666666"/>
                  <w:sz w:val="26"/>
                  <w:szCs w:val="26"/>
                </w:rPr>
              </w:rPrChange>
            </w:rPr>
          </w:pPr>
          <w:sdt>
            <w:sdtPr>
              <w:tag w:val="goog_rdk_1289"/>
            </w:sdtPr>
            <w:sdtContent>
              <w:r w:rsidDel="00000000" w:rsidR="00000000" w:rsidRPr="00000000">
                <w:rPr>
                  <w:rtl w:val="0"/>
                </w:rPr>
              </w:r>
            </w:sdtContent>
          </w:sdt>
        </w:p>
      </w:sdtContent>
    </w:sdt>
    <w:sdt>
      <w:sdtPr>
        <w:tag w:val="goog_rdk_1293"/>
      </w:sdtPr>
      <w:sdtContent>
        <w:p w:rsidR="00000000" w:rsidDel="00000000" w:rsidP="00000000" w:rsidRDefault="00000000" w:rsidRPr="00000000" w14:paraId="00000777">
          <w:pPr>
            <w:keepLines w:val="1"/>
            <w:spacing w:before="100" w:lineRule="auto"/>
            <w:ind w:hanging="360"/>
            <w:rPr>
              <w:rPrChange w:author="Iman Mohamed Atef Helal" w:id="412" w:date="2023-10-31T19:09:00Z">
                <w:rPr>
                  <w:color w:val="666666"/>
                </w:rPr>
              </w:rPrChange>
            </w:rPr>
          </w:pPr>
          <w:sdt>
            <w:sdtPr>
              <w:tag w:val="goog_rdk_1291"/>
            </w:sdtPr>
            <w:sdtContent>
              <w:r w:rsidDel="00000000" w:rsidR="00000000" w:rsidRPr="00000000">
                <w:rPr>
                  <w:sz w:val="26"/>
                  <w:szCs w:val="26"/>
                  <w:rtl w:val="0"/>
                  <w:rPrChange w:author="Iman Mohamed Atef Helal" w:id="412" w:date="2023-10-31T19:09:00Z">
                    <w:rPr>
                      <w:color w:val="666666"/>
                      <w:sz w:val="26"/>
                      <w:szCs w:val="26"/>
                    </w:rPr>
                  </w:rPrChange>
                </w:rPr>
                <w:br w:type="textWrapping"/>
                <w:t xml:space="preserve">SWOT Analysis for Blackboard Learn:</w:t>
              </w:r>
            </w:sdtContent>
          </w:sdt>
          <w:sdt>
            <w:sdtPr>
              <w:tag w:val="goog_rdk_1292"/>
            </w:sdtPr>
            <w:sdtContent>
              <w:r w:rsidDel="00000000" w:rsidR="00000000" w:rsidRPr="00000000">
                <w:rPr>
                  <w:rtl w:val="0"/>
                </w:rPr>
              </w:r>
            </w:sdtContent>
          </w:sdt>
        </w:p>
      </w:sdtContent>
    </w:sdt>
    <w:sdt>
      <w:sdtPr>
        <w:tag w:val="goog_rdk_1296"/>
      </w:sdtPr>
      <w:sdtContent>
        <w:p w:rsidR="00000000" w:rsidDel="00000000" w:rsidP="00000000" w:rsidRDefault="00000000" w:rsidRPr="00000000" w14:paraId="00000778">
          <w:pPr>
            <w:keepLines w:val="1"/>
            <w:spacing w:after="100" w:before="100" w:lineRule="auto"/>
            <w:ind w:left="630" w:firstLine="0"/>
            <w:rPr>
              <w:rPrChange w:author="Iman Mohamed Atef Helal" w:id="412" w:date="2023-10-31T19:09:00Z">
                <w:rPr>
                  <w:color w:val="666666"/>
                </w:rPr>
              </w:rPrChange>
            </w:rPr>
          </w:pPr>
          <w:sdt>
            <w:sdtPr>
              <w:tag w:val="goog_rdk_1294"/>
            </w:sdtPr>
            <w:sdtContent>
              <w:r w:rsidDel="00000000" w:rsidR="00000000" w:rsidRPr="00000000">
                <w:rPr>
                  <w:sz w:val="20"/>
                  <w:szCs w:val="20"/>
                  <w:rtl w:val="0"/>
                  <w:rPrChange w:author="Iman Mohamed Atef Helal" w:id="412" w:date="2023-10-31T19:09:00Z">
                    <w:rPr>
                      <w:color w:val="666666"/>
                      <w:sz w:val="20"/>
                      <w:szCs w:val="20"/>
                    </w:rPr>
                  </w:rPrChange>
                </w:rPr>
                <w:t xml:space="preserve">Strengths:</w:t>
              </w:r>
            </w:sdtContent>
          </w:sdt>
          <w:sdt>
            <w:sdtPr>
              <w:tag w:val="goog_rdk_1295"/>
            </w:sdtPr>
            <w:sdtContent>
              <w:r w:rsidDel="00000000" w:rsidR="00000000" w:rsidRPr="00000000">
                <w:rPr>
                  <w:rtl w:val="0"/>
                </w:rPr>
              </w:r>
            </w:sdtContent>
          </w:sdt>
        </w:p>
      </w:sdtContent>
    </w:sdt>
    <w:p w:rsidR="00000000" w:rsidDel="00000000" w:rsidP="00000000" w:rsidRDefault="00000000" w:rsidRPr="00000000" w14:paraId="00000779">
      <w:pPr>
        <w:keepLines w:val="1"/>
        <w:numPr>
          <w:ilvl w:val="0"/>
          <w:numId w:val="47"/>
        </w:numPr>
        <w:spacing w:after="100" w:before="100" w:lineRule="auto"/>
        <w:ind w:left="1080" w:hanging="180"/>
        <w:rPr>
          <w:color w:val="666666"/>
          <w:sz w:val="20"/>
          <w:szCs w:val="20"/>
        </w:rPr>
      </w:pPr>
      <w:sdt>
        <w:sdtPr>
          <w:tag w:val="goog_rdk_1297"/>
        </w:sdtPr>
        <w:sdtContent>
          <w:r w:rsidDel="00000000" w:rsidR="00000000" w:rsidRPr="00000000">
            <w:rPr>
              <w:sz w:val="20"/>
              <w:szCs w:val="20"/>
              <w:rtl w:val="0"/>
              <w:rPrChange w:author="Iman Mohamed Atef Helal" w:id="412" w:date="2023-10-31T19:09:00Z">
                <w:rPr>
                  <w:color w:val="666666"/>
                  <w:sz w:val="20"/>
                  <w:szCs w:val="20"/>
                </w:rPr>
              </w:rPrChange>
            </w:rPr>
            <w:t xml:space="preserve">Uninterrupted lectures and the option to save recorded lectures.</w:t>
          </w:r>
        </w:sdtContent>
      </w:sdt>
    </w:p>
    <w:p w:rsidR="00000000" w:rsidDel="00000000" w:rsidP="00000000" w:rsidRDefault="00000000" w:rsidRPr="00000000" w14:paraId="0000077A">
      <w:pPr>
        <w:keepLines w:val="1"/>
        <w:numPr>
          <w:ilvl w:val="0"/>
          <w:numId w:val="47"/>
        </w:numPr>
        <w:spacing w:after="100" w:before="100" w:lineRule="auto"/>
        <w:ind w:left="1080" w:hanging="180"/>
        <w:rPr>
          <w:color w:val="666666"/>
          <w:sz w:val="20"/>
          <w:szCs w:val="20"/>
        </w:rPr>
      </w:pPr>
      <w:sdt>
        <w:sdtPr>
          <w:tag w:val="goog_rdk_1298"/>
        </w:sdtPr>
        <w:sdtContent>
          <w:r w:rsidDel="00000000" w:rsidR="00000000" w:rsidRPr="00000000">
            <w:rPr>
              <w:sz w:val="20"/>
              <w:szCs w:val="20"/>
              <w:rtl w:val="0"/>
              <w:rPrChange w:author="Iman Mohamed Atef Helal" w:id="412" w:date="2023-10-31T19:09:00Z">
                <w:rPr>
                  <w:color w:val="666666"/>
                  <w:sz w:val="20"/>
                  <w:szCs w:val="20"/>
                </w:rPr>
              </w:rPrChange>
            </w:rPr>
            <w:t xml:space="preserve">Comprehensive platform that consolidates course content in one place.</w:t>
          </w:r>
        </w:sdtContent>
      </w:sdt>
    </w:p>
    <w:p w:rsidR="00000000" w:rsidDel="00000000" w:rsidP="00000000" w:rsidRDefault="00000000" w:rsidRPr="00000000" w14:paraId="0000077B">
      <w:pPr>
        <w:keepLines w:val="1"/>
        <w:numPr>
          <w:ilvl w:val="0"/>
          <w:numId w:val="47"/>
        </w:numPr>
        <w:spacing w:after="100" w:before="100" w:lineRule="auto"/>
        <w:ind w:left="1080" w:hanging="180"/>
        <w:rPr>
          <w:color w:val="666666"/>
          <w:sz w:val="20"/>
          <w:szCs w:val="20"/>
        </w:rPr>
      </w:pPr>
      <w:sdt>
        <w:sdtPr>
          <w:tag w:val="goog_rdk_1299"/>
        </w:sdtPr>
        <w:sdtContent>
          <w:r w:rsidDel="00000000" w:rsidR="00000000" w:rsidRPr="00000000">
            <w:rPr>
              <w:sz w:val="20"/>
              <w:szCs w:val="20"/>
              <w:rtl w:val="0"/>
              <w:rPrChange w:author="Iman Mohamed Atef Helal" w:id="412" w:date="2023-10-31T19:09:00Z">
                <w:rPr>
                  <w:color w:val="666666"/>
                  <w:sz w:val="20"/>
                  <w:szCs w:val="20"/>
                </w:rPr>
              </w:rPrChange>
            </w:rPr>
            <w:t xml:space="preserve">User-friendly interface and easy navigation.</w:t>
          </w:r>
        </w:sdtContent>
      </w:sdt>
    </w:p>
    <w:p w:rsidR="00000000" w:rsidDel="00000000" w:rsidP="00000000" w:rsidRDefault="00000000" w:rsidRPr="00000000" w14:paraId="0000077C">
      <w:pPr>
        <w:keepLines w:val="1"/>
        <w:numPr>
          <w:ilvl w:val="0"/>
          <w:numId w:val="47"/>
        </w:numPr>
        <w:spacing w:after="100" w:before="100" w:lineRule="auto"/>
        <w:ind w:left="1080" w:hanging="180"/>
        <w:rPr>
          <w:color w:val="666666"/>
          <w:sz w:val="20"/>
          <w:szCs w:val="20"/>
        </w:rPr>
      </w:pPr>
      <w:sdt>
        <w:sdtPr>
          <w:tag w:val="goog_rdk_1300"/>
        </w:sdtPr>
        <w:sdtContent>
          <w:r w:rsidDel="00000000" w:rsidR="00000000" w:rsidRPr="00000000">
            <w:rPr>
              <w:sz w:val="20"/>
              <w:szCs w:val="20"/>
              <w:rtl w:val="0"/>
              <w:rPrChange w:author="Iman Mohamed Atef Helal" w:id="412" w:date="2023-10-31T19:09:00Z">
                <w:rPr>
                  <w:color w:val="666666"/>
                  <w:sz w:val="20"/>
                  <w:szCs w:val="20"/>
                </w:rPr>
              </w:rPrChange>
            </w:rPr>
            <w:t xml:space="preserve">Offers essential features like meetings, grades, and exams.</w:t>
          </w:r>
        </w:sdtContent>
      </w:sdt>
    </w:p>
    <w:p w:rsidR="00000000" w:rsidDel="00000000" w:rsidP="00000000" w:rsidRDefault="00000000" w:rsidRPr="00000000" w14:paraId="0000077D">
      <w:pPr>
        <w:keepLines w:val="1"/>
        <w:numPr>
          <w:ilvl w:val="0"/>
          <w:numId w:val="47"/>
        </w:numPr>
        <w:spacing w:after="100" w:before="100" w:lineRule="auto"/>
        <w:ind w:left="1080" w:hanging="180"/>
        <w:rPr>
          <w:color w:val="666666"/>
          <w:sz w:val="20"/>
          <w:szCs w:val="20"/>
        </w:rPr>
      </w:pPr>
      <w:sdt>
        <w:sdtPr>
          <w:tag w:val="goog_rdk_1301"/>
        </w:sdtPr>
        <w:sdtContent>
          <w:r w:rsidDel="00000000" w:rsidR="00000000" w:rsidRPr="00000000">
            <w:rPr>
              <w:sz w:val="20"/>
              <w:szCs w:val="20"/>
              <w:rtl w:val="0"/>
              <w:rPrChange w:author="Iman Mohamed Atef Helal" w:id="412" w:date="2023-10-31T19:09:00Z">
                <w:rPr>
                  <w:color w:val="666666"/>
                  <w:sz w:val="20"/>
                  <w:szCs w:val="20"/>
                </w:rPr>
              </w:rPrChange>
            </w:rPr>
            <w:t xml:space="preserve">Stable, easy to use, and integrated features.</w:t>
          </w:r>
        </w:sdtContent>
      </w:sdt>
    </w:p>
    <w:p w:rsidR="00000000" w:rsidDel="00000000" w:rsidP="00000000" w:rsidRDefault="00000000" w:rsidRPr="00000000" w14:paraId="0000077E">
      <w:pPr>
        <w:keepLines w:val="1"/>
        <w:numPr>
          <w:ilvl w:val="0"/>
          <w:numId w:val="47"/>
        </w:numPr>
        <w:spacing w:after="100" w:before="100" w:lineRule="auto"/>
        <w:ind w:left="1080" w:hanging="180"/>
        <w:rPr>
          <w:color w:val="666666"/>
          <w:sz w:val="20"/>
          <w:szCs w:val="20"/>
        </w:rPr>
      </w:pPr>
      <w:sdt>
        <w:sdtPr>
          <w:tag w:val="goog_rdk_1302"/>
        </w:sdtPr>
        <w:sdtContent>
          <w:r w:rsidDel="00000000" w:rsidR="00000000" w:rsidRPr="00000000">
            <w:rPr>
              <w:sz w:val="20"/>
              <w:szCs w:val="20"/>
              <w:rtl w:val="0"/>
              <w:rPrChange w:author="Iman Mohamed Atef Helal" w:id="412" w:date="2023-10-31T19:09:00Z">
                <w:rPr>
                  <w:color w:val="666666"/>
                  <w:sz w:val="20"/>
                  <w:szCs w:val="20"/>
                </w:rPr>
              </w:rPrChange>
            </w:rPr>
            <w:t xml:space="preserve">Aids in organizing educational materials and recorded lectures.</w:t>
          </w:r>
        </w:sdtContent>
      </w:sdt>
    </w:p>
    <w:p w:rsidR="00000000" w:rsidDel="00000000" w:rsidP="00000000" w:rsidRDefault="00000000" w:rsidRPr="00000000" w14:paraId="0000077F">
      <w:pPr>
        <w:keepLines w:val="1"/>
        <w:numPr>
          <w:ilvl w:val="0"/>
          <w:numId w:val="47"/>
        </w:numPr>
        <w:spacing w:after="100" w:before="100" w:lineRule="auto"/>
        <w:ind w:left="1080" w:hanging="180"/>
        <w:rPr>
          <w:color w:val="666666"/>
          <w:sz w:val="20"/>
          <w:szCs w:val="20"/>
        </w:rPr>
      </w:pPr>
      <w:sdt>
        <w:sdtPr>
          <w:tag w:val="goog_rdk_1303"/>
        </w:sdtPr>
        <w:sdtContent>
          <w:r w:rsidDel="00000000" w:rsidR="00000000" w:rsidRPr="00000000">
            <w:rPr>
              <w:sz w:val="20"/>
              <w:szCs w:val="20"/>
              <w:rtl w:val="0"/>
              <w:rPrChange w:author="Iman Mohamed Atef Helal" w:id="412" w:date="2023-10-31T19:09:00Z">
                <w:rPr>
                  <w:color w:val="666666"/>
                  <w:sz w:val="20"/>
                  <w:szCs w:val="20"/>
                </w:rPr>
              </w:rPrChange>
            </w:rPr>
            <w:t xml:space="preserve">Saves time and facilitates learning.</w:t>
          </w:r>
        </w:sdtContent>
      </w:sdt>
    </w:p>
    <w:sdt>
      <w:sdtPr>
        <w:tag w:val="goog_rdk_1305"/>
      </w:sdtPr>
      <w:sdtContent>
        <w:p w:rsidR="00000000" w:rsidDel="00000000" w:rsidP="00000000" w:rsidRDefault="00000000" w:rsidRPr="00000000" w14:paraId="00000780">
          <w:pPr>
            <w:keepLines w:val="1"/>
            <w:spacing w:after="100" w:before="100" w:lineRule="auto"/>
            <w:ind w:hanging="360"/>
            <w:rPr>
              <w:sz w:val="6"/>
              <w:szCs w:val="6"/>
              <w:rPrChange w:author="Iman Mohamed Atef Helal" w:id="412" w:date="2023-10-31T19:09:00Z">
                <w:rPr>
                  <w:color w:val="666666"/>
                  <w:sz w:val="6"/>
                  <w:szCs w:val="6"/>
                </w:rPr>
              </w:rPrChange>
            </w:rPr>
          </w:pPr>
          <w:sdt>
            <w:sdtPr>
              <w:tag w:val="goog_rdk_1304"/>
            </w:sdtPr>
            <w:sdtContent>
              <w:r w:rsidDel="00000000" w:rsidR="00000000" w:rsidRPr="00000000">
                <w:rPr>
                  <w:rtl w:val="0"/>
                </w:rPr>
              </w:r>
            </w:sdtContent>
          </w:sdt>
        </w:p>
      </w:sdtContent>
    </w:sdt>
    <w:sdt>
      <w:sdtPr>
        <w:tag w:val="goog_rdk_1308"/>
      </w:sdtPr>
      <w:sdtContent>
        <w:p w:rsidR="00000000" w:rsidDel="00000000" w:rsidP="00000000" w:rsidRDefault="00000000" w:rsidRPr="00000000" w14:paraId="00000781">
          <w:pPr>
            <w:keepLines w:val="1"/>
            <w:spacing w:after="100" w:before="100" w:lineRule="auto"/>
            <w:ind w:left="630" w:firstLine="0"/>
            <w:rPr>
              <w:rPrChange w:author="Iman Mohamed Atef Helal" w:id="412" w:date="2023-10-31T19:09:00Z">
                <w:rPr>
                  <w:color w:val="666666"/>
                </w:rPr>
              </w:rPrChange>
            </w:rPr>
          </w:pPr>
          <w:sdt>
            <w:sdtPr>
              <w:tag w:val="goog_rdk_1306"/>
            </w:sdtPr>
            <w:sdtContent>
              <w:r w:rsidDel="00000000" w:rsidR="00000000" w:rsidRPr="00000000">
                <w:rPr>
                  <w:sz w:val="20"/>
                  <w:szCs w:val="20"/>
                  <w:rtl w:val="0"/>
                  <w:rPrChange w:author="Iman Mohamed Atef Helal" w:id="412" w:date="2023-10-31T19:09:00Z">
                    <w:rPr>
                      <w:color w:val="666666"/>
                      <w:sz w:val="20"/>
                      <w:szCs w:val="20"/>
                    </w:rPr>
                  </w:rPrChange>
                </w:rPr>
                <w:t xml:space="preserve">Weaknesses:</w:t>
              </w:r>
            </w:sdtContent>
          </w:sdt>
          <w:sdt>
            <w:sdtPr>
              <w:tag w:val="goog_rdk_1307"/>
            </w:sdtPr>
            <w:sdtContent>
              <w:r w:rsidDel="00000000" w:rsidR="00000000" w:rsidRPr="00000000">
                <w:rPr>
                  <w:rtl w:val="0"/>
                </w:rPr>
              </w:r>
            </w:sdtContent>
          </w:sdt>
        </w:p>
      </w:sdtContent>
    </w:sdt>
    <w:p w:rsidR="00000000" w:rsidDel="00000000" w:rsidP="00000000" w:rsidRDefault="00000000" w:rsidRPr="00000000" w14:paraId="00000782">
      <w:pPr>
        <w:keepLines w:val="1"/>
        <w:numPr>
          <w:ilvl w:val="0"/>
          <w:numId w:val="47"/>
        </w:numPr>
        <w:spacing w:after="100" w:before="100" w:lineRule="auto"/>
        <w:ind w:left="1080" w:hanging="180"/>
        <w:rPr>
          <w:color w:val="666666"/>
          <w:sz w:val="20"/>
          <w:szCs w:val="20"/>
        </w:rPr>
      </w:pPr>
      <w:sdt>
        <w:sdtPr>
          <w:tag w:val="goog_rdk_1309"/>
        </w:sdtPr>
        <w:sdtContent>
          <w:r w:rsidDel="00000000" w:rsidR="00000000" w:rsidRPr="00000000">
            <w:rPr>
              <w:sz w:val="20"/>
              <w:szCs w:val="20"/>
              <w:rtl w:val="0"/>
              <w:rPrChange w:author="Iman Mohamed Atef Helal" w:id="412" w:date="2023-10-31T19:09:00Z">
                <w:rPr>
                  <w:color w:val="666666"/>
                  <w:sz w:val="20"/>
                  <w:szCs w:val="20"/>
                </w:rPr>
              </w:rPrChange>
            </w:rPr>
            <w:t xml:space="preserve">Complex or messy user interface for some users.</w:t>
          </w:r>
        </w:sdtContent>
      </w:sdt>
    </w:p>
    <w:p w:rsidR="00000000" w:rsidDel="00000000" w:rsidP="00000000" w:rsidRDefault="00000000" w:rsidRPr="00000000" w14:paraId="00000783">
      <w:pPr>
        <w:keepLines w:val="1"/>
        <w:numPr>
          <w:ilvl w:val="0"/>
          <w:numId w:val="47"/>
        </w:numPr>
        <w:spacing w:after="100" w:before="100" w:lineRule="auto"/>
        <w:ind w:left="1080" w:hanging="180"/>
        <w:rPr>
          <w:color w:val="666666"/>
          <w:sz w:val="20"/>
          <w:szCs w:val="20"/>
        </w:rPr>
      </w:pPr>
      <w:sdt>
        <w:sdtPr>
          <w:tag w:val="goog_rdk_1310"/>
        </w:sdtPr>
        <w:sdtContent>
          <w:r w:rsidDel="00000000" w:rsidR="00000000" w:rsidRPr="00000000">
            <w:rPr>
              <w:sz w:val="20"/>
              <w:szCs w:val="20"/>
              <w:rtl w:val="0"/>
              <w:rPrChange w:author="Iman Mohamed Atef Helal" w:id="412" w:date="2023-10-31T19:09:00Z">
                <w:rPr>
                  <w:color w:val="666666"/>
                  <w:sz w:val="20"/>
                  <w:szCs w:val="20"/>
                </w:rPr>
              </w:rPrChange>
            </w:rPr>
            <w:t xml:space="preserve">Occasional technical issues during online quizzes.</w:t>
          </w:r>
        </w:sdtContent>
      </w:sdt>
    </w:p>
    <w:p w:rsidR="00000000" w:rsidDel="00000000" w:rsidP="00000000" w:rsidRDefault="00000000" w:rsidRPr="00000000" w14:paraId="00000784">
      <w:pPr>
        <w:keepLines w:val="1"/>
        <w:numPr>
          <w:ilvl w:val="0"/>
          <w:numId w:val="47"/>
        </w:numPr>
        <w:spacing w:after="100" w:before="100" w:lineRule="auto"/>
        <w:ind w:left="1080" w:hanging="180"/>
        <w:rPr>
          <w:color w:val="666666"/>
          <w:sz w:val="20"/>
          <w:szCs w:val="20"/>
        </w:rPr>
      </w:pPr>
      <w:sdt>
        <w:sdtPr>
          <w:tag w:val="goog_rdk_1311"/>
        </w:sdtPr>
        <w:sdtContent>
          <w:r w:rsidDel="00000000" w:rsidR="00000000" w:rsidRPr="00000000">
            <w:rPr>
              <w:sz w:val="20"/>
              <w:szCs w:val="20"/>
              <w:rtl w:val="0"/>
              <w:rPrChange w:author="Iman Mohamed Atef Helal" w:id="412" w:date="2023-10-31T19:09:00Z">
                <w:rPr>
                  <w:color w:val="666666"/>
                  <w:sz w:val="20"/>
                  <w:szCs w:val="20"/>
                </w:rPr>
              </w:rPrChange>
            </w:rPr>
            <w:t xml:space="preserve">Missing desired functionalities.</w:t>
          </w:r>
        </w:sdtContent>
      </w:sdt>
    </w:p>
    <w:p w:rsidR="00000000" w:rsidDel="00000000" w:rsidP="00000000" w:rsidRDefault="00000000" w:rsidRPr="00000000" w14:paraId="00000785">
      <w:pPr>
        <w:keepLines w:val="1"/>
        <w:numPr>
          <w:ilvl w:val="0"/>
          <w:numId w:val="47"/>
        </w:numPr>
        <w:spacing w:after="100" w:before="100" w:lineRule="auto"/>
        <w:ind w:left="1080" w:hanging="180"/>
        <w:rPr>
          <w:color w:val="666666"/>
          <w:sz w:val="20"/>
          <w:szCs w:val="20"/>
        </w:rPr>
      </w:pPr>
      <w:sdt>
        <w:sdtPr>
          <w:tag w:val="goog_rdk_1312"/>
        </w:sdtPr>
        <w:sdtContent>
          <w:r w:rsidDel="00000000" w:rsidR="00000000" w:rsidRPr="00000000">
            <w:rPr>
              <w:sz w:val="20"/>
              <w:szCs w:val="20"/>
              <w:rtl w:val="0"/>
              <w:rPrChange w:author="Iman Mohamed Atef Helal" w:id="412" w:date="2023-10-31T19:09:00Z">
                <w:rPr>
                  <w:color w:val="666666"/>
                  <w:sz w:val="20"/>
                  <w:szCs w:val="20"/>
                </w:rPr>
              </w:rPrChange>
            </w:rPr>
            <w:t xml:space="preserve">Limited availability or restrictions to specific universities.</w:t>
          </w:r>
        </w:sdtContent>
      </w:sdt>
    </w:p>
    <w:sdt>
      <w:sdtPr>
        <w:tag w:val="goog_rdk_1314"/>
      </w:sdtPr>
      <w:sdtContent>
        <w:p w:rsidR="00000000" w:rsidDel="00000000" w:rsidP="00000000" w:rsidRDefault="00000000" w:rsidRPr="00000000" w14:paraId="00000786">
          <w:pPr>
            <w:keepLines w:val="1"/>
            <w:spacing w:after="100" w:before="100" w:lineRule="auto"/>
            <w:ind w:hanging="360"/>
            <w:rPr>
              <w:sz w:val="6"/>
              <w:szCs w:val="6"/>
              <w:rPrChange w:author="Iman Mohamed Atef Helal" w:id="412" w:date="2023-10-31T19:09:00Z">
                <w:rPr>
                  <w:color w:val="666666"/>
                  <w:sz w:val="6"/>
                  <w:szCs w:val="6"/>
                </w:rPr>
              </w:rPrChange>
            </w:rPr>
          </w:pPr>
          <w:sdt>
            <w:sdtPr>
              <w:tag w:val="goog_rdk_1313"/>
            </w:sdtPr>
            <w:sdtContent>
              <w:r w:rsidDel="00000000" w:rsidR="00000000" w:rsidRPr="00000000">
                <w:rPr>
                  <w:rtl w:val="0"/>
                </w:rPr>
              </w:r>
            </w:sdtContent>
          </w:sdt>
        </w:p>
      </w:sdtContent>
    </w:sdt>
    <w:sdt>
      <w:sdtPr>
        <w:tag w:val="goog_rdk_1316"/>
      </w:sdtPr>
      <w:sdtContent>
        <w:p w:rsidR="00000000" w:rsidDel="00000000" w:rsidP="00000000" w:rsidRDefault="00000000" w:rsidRPr="00000000" w14:paraId="00000787">
          <w:pPr>
            <w:keepLines w:val="1"/>
            <w:spacing w:after="100" w:before="100" w:lineRule="auto"/>
            <w:ind w:left="630" w:firstLine="0"/>
            <w:rPr>
              <w:sz w:val="20"/>
              <w:szCs w:val="20"/>
              <w:rPrChange w:author="Iman Mohamed Atef Helal" w:id="412" w:date="2023-10-31T19:09:00Z">
                <w:rPr>
                  <w:color w:val="666666"/>
                  <w:sz w:val="20"/>
                  <w:szCs w:val="20"/>
                </w:rPr>
              </w:rPrChange>
            </w:rPr>
          </w:pPr>
          <w:sdt>
            <w:sdtPr>
              <w:tag w:val="goog_rdk_1315"/>
            </w:sdtPr>
            <w:sdtContent>
              <w:r w:rsidDel="00000000" w:rsidR="00000000" w:rsidRPr="00000000">
                <w:rPr>
                  <w:sz w:val="20"/>
                  <w:szCs w:val="20"/>
                  <w:rtl w:val="0"/>
                  <w:rPrChange w:author="Iman Mohamed Atef Helal" w:id="412" w:date="2023-10-31T19:09:00Z">
                    <w:rPr>
                      <w:color w:val="666666"/>
                      <w:sz w:val="20"/>
                      <w:szCs w:val="20"/>
                    </w:rPr>
                  </w:rPrChange>
                </w:rPr>
                <w:t xml:space="preserve">Opportunities:</w:t>
              </w:r>
            </w:sdtContent>
          </w:sdt>
        </w:p>
      </w:sdtContent>
    </w:sdt>
    <w:p w:rsidR="00000000" w:rsidDel="00000000" w:rsidP="00000000" w:rsidRDefault="00000000" w:rsidRPr="00000000" w14:paraId="00000788">
      <w:pPr>
        <w:keepLines w:val="1"/>
        <w:numPr>
          <w:ilvl w:val="0"/>
          <w:numId w:val="47"/>
        </w:numPr>
        <w:spacing w:after="100" w:before="100" w:lineRule="auto"/>
        <w:ind w:left="1080" w:hanging="180"/>
        <w:rPr>
          <w:color w:val="666666"/>
          <w:sz w:val="20"/>
          <w:szCs w:val="20"/>
        </w:rPr>
      </w:pPr>
      <w:sdt>
        <w:sdtPr>
          <w:tag w:val="goog_rdk_1317"/>
        </w:sdtPr>
        <w:sdtContent>
          <w:r w:rsidDel="00000000" w:rsidR="00000000" w:rsidRPr="00000000">
            <w:rPr>
              <w:sz w:val="20"/>
              <w:szCs w:val="20"/>
              <w:rtl w:val="0"/>
              <w:rPrChange w:author="Iman Mohamed Atef Helal" w:id="412" w:date="2023-10-31T19:09:00Z">
                <w:rPr>
                  <w:color w:val="666666"/>
                  <w:sz w:val="20"/>
                  <w:szCs w:val="20"/>
                </w:rPr>
              </w:rPrChange>
            </w:rPr>
            <w:t xml:space="preserve">Addressing the user interface issues to improve overall user experience.</w:t>
          </w:r>
        </w:sdtContent>
      </w:sdt>
    </w:p>
    <w:p w:rsidR="00000000" w:rsidDel="00000000" w:rsidP="00000000" w:rsidRDefault="00000000" w:rsidRPr="00000000" w14:paraId="00000789">
      <w:pPr>
        <w:keepLines w:val="1"/>
        <w:numPr>
          <w:ilvl w:val="0"/>
          <w:numId w:val="47"/>
        </w:numPr>
        <w:spacing w:after="100" w:before="100" w:lineRule="auto"/>
        <w:ind w:left="1080" w:hanging="180"/>
        <w:rPr>
          <w:color w:val="666666"/>
          <w:sz w:val="20"/>
          <w:szCs w:val="20"/>
        </w:rPr>
      </w:pPr>
      <w:sdt>
        <w:sdtPr>
          <w:tag w:val="goog_rdk_1318"/>
        </w:sdtPr>
        <w:sdtContent>
          <w:r w:rsidDel="00000000" w:rsidR="00000000" w:rsidRPr="00000000">
            <w:rPr>
              <w:sz w:val="20"/>
              <w:szCs w:val="20"/>
              <w:rtl w:val="0"/>
              <w:rPrChange w:author="Iman Mohamed Atef Helal" w:id="412" w:date="2023-10-31T19:09:00Z">
                <w:rPr>
                  <w:color w:val="666666"/>
                  <w:sz w:val="20"/>
                  <w:szCs w:val="20"/>
                </w:rPr>
              </w:rPrChange>
            </w:rPr>
            <w:t xml:space="preserve">Resolving technical glitches and enhancing platform performance.</w:t>
          </w:r>
        </w:sdtContent>
      </w:sdt>
    </w:p>
    <w:p w:rsidR="00000000" w:rsidDel="00000000" w:rsidP="00000000" w:rsidRDefault="00000000" w:rsidRPr="00000000" w14:paraId="0000078A">
      <w:pPr>
        <w:keepLines w:val="1"/>
        <w:numPr>
          <w:ilvl w:val="0"/>
          <w:numId w:val="47"/>
        </w:numPr>
        <w:spacing w:after="100" w:before="100" w:lineRule="auto"/>
        <w:ind w:left="1080" w:hanging="180"/>
        <w:rPr>
          <w:color w:val="666666"/>
          <w:sz w:val="20"/>
          <w:szCs w:val="20"/>
        </w:rPr>
      </w:pPr>
      <w:sdt>
        <w:sdtPr>
          <w:tag w:val="goog_rdk_1319"/>
        </w:sdtPr>
        <w:sdtContent>
          <w:r w:rsidDel="00000000" w:rsidR="00000000" w:rsidRPr="00000000">
            <w:rPr>
              <w:sz w:val="20"/>
              <w:szCs w:val="20"/>
              <w:rtl w:val="0"/>
              <w:rPrChange w:author="Iman Mohamed Atef Helal" w:id="412" w:date="2023-10-31T19:09:00Z">
                <w:rPr>
                  <w:color w:val="666666"/>
                  <w:sz w:val="20"/>
                  <w:szCs w:val="20"/>
                </w:rPr>
              </w:rPrChange>
            </w:rPr>
            <w:t xml:space="preserve">Incorporating additional features to meet diverse educational needs.</w:t>
          </w:r>
        </w:sdtContent>
      </w:sdt>
    </w:p>
    <w:p w:rsidR="00000000" w:rsidDel="00000000" w:rsidP="00000000" w:rsidRDefault="00000000" w:rsidRPr="00000000" w14:paraId="0000078B">
      <w:pPr>
        <w:keepLines w:val="1"/>
        <w:numPr>
          <w:ilvl w:val="0"/>
          <w:numId w:val="47"/>
        </w:numPr>
        <w:spacing w:after="100" w:before="100" w:lineRule="auto"/>
        <w:ind w:left="1080" w:hanging="180"/>
        <w:rPr>
          <w:color w:val="666666"/>
          <w:sz w:val="20"/>
          <w:szCs w:val="20"/>
        </w:rPr>
      </w:pPr>
      <w:sdt>
        <w:sdtPr>
          <w:tag w:val="goog_rdk_1320"/>
        </w:sdtPr>
        <w:sdtContent>
          <w:r w:rsidDel="00000000" w:rsidR="00000000" w:rsidRPr="00000000">
            <w:rPr>
              <w:sz w:val="20"/>
              <w:szCs w:val="20"/>
              <w:rtl w:val="0"/>
              <w:rPrChange w:author="Iman Mohamed Atef Helal" w:id="412" w:date="2023-10-31T19:09:00Z">
                <w:rPr>
                  <w:color w:val="666666"/>
                  <w:sz w:val="20"/>
                  <w:szCs w:val="20"/>
                </w:rPr>
              </w:rPrChange>
            </w:rPr>
            <w:t xml:space="preserve">Expanding availability to reach a broader user base.</w:t>
          </w:r>
        </w:sdtContent>
      </w:sdt>
    </w:p>
    <w:sdt>
      <w:sdtPr>
        <w:tag w:val="goog_rdk_1322"/>
      </w:sdtPr>
      <w:sdtContent>
        <w:p w:rsidR="00000000" w:rsidDel="00000000" w:rsidP="00000000" w:rsidRDefault="00000000" w:rsidRPr="00000000" w14:paraId="0000078C">
          <w:pPr>
            <w:keepLines w:val="1"/>
            <w:spacing w:after="100" w:before="100" w:lineRule="auto"/>
            <w:ind w:hanging="360"/>
            <w:rPr>
              <w:sz w:val="6"/>
              <w:szCs w:val="6"/>
              <w:rPrChange w:author="Iman Mohamed Atef Helal" w:id="412" w:date="2023-10-31T19:09:00Z">
                <w:rPr>
                  <w:color w:val="666666"/>
                  <w:sz w:val="6"/>
                  <w:szCs w:val="6"/>
                </w:rPr>
              </w:rPrChange>
            </w:rPr>
          </w:pPr>
          <w:sdt>
            <w:sdtPr>
              <w:tag w:val="goog_rdk_1321"/>
            </w:sdtPr>
            <w:sdtContent>
              <w:r w:rsidDel="00000000" w:rsidR="00000000" w:rsidRPr="00000000">
                <w:rPr>
                  <w:rtl w:val="0"/>
                </w:rPr>
              </w:r>
            </w:sdtContent>
          </w:sdt>
        </w:p>
      </w:sdtContent>
    </w:sdt>
    <w:sdt>
      <w:sdtPr>
        <w:tag w:val="goog_rdk_1324"/>
      </w:sdtPr>
      <w:sdtContent>
        <w:p w:rsidR="00000000" w:rsidDel="00000000" w:rsidP="00000000" w:rsidRDefault="00000000" w:rsidRPr="00000000" w14:paraId="0000078D">
          <w:pPr>
            <w:keepLines w:val="1"/>
            <w:spacing w:after="100" w:before="100" w:lineRule="auto"/>
            <w:ind w:left="630" w:firstLine="0"/>
            <w:rPr>
              <w:sz w:val="20"/>
              <w:szCs w:val="20"/>
              <w:rPrChange w:author="Iman Mohamed Atef Helal" w:id="412" w:date="2023-10-31T19:09:00Z">
                <w:rPr>
                  <w:color w:val="666666"/>
                  <w:sz w:val="20"/>
                  <w:szCs w:val="20"/>
                </w:rPr>
              </w:rPrChange>
            </w:rPr>
          </w:pPr>
          <w:sdt>
            <w:sdtPr>
              <w:tag w:val="goog_rdk_1323"/>
            </w:sdtPr>
            <w:sdtContent>
              <w:r w:rsidDel="00000000" w:rsidR="00000000" w:rsidRPr="00000000">
                <w:rPr>
                  <w:sz w:val="20"/>
                  <w:szCs w:val="20"/>
                  <w:rtl w:val="0"/>
                  <w:rPrChange w:author="Iman Mohamed Atef Helal" w:id="412" w:date="2023-10-31T19:09:00Z">
                    <w:rPr>
                      <w:color w:val="666666"/>
                      <w:sz w:val="20"/>
                      <w:szCs w:val="20"/>
                    </w:rPr>
                  </w:rPrChange>
                </w:rPr>
                <w:t xml:space="preserve">Threats:</w:t>
              </w:r>
            </w:sdtContent>
          </w:sdt>
        </w:p>
      </w:sdtContent>
    </w:sdt>
    <w:p w:rsidR="00000000" w:rsidDel="00000000" w:rsidP="00000000" w:rsidRDefault="00000000" w:rsidRPr="00000000" w14:paraId="0000078E">
      <w:pPr>
        <w:keepLines w:val="1"/>
        <w:numPr>
          <w:ilvl w:val="0"/>
          <w:numId w:val="47"/>
        </w:numPr>
        <w:spacing w:after="100" w:before="100" w:lineRule="auto"/>
        <w:ind w:left="1080" w:hanging="180"/>
        <w:rPr>
          <w:color w:val="666666"/>
          <w:sz w:val="20"/>
          <w:szCs w:val="20"/>
        </w:rPr>
      </w:pPr>
      <w:sdt>
        <w:sdtPr>
          <w:tag w:val="goog_rdk_1325"/>
        </w:sdtPr>
        <w:sdtContent>
          <w:r w:rsidDel="00000000" w:rsidR="00000000" w:rsidRPr="00000000">
            <w:rPr>
              <w:sz w:val="20"/>
              <w:szCs w:val="20"/>
              <w:rtl w:val="0"/>
              <w:rPrChange w:author="Iman Mohamed Atef Helal" w:id="412" w:date="2023-10-31T19:09:00Z">
                <w:rPr>
                  <w:color w:val="666666"/>
                  <w:sz w:val="20"/>
                  <w:szCs w:val="20"/>
                </w:rPr>
              </w:rPrChange>
            </w:rPr>
            <w:t xml:space="preserve">Competition from other e-learning platforms.</w:t>
          </w:r>
        </w:sdtContent>
      </w:sdt>
    </w:p>
    <w:p w:rsidR="00000000" w:rsidDel="00000000" w:rsidP="00000000" w:rsidRDefault="00000000" w:rsidRPr="00000000" w14:paraId="0000078F">
      <w:pPr>
        <w:keepLines w:val="1"/>
        <w:numPr>
          <w:ilvl w:val="0"/>
          <w:numId w:val="47"/>
        </w:numPr>
        <w:spacing w:after="100" w:before="100" w:lineRule="auto"/>
        <w:ind w:left="1080" w:hanging="180"/>
        <w:rPr>
          <w:color w:val="666666"/>
          <w:sz w:val="20"/>
          <w:szCs w:val="20"/>
        </w:rPr>
      </w:pPr>
      <w:sdt>
        <w:sdtPr>
          <w:tag w:val="goog_rdk_1326"/>
        </w:sdtPr>
        <w:sdtContent>
          <w:r w:rsidDel="00000000" w:rsidR="00000000" w:rsidRPr="00000000">
            <w:rPr>
              <w:sz w:val="20"/>
              <w:szCs w:val="20"/>
              <w:rtl w:val="0"/>
              <w:rPrChange w:author="Iman Mohamed Atef Helal" w:id="412" w:date="2023-10-31T19:09:00Z">
                <w:rPr>
                  <w:color w:val="666666"/>
                  <w:sz w:val="20"/>
                  <w:szCs w:val="20"/>
                </w:rPr>
              </w:rPrChange>
            </w:rPr>
            <w:t xml:space="preserve">Negative user experiences leading to reduced adoption.</w:t>
          </w:r>
        </w:sdtContent>
      </w:sdt>
    </w:p>
    <w:p w:rsidR="00000000" w:rsidDel="00000000" w:rsidP="00000000" w:rsidRDefault="00000000" w:rsidRPr="00000000" w14:paraId="00000790">
      <w:pPr>
        <w:keepLines w:val="1"/>
        <w:numPr>
          <w:ilvl w:val="0"/>
          <w:numId w:val="47"/>
        </w:numPr>
        <w:spacing w:after="100" w:before="100" w:lineRule="auto"/>
        <w:ind w:left="1080" w:hanging="180"/>
        <w:jc w:val="left"/>
        <w:rPr>
          <w:color w:val="666666"/>
          <w:sz w:val="20"/>
          <w:szCs w:val="20"/>
        </w:rPr>
      </w:pPr>
      <w:sdt>
        <w:sdtPr>
          <w:tag w:val="goog_rdk_1327"/>
        </w:sdtPr>
        <w:sdtContent>
          <w:r w:rsidDel="00000000" w:rsidR="00000000" w:rsidRPr="00000000">
            <w:rPr>
              <w:sz w:val="20"/>
              <w:szCs w:val="20"/>
              <w:rtl w:val="0"/>
              <w:rPrChange w:author="Iman Mohamed Atef Helal" w:id="412" w:date="2023-10-31T19:09:00Z">
                <w:rPr>
                  <w:color w:val="666666"/>
                  <w:sz w:val="20"/>
                  <w:szCs w:val="20"/>
                </w:rPr>
              </w:rPrChange>
            </w:rPr>
            <w:t xml:space="preserve">Technological disruptions impacting platform usability.</w:t>
          </w:r>
        </w:sdtContent>
      </w:sdt>
      <w:sdt>
        <w:sdtPr>
          <w:tag w:val="goog_rdk_1328"/>
        </w:sdtPr>
        <w:sdtContent>
          <w:r w:rsidDel="00000000" w:rsidR="00000000" w:rsidRPr="00000000">
            <w:rPr>
              <w:rtl w:val="0"/>
              <w:rPrChange w:author="Iman Mohamed Atef Helal" w:id="412" w:date="2023-10-31T19:09:00Z">
                <w:rPr>
                  <w:color w:val="666666"/>
                </w:rPr>
              </w:rPrChange>
            </w:rPr>
            <w:br w:type="textWrapping"/>
          </w:r>
        </w:sdtContent>
      </w:sdt>
      <w:sdt>
        <w:sdtPr>
          <w:tag w:val="goog_rdk_1329"/>
        </w:sdtPr>
        <w:sdtContent>
          <w:r w:rsidDel="00000000" w:rsidR="00000000" w:rsidRPr="00000000">
            <w:rPr>
              <w:rtl w:val="0"/>
            </w:rPr>
          </w:r>
        </w:sdtContent>
      </w:sdt>
    </w:p>
    <w:p w:rsidR="00000000" w:rsidDel="00000000" w:rsidP="00000000" w:rsidRDefault="00000000" w:rsidRPr="00000000" w14:paraId="00000791">
      <w:pPr>
        <w:keepLines w:val="1"/>
        <w:numPr>
          <w:ilvl w:val="0"/>
          <w:numId w:val="27"/>
        </w:numPr>
        <w:spacing w:before="100" w:lineRule="auto"/>
        <w:ind w:left="720" w:hanging="360"/>
        <w:rPr>
          <w:color w:val="666666"/>
        </w:rPr>
      </w:pPr>
      <w:sdt>
        <w:sdtPr>
          <w:tag w:val="goog_rdk_1330"/>
        </w:sdtPr>
        <w:sdtContent>
          <w:r w:rsidDel="00000000" w:rsidR="00000000" w:rsidRPr="00000000">
            <w:rPr>
              <w:rtl w:val="0"/>
              <w:rPrChange w:author="Iman Mohamed Atef Helal" w:id="412" w:date="2023-10-31T19:09:00Z">
                <w:rPr>
                  <w:color w:val="666666"/>
                </w:rPr>
              </w:rPrChange>
            </w:rPr>
            <w:t xml:space="preserve">On a scale of 1 to 5, rate the performance and speed of the platform.</w:t>
          </w:r>
        </w:sdtContent>
      </w:sdt>
    </w:p>
    <w:p w:rsidR="00000000" w:rsidDel="00000000" w:rsidP="00000000" w:rsidRDefault="00000000" w:rsidRPr="00000000" w14:paraId="00000792">
      <w:pPr>
        <w:keepLines w:val="1"/>
        <w:numPr>
          <w:ilvl w:val="0"/>
          <w:numId w:val="47"/>
        </w:numPr>
        <w:spacing w:after="100" w:before="100" w:lineRule="auto"/>
        <w:ind w:left="1080" w:hanging="180"/>
        <w:rPr>
          <w:color w:val="666666"/>
          <w:sz w:val="20"/>
          <w:szCs w:val="20"/>
        </w:rPr>
      </w:pPr>
      <w:sdt>
        <w:sdtPr>
          <w:tag w:val="goog_rdk_1331"/>
        </w:sdtPr>
        <w:sdtContent>
          <w:r w:rsidDel="00000000" w:rsidR="00000000" w:rsidRPr="00000000">
            <w:rPr>
              <w:sz w:val="20"/>
              <w:szCs w:val="20"/>
              <w:rtl w:val="0"/>
              <w:rPrChange w:author="Iman Mohamed Atef Helal" w:id="412" w:date="2023-10-31T19:09:00Z">
                <w:rPr>
                  <w:color w:val="666666"/>
                  <w:sz w:val="20"/>
                  <w:szCs w:val="20"/>
                </w:rPr>
              </w:rPrChange>
            </w:rPr>
            <w:t xml:space="preserve">Based on the responses, the ratings range from 2 to 5, with an average rating of approximately 3.5.</w:t>
          </w:r>
        </w:sdtContent>
      </w:sdt>
    </w:p>
    <w:sdt>
      <w:sdtPr>
        <w:tag w:val="goog_rdk_1333"/>
      </w:sdtPr>
      <w:sdtContent>
        <w:p w:rsidR="00000000" w:rsidDel="00000000" w:rsidP="00000000" w:rsidRDefault="00000000" w:rsidRPr="00000000" w14:paraId="00000793">
          <w:pPr>
            <w:keepLines w:val="1"/>
            <w:spacing w:after="240" w:before="240" w:lineRule="auto"/>
            <w:ind w:left="1080" w:firstLine="0"/>
            <w:rPr>
              <w:sz w:val="20"/>
              <w:szCs w:val="20"/>
              <w:rPrChange w:author="Iman Mohamed Atef Helal" w:id="412" w:date="2023-10-31T19:09:00Z">
                <w:rPr>
                  <w:color w:val="666666"/>
                  <w:sz w:val="20"/>
                  <w:szCs w:val="20"/>
                </w:rPr>
              </w:rPrChange>
            </w:rPr>
          </w:pPr>
          <w:sdt>
            <w:sdtPr>
              <w:tag w:val="goog_rdk_1332"/>
            </w:sdtPr>
            <w:sdtContent>
              <w:r w:rsidDel="00000000" w:rsidR="00000000" w:rsidRPr="00000000">
                <w:rPr>
                  <w:sz w:val="20"/>
                  <w:szCs w:val="20"/>
                  <w:rtl w:val="0"/>
                  <w:rPrChange w:author="Iman Mohamed Atef Helal" w:id="412" w:date="2023-10-31T19:09:00Z">
                    <w:rPr>
                      <w:color w:val="666666"/>
                      <w:sz w:val="20"/>
                      <w:szCs w:val="20"/>
                    </w:rPr>
                  </w:rPrChange>
                </w:rPr>
                <w:t xml:space="preserve">These ratings suggest that the majority of students perceive the performance and speed of the platform as satisfactory, with some room for improvement.</w:t>
              </w:r>
            </w:sdtContent>
          </w:sdt>
        </w:p>
      </w:sdtContent>
    </w:sdt>
    <w:sdt>
      <w:sdtPr>
        <w:tag w:val="goog_rdk_1335"/>
      </w:sdtPr>
      <w:sdtContent>
        <w:p w:rsidR="00000000" w:rsidDel="00000000" w:rsidP="00000000" w:rsidRDefault="00000000" w:rsidRPr="00000000" w14:paraId="00000794">
          <w:pPr>
            <w:keepLines w:val="1"/>
            <w:spacing w:after="240" w:before="240" w:lineRule="auto"/>
            <w:ind w:left="1080" w:firstLine="0"/>
            <w:rPr>
              <w:sz w:val="20"/>
              <w:szCs w:val="20"/>
              <w:rPrChange w:author="Iman Mohamed Atef Helal" w:id="412" w:date="2023-10-31T19:09:00Z">
                <w:rPr>
                  <w:color w:val="666666"/>
                  <w:sz w:val="20"/>
                  <w:szCs w:val="20"/>
                </w:rPr>
              </w:rPrChange>
            </w:rPr>
          </w:pPr>
          <w:sdt>
            <w:sdtPr>
              <w:tag w:val="goog_rdk_1334"/>
            </w:sdtPr>
            <w:sdtContent>
              <w:r w:rsidDel="00000000" w:rsidR="00000000" w:rsidRPr="00000000">
                <w:rPr>
                  <w:sz w:val="20"/>
                  <w:szCs w:val="20"/>
                  <w:rtl w:val="0"/>
                  <w:rPrChange w:author="Iman Mohamed Atef Helal" w:id="412" w:date="2023-10-31T19:09:00Z">
                    <w:rPr>
                      <w:color w:val="666666"/>
                      <w:sz w:val="20"/>
                      <w:szCs w:val="20"/>
                    </w:rPr>
                  </w:rPrChange>
                </w:rPr>
                <w:t xml:space="preserve">Understanding the user perception of the platform's performance and speed helps in identifying areas that may require optimization to ensure a smoother and more efficient user experience.</w:t>
              </w:r>
            </w:sdtContent>
          </w:sdt>
        </w:p>
      </w:sdtContent>
    </w:sdt>
    <w:sdt>
      <w:sdtPr>
        <w:tag w:val="goog_rdk_1337"/>
      </w:sdtPr>
      <w:sdtContent>
        <w:p w:rsidR="00000000" w:rsidDel="00000000" w:rsidP="00000000" w:rsidRDefault="00000000" w:rsidRPr="00000000" w14:paraId="00000795">
          <w:pPr>
            <w:keepLines w:val="1"/>
            <w:spacing w:after="240" w:before="240" w:lineRule="auto"/>
            <w:ind w:left="1080" w:firstLine="0"/>
            <w:rPr>
              <w:sz w:val="20"/>
              <w:szCs w:val="20"/>
              <w:rPrChange w:author="Iman Mohamed Atef Helal" w:id="412" w:date="2023-10-31T19:09:00Z">
                <w:rPr>
                  <w:color w:val="666666"/>
                  <w:sz w:val="20"/>
                  <w:szCs w:val="20"/>
                </w:rPr>
              </w:rPrChange>
            </w:rPr>
          </w:pPr>
          <w:sdt>
            <w:sdtPr>
              <w:tag w:val="goog_rdk_1336"/>
            </w:sdtPr>
            <w:sdtContent>
              <w:r w:rsidDel="00000000" w:rsidR="00000000" w:rsidRPr="00000000">
                <w:rPr>
                  <w:rtl w:val="0"/>
                </w:rPr>
              </w:r>
            </w:sdtContent>
          </w:sdt>
        </w:p>
      </w:sdtContent>
    </w:sdt>
    <w:sdt>
      <w:sdtPr>
        <w:tag w:val="goog_rdk_1339"/>
      </w:sdtPr>
      <w:sdtContent>
        <w:p w:rsidR="00000000" w:rsidDel="00000000" w:rsidP="00000000" w:rsidRDefault="00000000" w:rsidRPr="00000000" w14:paraId="00000796">
          <w:pPr>
            <w:keepLines w:val="1"/>
            <w:spacing w:after="240" w:before="240" w:lineRule="auto"/>
            <w:ind w:left="1080" w:firstLine="0"/>
            <w:rPr>
              <w:sz w:val="20"/>
              <w:szCs w:val="20"/>
              <w:rPrChange w:author="Iman Mohamed Atef Helal" w:id="412" w:date="2023-10-31T19:09:00Z">
                <w:rPr>
                  <w:color w:val="666666"/>
                  <w:sz w:val="20"/>
                  <w:szCs w:val="20"/>
                </w:rPr>
              </w:rPrChange>
            </w:rPr>
          </w:pPr>
          <w:sdt>
            <w:sdtPr>
              <w:tag w:val="goog_rdk_1338"/>
            </w:sdtPr>
            <w:sdtContent>
              <w:r w:rsidDel="00000000" w:rsidR="00000000" w:rsidRPr="00000000">
                <w:rPr>
                  <w:rtl w:val="0"/>
                </w:rPr>
              </w:r>
            </w:sdtContent>
          </w:sdt>
        </w:p>
      </w:sdtContent>
    </w:sdt>
    <w:p w:rsidR="00000000" w:rsidDel="00000000" w:rsidP="00000000" w:rsidRDefault="00000000" w:rsidRPr="00000000" w14:paraId="00000797">
      <w:pPr>
        <w:keepLines w:val="1"/>
        <w:numPr>
          <w:ilvl w:val="0"/>
          <w:numId w:val="27"/>
        </w:numPr>
        <w:spacing w:before="100" w:lineRule="auto"/>
        <w:ind w:left="720" w:hanging="360"/>
        <w:rPr>
          <w:color w:val="666666"/>
        </w:rPr>
      </w:pPr>
      <w:sdt>
        <w:sdtPr>
          <w:tag w:val="goog_rdk_1340"/>
        </w:sdtPr>
        <w:sdtContent>
          <w:r w:rsidDel="00000000" w:rsidR="00000000" w:rsidRPr="00000000">
            <w:rPr>
              <w:rtl w:val="0"/>
              <w:rPrChange w:author="Iman Mohamed Atef Helal" w:id="412" w:date="2023-10-31T19:09:00Z">
                <w:rPr>
                  <w:color w:val="666666"/>
                </w:rPr>
              </w:rPrChange>
            </w:rPr>
            <w:t xml:space="preserve">On a scale of 1 to 5, rate the features/tools available on the platform.</w:t>
          </w:r>
        </w:sdtContent>
      </w:sdt>
    </w:p>
    <w:p w:rsidR="00000000" w:rsidDel="00000000" w:rsidP="00000000" w:rsidRDefault="00000000" w:rsidRPr="00000000" w14:paraId="00000798">
      <w:pPr>
        <w:keepLines w:val="1"/>
        <w:numPr>
          <w:ilvl w:val="0"/>
          <w:numId w:val="47"/>
        </w:numPr>
        <w:spacing w:after="100" w:before="100" w:lineRule="auto"/>
        <w:ind w:left="1080" w:hanging="180"/>
        <w:rPr>
          <w:color w:val="666666"/>
          <w:sz w:val="20"/>
          <w:szCs w:val="20"/>
        </w:rPr>
      </w:pPr>
      <w:sdt>
        <w:sdtPr>
          <w:tag w:val="goog_rdk_1341"/>
        </w:sdtPr>
        <w:sdtContent>
          <w:r w:rsidDel="00000000" w:rsidR="00000000" w:rsidRPr="00000000">
            <w:rPr>
              <w:sz w:val="20"/>
              <w:szCs w:val="20"/>
              <w:rtl w:val="0"/>
              <w:rPrChange w:author="Iman Mohamed Atef Helal" w:id="412" w:date="2023-10-31T19:09:00Z">
                <w:rPr>
                  <w:color w:val="666666"/>
                  <w:sz w:val="20"/>
                  <w:szCs w:val="20"/>
                </w:rPr>
              </w:rPrChange>
            </w:rPr>
            <w:t xml:space="preserve">Based on the responses, the ratings range from 3 to 5, with an average rating of approximately 4.</w:t>
          </w:r>
        </w:sdtContent>
      </w:sdt>
    </w:p>
    <w:sdt>
      <w:sdtPr>
        <w:tag w:val="goog_rdk_1343"/>
      </w:sdtPr>
      <w:sdtContent>
        <w:p w:rsidR="00000000" w:rsidDel="00000000" w:rsidP="00000000" w:rsidRDefault="00000000" w:rsidRPr="00000000" w14:paraId="00000799">
          <w:pPr>
            <w:keepLines w:val="1"/>
            <w:spacing w:after="240" w:before="240" w:lineRule="auto"/>
            <w:ind w:left="1080" w:firstLine="0"/>
            <w:rPr>
              <w:sz w:val="20"/>
              <w:szCs w:val="20"/>
              <w:rPrChange w:author="Iman Mohamed Atef Helal" w:id="412" w:date="2023-10-31T19:09:00Z">
                <w:rPr>
                  <w:color w:val="666666"/>
                  <w:sz w:val="20"/>
                  <w:szCs w:val="20"/>
                </w:rPr>
              </w:rPrChange>
            </w:rPr>
          </w:pPr>
          <w:sdt>
            <w:sdtPr>
              <w:tag w:val="goog_rdk_1342"/>
            </w:sdtPr>
            <w:sdtContent>
              <w:r w:rsidDel="00000000" w:rsidR="00000000" w:rsidRPr="00000000">
                <w:rPr>
                  <w:sz w:val="20"/>
                  <w:szCs w:val="20"/>
                  <w:rtl w:val="0"/>
                  <w:rPrChange w:author="Iman Mohamed Atef Helal" w:id="412" w:date="2023-10-31T19:09:00Z">
                    <w:rPr>
                      <w:color w:val="666666"/>
                      <w:sz w:val="20"/>
                      <w:szCs w:val="20"/>
                    </w:rPr>
                  </w:rPrChange>
                </w:rPr>
                <w:t xml:space="preserve">These ratings indicate that the majority of students perceive the features/tools available on the platform as satisfactory to good.</w:t>
              </w:r>
            </w:sdtContent>
          </w:sdt>
        </w:p>
      </w:sdtContent>
    </w:sdt>
    <w:sdt>
      <w:sdtPr>
        <w:tag w:val="goog_rdk_1346"/>
      </w:sdtPr>
      <w:sdtContent>
        <w:p w:rsidR="00000000" w:rsidDel="00000000" w:rsidP="00000000" w:rsidRDefault="00000000" w:rsidRPr="00000000" w14:paraId="0000079A">
          <w:pPr>
            <w:keepLines w:val="1"/>
            <w:spacing w:after="240" w:before="240" w:lineRule="auto"/>
            <w:ind w:left="1080" w:firstLine="0"/>
            <w:rPr>
              <w:rPrChange w:author="Iman Mohamed Atef Helal" w:id="412" w:date="2023-10-31T19:09:00Z">
                <w:rPr>
                  <w:color w:val="666666"/>
                </w:rPr>
              </w:rPrChange>
            </w:rPr>
          </w:pPr>
          <w:sdt>
            <w:sdtPr>
              <w:tag w:val="goog_rdk_1344"/>
            </w:sdtPr>
            <w:sdtContent>
              <w:r w:rsidDel="00000000" w:rsidR="00000000" w:rsidRPr="00000000">
                <w:rPr>
                  <w:sz w:val="20"/>
                  <w:szCs w:val="20"/>
                  <w:rtl w:val="0"/>
                  <w:rPrChange w:author="Iman Mohamed Atef Helal" w:id="412" w:date="2023-10-31T19:09:00Z">
                    <w:rPr>
                      <w:color w:val="666666"/>
                      <w:sz w:val="20"/>
                      <w:szCs w:val="20"/>
                    </w:rPr>
                  </w:rPrChange>
                </w:rPr>
                <w:t xml:space="preserve">Understanding the user perception of the available features/tools helps in identifying their effectiveness and areas that may require enhancement or additional functionalities to better support the learning process.</w:t>
              </w:r>
            </w:sdtContent>
          </w:sdt>
          <w:sdt>
            <w:sdtPr>
              <w:tag w:val="goog_rdk_1345"/>
            </w:sdtPr>
            <w:sdtContent>
              <w:r w:rsidDel="00000000" w:rsidR="00000000" w:rsidRPr="00000000">
                <w:rPr>
                  <w:rtl w:val="0"/>
                </w:rPr>
              </w:r>
            </w:sdtContent>
          </w:sdt>
        </w:p>
      </w:sdtContent>
    </w:sdt>
    <w:p w:rsidR="00000000" w:rsidDel="00000000" w:rsidP="00000000" w:rsidRDefault="00000000" w:rsidRPr="00000000" w14:paraId="0000079B">
      <w:pPr>
        <w:keepLines w:val="1"/>
        <w:numPr>
          <w:ilvl w:val="0"/>
          <w:numId w:val="27"/>
        </w:numPr>
        <w:spacing w:before="100" w:lineRule="auto"/>
        <w:ind w:left="720" w:hanging="360"/>
        <w:rPr>
          <w:color w:val="666666"/>
        </w:rPr>
      </w:pPr>
      <w:sdt>
        <w:sdtPr>
          <w:tag w:val="goog_rdk_1347"/>
        </w:sdtPr>
        <w:sdtContent>
          <w:r w:rsidDel="00000000" w:rsidR="00000000" w:rsidRPr="00000000">
            <w:rPr>
              <w:rtl w:val="0"/>
              <w:rPrChange w:author="Iman Mohamed Atef Helal" w:id="412" w:date="2023-10-31T19:09:00Z">
                <w:rPr>
                  <w:color w:val="666666"/>
                </w:rPr>
              </w:rPrChange>
            </w:rPr>
            <w:t xml:space="preserve">On a scale of 1 to 5, rate the user interface of the platform.</w:t>
          </w:r>
        </w:sdtContent>
      </w:sdt>
    </w:p>
    <w:p w:rsidR="00000000" w:rsidDel="00000000" w:rsidP="00000000" w:rsidRDefault="00000000" w:rsidRPr="00000000" w14:paraId="0000079C">
      <w:pPr>
        <w:keepLines w:val="1"/>
        <w:numPr>
          <w:ilvl w:val="0"/>
          <w:numId w:val="47"/>
        </w:numPr>
        <w:spacing w:after="100" w:before="100" w:lineRule="auto"/>
        <w:ind w:left="1080" w:hanging="180"/>
        <w:rPr>
          <w:color w:val="666666"/>
          <w:sz w:val="20"/>
          <w:szCs w:val="20"/>
        </w:rPr>
      </w:pPr>
      <w:sdt>
        <w:sdtPr>
          <w:tag w:val="goog_rdk_1348"/>
        </w:sdtPr>
        <w:sdtContent>
          <w:r w:rsidDel="00000000" w:rsidR="00000000" w:rsidRPr="00000000">
            <w:rPr>
              <w:sz w:val="20"/>
              <w:szCs w:val="20"/>
              <w:rtl w:val="0"/>
              <w:rPrChange w:author="Iman Mohamed Atef Helal" w:id="412" w:date="2023-10-31T19:09:00Z">
                <w:rPr>
                  <w:color w:val="666666"/>
                  <w:sz w:val="20"/>
                  <w:szCs w:val="20"/>
                </w:rPr>
              </w:rPrChange>
            </w:rPr>
            <w:t xml:space="preserve">Based on the responses, the ratings range from 2 to 5, with an average rating of approximately 3.7.</w:t>
          </w:r>
        </w:sdtContent>
      </w:sdt>
    </w:p>
    <w:sdt>
      <w:sdtPr>
        <w:tag w:val="goog_rdk_1350"/>
      </w:sdtPr>
      <w:sdtContent>
        <w:p w:rsidR="00000000" w:rsidDel="00000000" w:rsidP="00000000" w:rsidRDefault="00000000" w:rsidRPr="00000000" w14:paraId="0000079D">
          <w:pPr>
            <w:keepLines w:val="1"/>
            <w:spacing w:after="240" w:before="240" w:lineRule="auto"/>
            <w:ind w:left="1080" w:firstLine="0"/>
            <w:rPr>
              <w:sz w:val="20"/>
              <w:szCs w:val="20"/>
              <w:rPrChange w:author="Iman Mohamed Atef Helal" w:id="412" w:date="2023-10-31T19:09:00Z">
                <w:rPr>
                  <w:color w:val="666666"/>
                  <w:sz w:val="20"/>
                  <w:szCs w:val="20"/>
                </w:rPr>
              </w:rPrChange>
            </w:rPr>
          </w:pPr>
          <w:sdt>
            <w:sdtPr>
              <w:tag w:val="goog_rdk_1349"/>
            </w:sdtPr>
            <w:sdtContent>
              <w:r w:rsidDel="00000000" w:rsidR="00000000" w:rsidRPr="00000000">
                <w:rPr>
                  <w:sz w:val="20"/>
                  <w:szCs w:val="20"/>
                  <w:rtl w:val="0"/>
                  <w:rPrChange w:author="Iman Mohamed Atef Helal" w:id="412" w:date="2023-10-31T19:09:00Z">
                    <w:rPr>
                      <w:color w:val="666666"/>
                      <w:sz w:val="20"/>
                      <w:szCs w:val="20"/>
                    </w:rPr>
                  </w:rPrChange>
                </w:rPr>
                <w:t xml:space="preserve">These ratings suggest that the user interface of the platform is generally perceived as average to good, with some room for improvement.</w:t>
              </w:r>
            </w:sdtContent>
          </w:sdt>
        </w:p>
      </w:sdtContent>
    </w:sdt>
    <w:sdt>
      <w:sdtPr>
        <w:tag w:val="goog_rdk_1352"/>
      </w:sdtPr>
      <w:sdtContent>
        <w:p w:rsidR="00000000" w:rsidDel="00000000" w:rsidP="00000000" w:rsidRDefault="00000000" w:rsidRPr="00000000" w14:paraId="0000079E">
          <w:pPr>
            <w:keepLines w:val="1"/>
            <w:spacing w:after="240" w:before="240" w:lineRule="auto"/>
            <w:ind w:left="1080" w:firstLine="0"/>
            <w:rPr>
              <w:sz w:val="20"/>
              <w:szCs w:val="20"/>
              <w:rPrChange w:author="Iman Mohamed Atef Helal" w:id="412" w:date="2023-10-31T19:09:00Z">
                <w:rPr>
                  <w:color w:val="666666"/>
                  <w:sz w:val="20"/>
                  <w:szCs w:val="20"/>
                </w:rPr>
              </w:rPrChange>
            </w:rPr>
          </w:pPr>
          <w:sdt>
            <w:sdtPr>
              <w:tag w:val="goog_rdk_1351"/>
            </w:sdtPr>
            <w:sdtContent>
              <w:r w:rsidDel="00000000" w:rsidR="00000000" w:rsidRPr="00000000">
                <w:rPr>
                  <w:sz w:val="20"/>
                  <w:szCs w:val="20"/>
                  <w:rtl w:val="0"/>
                  <w:rPrChange w:author="Iman Mohamed Atef Helal" w:id="412" w:date="2023-10-31T19:09:00Z">
                    <w:rPr>
                      <w:color w:val="666666"/>
                      <w:sz w:val="20"/>
                      <w:szCs w:val="20"/>
                    </w:rPr>
                  </w:rPrChange>
                </w:rPr>
                <w:t xml:space="preserve">Understanding the user perception of the user interface helps in identifying areas that may require enhancement to improve the usability, clarity, and overall user experience.</w:t>
              </w:r>
            </w:sdtContent>
          </w:sdt>
        </w:p>
      </w:sdtContent>
    </w:sdt>
    <w:p w:rsidR="00000000" w:rsidDel="00000000" w:rsidP="00000000" w:rsidRDefault="00000000" w:rsidRPr="00000000" w14:paraId="0000079F">
      <w:pPr>
        <w:keepLines w:val="1"/>
        <w:numPr>
          <w:ilvl w:val="0"/>
          <w:numId w:val="27"/>
        </w:numPr>
        <w:spacing w:before="100" w:lineRule="auto"/>
        <w:ind w:left="720" w:hanging="360"/>
        <w:rPr>
          <w:color w:val="666666"/>
        </w:rPr>
      </w:pPr>
      <w:sdt>
        <w:sdtPr>
          <w:tag w:val="goog_rdk_1353"/>
        </w:sdtPr>
        <w:sdtContent>
          <w:r w:rsidDel="00000000" w:rsidR="00000000" w:rsidRPr="00000000">
            <w:rPr>
              <w:rtl w:val="0"/>
              <w:rPrChange w:author="Iman Mohamed Atef Helal" w:id="412" w:date="2023-10-31T19:09:00Z">
                <w:rPr>
                  <w:color w:val="666666"/>
                </w:rPr>
              </w:rPrChange>
            </w:rPr>
            <w:t xml:space="preserve">What improvements or changes would you like to see in the platform?</w:t>
          </w:r>
        </w:sdtContent>
      </w:sdt>
    </w:p>
    <w:p w:rsidR="00000000" w:rsidDel="00000000" w:rsidP="00000000" w:rsidRDefault="00000000" w:rsidRPr="00000000" w14:paraId="000007A0">
      <w:pPr>
        <w:keepLines w:val="1"/>
        <w:numPr>
          <w:ilvl w:val="0"/>
          <w:numId w:val="47"/>
        </w:numPr>
        <w:spacing w:after="100" w:before="100" w:lineRule="auto"/>
        <w:ind w:left="1080" w:hanging="180"/>
        <w:rPr>
          <w:color w:val="666666"/>
          <w:sz w:val="20"/>
          <w:szCs w:val="20"/>
        </w:rPr>
      </w:pPr>
      <w:sdt>
        <w:sdtPr>
          <w:tag w:val="goog_rdk_1354"/>
        </w:sdtPr>
        <w:sdtContent>
          <w:r w:rsidDel="00000000" w:rsidR="00000000" w:rsidRPr="00000000">
            <w:rPr>
              <w:rtl w:val="0"/>
              <w:rPrChange w:author="Iman Mohamed Atef Helal" w:id="412" w:date="2023-10-31T19:09:00Z">
                <w:rPr>
                  <w:color w:val="666666"/>
                </w:rPr>
              </w:rPrChange>
            </w:rPr>
            <w:t xml:space="preserve">Based on the responses, here are some common themes:</w:t>
          </w:r>
        </w:sdtContent>
      </w:sdt>
      <w:sdt>
        <w:sdtPr>
          <w:tag w:val="goog_rdk_1355"/>
        </w:sdtPr>
        <w:sdtContent>
          <w:r w:rsidDel="00000000" w:rsidR="00000000" w:rsidRPr="00000000">
            <w:rPr>
              <w:rtl w:val="0"/>
            </w:rPr>
          </w:r>
        </w:sdtContent>
      </w:sdt>
    </w:p>
    <w:p w:rsidR="00000000" w:rsidDel="00000000" w:rsidP="00000000" w:rsidRDefault="00000000" w:rsidRPr="00000000" w14:paraId="000007A1">
      <w:pPr>
        <w:keepLines w:val="1"/>
        <w:numPr>
          <w:ilvl w:val="0"/>
          <w:numId w:val="47"/>
        </w:numPr>
        <w:ind w:left="1710" w:hanging="180"/>
        <w:rPr>
          <w:color w:val="666666"/>
          <w:sz w:val="20"/>
          <w:szCs w:val="20"/>
        </w:rPr>
      </w:pPr>
      <w:sdt>
        <w:sdtPr>
          <w:tag w:val="goog_rdk_1356"/>
        </w:sdtPr>
        <w:sdtContent>
          <w:r w:rsidDel="00000000" w:rsidR="00000000" w:rsidRPr="00000000">
            <w:rPr>
              <w:sz w:val="20"/>
              <w:szCs w:val="20"/>
              <w:rtl w:val="0"/>
              <w:rPrChange w:author="Iman Mohamed Atef Helal" w:id="412" w:date="2023-10-31T19:09:00Z">
                <w:rPr>
                  <w:color w:val="666666"/>
                  <w:sz w:val="20"/>
                  <w:szCs w:val="20"/>
                </w:rPr>
              </w:rPrChange>
            </w:rPr>
            <w:t xml:space="preserve">Improved communication features: Some users expressed a desire for better communication channels between students, instructors, and administrators, allowing for easier interaction and discussions related to course content.</w:t>
          </w:r>
        </w:sdtContent>
      </w:sdt>
    </w:p>
    <w:p w:rsidR="00000000" w:rsidDel="00000000" w:rsidP="00000000" w:rsidRDefault="00000000" w:rsidRPr="00000000" w14:paraId="000007A2">
      <w:pPr>
        <w:keepLines w:val="1"/>
        <w:numPr>
          <w:ilvl w:val="0"/>
          <w:numId w:val="47"/>
        </w:numPr>
        <w:ind w:left="1710" w:hanging="180"/>
        <w:rPr>
          <w:color w:val="666666"/>
          <w:sz w:val="20"/>
          <w:szCs w:val="20"/>
        </w:rPr>
      </w:pPr>
      <w:sdt>
        <w:sdtPr>
          <w:tag w:val="goog_rdk_1357"/>
        </w:sdtPr>
        <w:sdtContent>
          <w:r w:rsidDel="00000000" w:rsidR="00000000" w:rsidRPr="00000000">
            <w:rPr>
              <w:sz w:val="20"/>
              <w:szCs w:val="20"/>
              <w:rtl w:val="0"/>
              <w:rPrChange w:author="Iman Mohamed Atef Helal" w:id="412" w:date="2023-10-31T19:09:00Z">
                <w:rPr>
                  <w:color w:val="666666"/>
                  <w:sz w:val="20"/>
                  <w:szCs w:val="20"/>
                </w:rPr>
              </w:rPrChange>
            </w:rPr>
            <w:t xml:space="preserve">Easier navigation and user interface: Several users mentioned the need for a more user-friendly interface, with simplified navigation and a cleaner layout to reduce clutter and enhance the overall user experience.</w:t>
          </w:r>
        </w:sdtContent>
      </w:sdt>
    </w:p>
    <w:p w:rsidR="00000000" w:rsidDel="00000000" w:rsidP="00000000" w:rsidRDefault="00000000" w:rsidRPr="00000000" w14:paraId="000007A3">
      <w:pPr>
        <w:keepLines w:val="1"/>
        <w:numPr>
          <w:ilvl w:val="0"/>
          <w:numId w:val="47"/>
        </w:numPr>
        <w:ind w:left="1710" w:hanging="180"/>
        <w:rPr>
          <w:color w:val="666666"/>
          <w:sz w:val="20"/>
          <w:szCs w:val="20"/>
        </w:rPr>
      </w:pPr>
      <w:sdt>
        <w:sdtPr>
          <w:tag w:val="goog_rdk_1358"/>
        </w:sdtPr>
        <w:sdtContent>
          <w:r w:rsidDel="00000000" w:rsidR="00000000" w:rsidRPr="00000000">
            <w:rPr>
              <w:sz w:val="20"/>
              <w:szCs w:val="20"/>
              <w:rtl w:val="0"/>
              <w:rPrChange w:author="Iman Mohamed Atef Helal" w:id="412" w:date="2023-10-31T19:09:00Z">
                <w:rPr>
                  <w:color w:val="666666"/>
                  <w:sz w:val="20"/>
                  <w:szCs w:val="20"/>
                </w:rPr>
              </w:rPrChange>
            </w:rPr>
            <w:t xml:space="preserve">Enhanced speed and performance: A few users highlighted the importance of improving the platform's speed and performance, ensuring smooth and efficient usage.</w:t>
          </w:r>
        </w:sdtContent>
      </w:sdt>
    </w:p>
    <w:p w:rsidR="00000000" w:rsidDel="00000000" w:rsidP="00000000" w:rsidRDefault="00000000" w:rsidRPr="00000000" w14:paraId="000007A4">
      <w:pPr>
        <w:keepLines w:val="1"/>
        <w:numPr>
          <w:ilvl w:val="0"/>
          <w:numId w:val="47"/>
        </w:numPr>
        <w:ind w:left="1710" w:hanging="180"/>
        <w:rPr>
          <w:color w:val="666666"/>
          <w:sz w:val="20"/>
          <w:szCs w:val="20"/>
        </w:rPr>
      </w:pPr>
      <w:sdt>
        <w:sdtPr>
          <w:tag w:val="goog_rdk_1359"/>
        </w:sdtPr>
        <w:sdtContent>
          <w:r w:rsidDel="00000000" w:rsidR="00000000" w:rsidRPr="00000000">
            <w:rPr>
              <w:sz w:val="20"/>
              <w:szCs w:val="20"/>
              <w:rtl w:val="0"/>
              <w:rPrChange w:author="Iman Mohamed Atef Helal" w:id="412" w:date="2023-10-31T19:09:00Z">
                <w:rPr>
                  <w:color w:val="666666"/>
                  <w:sz w:val="20"/>
                  <w:szCs w:val="20"/>
                </w:rPr>
              </w:rPrChange>
            </w:rPr>
            <w:t xml:space="preserve">Accessibility and availability: Some users expressed a desire for the platform to be freely accessible to all users and available for use by everyone, suggesting the importance of inclusivity.</w:t>
          </w:r>
        </w:sdtContent>
      </w:sdt>
    </w:p>
    <w:p w:rsidR="00000000" w:rsidDel="00000000" w:rsidP="00000000" w:rsidRDefault="00000000" w:rsidRPr="00000000" w14:paraId="000007A5">
      <w:pPr>
        <w:keepLines w:val="1"/>
        <w:numPr>
          <w:ilvl w:val="0"/>
          <w:numId w:val="47"/>
        </w:numPr>
        <w:ind w:left="1710" w:hanging="180"/>
        <w:rPr>
          <w:color w:val="666666"/>
          <w:sz w:val="20"/>
          <w:szCs w:val="20"/>
        </w:rPr>
      </w:pPr>
      <w:sdt>
        <w:sdtPr>
          <w:tag w:val="goog_rdk_1360"/>
        </w:sdtPr>
        <w:sdtContent>
          <w:r w:rsidDel="00000000" w:rsidR="00000000" w:rsidRPr="00000000">
            <w:rPr>
              <w:sz w:val="20"/>
              <w:szCs w:val="20"/>
              <w:rtl w:val="0"/>
              <w:rPrChange w:author="Iman Mohamed Atef Helal" w:id="412" w:date="2023-10-31T19:09:00Z">
                <w:rPr>
                  <w:color w:val="666666"/>
                  <w:sz w:val="20"/>
                  <w:szCs w:val="20"/>
                </w:rPr>
              </w:rPrChange>
            </w:rPr>
            <w:t xml:space="preserve">Clear instructions and tutorials: A few users mentioned the need for clear instructions and tutorials, particularly regarding the registration process, connectivity issues, and how to access and complete assignments.</w:t>
          </w:r>
        </w:sdtContent>
      </w:sdt>
    </w:p>
    <w:p w:rsidR="00000000" w:rsidDel="00000000" w:rsidP="00000000" w:rsidRDefault="00000000" w:rsidRPr="00000000" w14:paraId="000007A6">
      <w:pPr>
        <w:keepLines w:val="1"/>
        <w:numPr>
          <w:ilvl w:val="0"/>
          <w:numId w:val="47"/>
        </w:numPr>
        <w:ind w:left="1710" w:hanging="180"/>
        <w:rPr>
          <w:color w:val="666666"/>
          <w:sz w:val="20"/>
          <w:szCs w:val="20"/>
        </w:rPr>
      </w:pPr>
      <w:sdt>
        <w:sdtPr>
          <w:tag w:val="goog_rdk_1361"/>
        </w:sdtPr>
        <w:sdtContent>
          <w:r w:rsidDel="00000000" w:rsidR="00000000" w:rsidRPr="00000000">
            <w:rPr>
              <w:sz w:val="20"/>
              <w:szCs w:val="20"/>
              <w:rtl w:val="0"/>
              <w:rPrChange w:author="Iman Mohamed Atef Helal" w:id="412" w:date="2023-10-31T19:09:00Z">
                <w:rPr>
                  <w:color w:val="666666"/>
                  <w:sz w:val="20"/>
                  <w:szCs w:val="20"/>
                </w:rPr>
              </w:rPrChange>
            </w:rPr>
            <w:t xml:space="preserve">Improved video streaming and quality: Some users requested improvements in the quality of online lectures, better video streaming, and enhanced connectivity to ensure a seamless learning experience.</w:t>
          </w:r>
        </w:sdtContent>
      </w:sdt>
    </w:p>
    <w:sdt>
      <w:sdtPr>
        <w:tag w:val="goog_rdk_1363"/>
      </w:sdtPr>
      <w:sdtContent>
        <w:p w:rsidR="00000000" w:rsidDel="00000000" w:rsidP="00000000" w:rsidRDefault="00000000" w:rsidRPr="00000000" w14:paraId="000007A7">
          <w:pPr>
            <w:keepLines w:val="1"/>
            <w:spacing w:before="100" w:lineRule="auto"/>
            <w:ind w:hanging="360"/>
            <w:rPr>
              <w:sz w:val="26"/>
              <w:szCs w:val="26"/>
              <w:rPrChange w:author="Iman Mohamed Atef Helal" w:id="414" w:date="2023-10-31T19:09:00Z">
                <w:rPr>
                  <w:color w:val="666666"/>
                  <w:sz w:val="26"/>
                  <w:szCs w:val="26"/>
                </w:rPr>
              </w:rPrChange>
            </w:rPr>
          </w:pPr>
          <w:r w:rsidDel="00000000" w:rsidR="00000000" w:rsidRPr="00000000">
            <w:br w:type="page"/>
          </w:r>
          <w:sdt>
            <w:sdtPr>
              <w:tag w:val="goog_rdk_1362"/>
            </w:sdtPr>
            <w:sdtContent>
              <w:r w:rsidDel="00000000" w:rsidR="00000000" w:rsidRPr="00000000">
                <w:rPr>
                  <w:rtl w:val="0"/>
                </w:rPr>
              </w:r>
            </w:sdtContent>
          </w:sdt>
        </w:p>
      </w:sdtContent>
    </w:sdt>
    <w:sdt>
      <w:sdtPr>
        <w:tag w:val="goog_rdk_1365"/>
      </w:sdtPr>
      <w:sdtContent>
        <w:p w:rsidR="00000000" w:rsidDel="00000000" w:rsidP="00000000" w:rsidRDefault="00000000" w:rsidRPr="00000000" w14:paraId="000007A8">
          <w:pPr>
            <w:pStyle w:val="Heading3"/>
            <w:spacing w:before="100" w:lineRule="auto"/>
            <w:ind w:left="0" w:firstLine="0"/>
            <w:rPr>
              <w:rFonts w:ascii="Times New Roman" w:cs="Times New Roman" w:eastAsia="Times New Roman" w:hAnsi="Times New Roman"/>
              <w:color w:val="000000"/>
              <w:rPrChange w:author="Iman Mohamed Atef Helal" w:id="415" w:date="2023-10-31T19:09:00Z">
                <w:rPr>
                  <w:rFonts w:ascii="Times New Roman" w:cs="Times New Roman" w:eastAsia="Times New Roman" w:hAnsi="Times New Roman"/>
                </w:rPr>
              </w:rPrChange>
            </w:rPr>
          </w:pPr>
          <w:bookmarkStart w:colFirst="0" w:colLast="0" w:name="_heading=h.1baon6m" w:id="78"/>
          <w:bookmarkEnd w:id="78"/>
          <w:sdt>
            <w:sdtPr>
              <w:tag w:val="goog_rdk_1364"/>
            </w:sdtPr>
            <w:sdtContent>
              <w:r w:rsidDel="00000000" w:rsidR="00000000" w:rsidRPr="00000000">
                <w:rPr>
                  <w:rFonts w:ascii="Times New Roman" w:cs="Times New Roman" w:eastAsia="Times New Roman" w:hAnsi="Times New Roman"/>
                  <w:color w:val="000000"/>
                  <w:rtl w:val="0"/>
                  <w:rPrChange w:author="Iman Mohamed Atef Helal" w:id="415" w:date="2023-10-31T19:09:00Z">
                    <w:rPr>
                      <w:rFonts w:ascii="Times New Roman" w:cs="Times New Roman" w:eastAsia="Times New Roman" w:hAnsi="Times New Roman"/>
                    </w:rPr>
                  </w:rPrChange>
                </w:rPr>
                <w:t xml:space="preserve">b. Google Classroom Users</w:t>
              </w:r>
            </w:sdtContent>
          </w:sdt>
        </w:p>
      </w:sdtContent>
    </w:sdt>
    <w:p w:rsidR="00000000" w:rsidDel="00000000" w:rsidP="00000000" w:rsidRDefault="00000000" w:rsidRPr="00000000" w14:paraId="000007A9">
      <w:pPr>
        <w:keepLines w:val="1"/>
        <w:numPr>
          <w:ilvl w:val="0"/>
          <w:numId w:val="43"/>
        </w:numPr>
        <w:spacing w:before="100" w:lineRule="auto"/>
        <w:ind w:left="720" w:hanging="360"/>
        <w:rPr>
          <w:color w:val="666666"/>
        </w:rPr>
      </w:pPr>
      <w:sdt>
        <w:sdtPr>
          <w:tag w:val="goog_rdk_1366"/>
        </w:sdtPr>
        <w:sdtContent>
          <w:r w:rsidDel="00000000" w:rsidR="00000000" w:rsidRPr="00000000">
            <w:rPr>
              <w:rtl w:val="0"/>
              <w:rPrChange w:author="Iman Mohamed Atef Helal" w:id="416" w:date="2023-10-31T19:09:00Z">
                <w:rPr>
                  <w:color w:val="666666"/>
                </w:rPr>
              </w:rPrChange>
            </w:rPr>
            <w:t xml:space="preserve">On a scale of 1 to 10, rate your overall experience with the platform?</w:t>
          </w:r>
        </w:sdtContent>
      </w:sdt>
    </w:p>
    <w:p w:rsidR="00000000" w:rsidDel="00000000" w:rsidP="00000000" w:rsidRDefault="00000000" w:rsidRPr="00000000" w14:paraId="000007AA">
      <w:pPr>
        <w:keepLines w:val="1"/>
        <w:numPr>
          <w:ilvl w:val="0"/>
          <w:numId w:val="47"/>
        </w:numPr>
        <w:spacing w:after="100" w:before="100" w:lineRule="auto"/>
        <w:ind w:left="1080" w:hanging="180"/>
        <w:rPr>
          <w:color w:val="666666"/>
          <w:sz w:val="20"/>
          <w:szCs w:val="20"/>
        </w:rPr>
      </w:pPr>
      <w:sdt>
        <w:sdtPr>
          <w:tag w:val="goog_rdk_1367"/>
        </w:sdtPr>
        <w:sdtContent>
          <w:r w:rsidDel="00000000" w:rsidR="00000000" w:rsidRPr="00000000">
            <w:rPr>
              <w:sz w:val="20"/>
              <w:szCs w:val="20"/>
              <w:rtl w:val="0"/>
              <w:rPrChange w:author="Iman Mohamed Atef Helal" w:id="416" w:date="2023-10-31T19:09:00Z">
                <w:rPr>
                  <w:color w:val="666666"/>
                  <w:sz w:val="20"/>
                  <w:szCs w:val="20"/>
                </w:rPr>
              </w:rPrChange>
            </w:rPr>
            <w:t xml:space="preserve">Based on the responses, the ratings range from 7 and 10, with an average rating of approximately 8.54.</w:t>
          </w:r>
        </w:sdtContent>
      </w:sdt>
    </w:p>
    <w:p w:rsidR="00000000" w:rsidDel="00000000" w:rsidP="00000000" w:rsidRDefault="00000000" w:rsidRPr="00000000" w14:paraId="000007AB">
      <w:pPr>
        <w:keepLines w:val="1"/>
        <w:numPr>
          <w:ilvl w:val="0"/>
          <w:numId w:val="43"/>
        </w:numPr>
        <w:spacing w:before="100" w:lineRule="auto"/>
        <w:ind w:left="720" w:hanging="360"/>
        <w:rPr>
          <w:color w:val="666666"/>
        </w:rPr>
      </w:pPr>
      <w:sdt>
        <w:sdtPr>
          <w:tag w:val="goog_rdk_1368"/>
        </w:sdtPr>
        <w:sdtContent>
          <w:r w:rsidDel="00000000" w:rsidR="00000000" w:rsidRPr="00000000">
            <w:rPr>
              <w:rtl w:val="0"/>
              <w:rPrChange w:author="Iman Mohamed Atef Helal" w:id="416" w:date="2023-10-31T19:09:00Z">
                <w:rPr>
                  <w:color w:val="666666"/>
                </w:rPr>
              </w:rPrChange>
            </w:rPr>
            <w:t xml:space="preserve">Could you briefly explain the reason behind your rating choice?</w:t>
          </w:r>
        </w:sdtContent>
      </w:sdt>
    </w:p>
    <w:p w:rsidR="00000000" w:rsidDel="00000000" w:rsidP="00000000" w:rsidRDefault="00000000" w:rsidRPr="00000000" w14:paraId="000007AC">
      <w:pPr>
        <w:keepLines w:val="1"/>
        <w:numPr>
          <w:ilvl w:val="0"/>
          <w:numId w:val="47"/>
        </w:numPr>
        <w:spacing w:after="100" w:before="100" w:lineRule="auto"/>
        <w:ind w:left="1080" w:hanging="180"/>
        <w:rPr>
          <w:color w:val="666666"/>
          <w:sz w:val="20"/>
          <w:szCs w:val="20"/>
        </w:rPr>
      </w:pPr>
      <w:sdt>
        <w:sdtPr>
          <w:tag w:val="goog_rdk_1369"/>
        </w:sdtPr>
        <w:sdtContent>
          <w:r w:rsidDel="00000000" w:rsidR="00000000" w:rsidRPr="00000000">
            <w:rPr>
              <w:sz w:val="20"/>
              <w:szCs w:val="20"/>
              <w:rtl w:val="0"/>
              <w:rPrChange w:author="Iman Mohamed Atef Helal" w:id="416" w:date="2023-10-31T19:09:00Z">
                <w:rPr>
                  <w:color w:val="666666"/>
                  <w:sz w:val="20"/>
                  <w:szCs w:val="20"/>
                </w:rPr>
              </w:rPrChange>
            </w:rPr>
            <w:t xml:space="preserve">Based on the comments, we can identify several reasons behind the rating choices for the overall experience with Google Classroom. Here are the key points:</w:t>
          </w:r>
        </w:sdtContent>
      </w:sdt>
    </w:p>
    <w:sdt>
      <w:sdtPr>
        <w:tag w:val="goog_rdk_1371"/>
      </w:sdtPr>
      <w:sdtContent>
        <w:p w:rsidR="00000000" w:rsidDel="00000000" w:rsidP="00000000" w:rsidRDefault="00000000" w:rsidRPr="00000000" w14:paraId="000007AD">
          <w:pPr>
            <w:keepLines w:val="1"/>
            <w:spacing w:after="100" w:before="100" w:lineRule="auto"/>
            <w:ind w:left="630" w:firstLine="0"/>
            <w:rPr>
              <w:sz w:val="20"/>
              <w:szCs w:val="20"/>
              <w:rPrChange w:author="Iman Mohamed Atef Helal" w:id="416" w:date="2023-10-31T19:09:00Z">
                <w:rPr>
                  <w:color w:val="666666"/>
                  <w:sz w:val="20"/>
                  <w:szCs w:val="20"/>
                </w:rPr>
              </w:rPrChange>
            </w:rPr>
          </w:pPr>
          <w:sdt>
            <w:sdtPr>
              <w:tag w:val="goog_rdk_1370"/>
            </w:sdtPr>
            <w:sdtContent>
              <w:r w:rsidDel="00000000" w:rsidR="00000000" w:rsidRPr="00000000">
                <w:rPr>
                  <w:sz w:val="20"/>
                  <w:szCs w:val="20"/>
                  <w:rtl w:val="0"/>
                  <w:rPrChange w:author="Iman Mohamed Atef Helal" w:id="416" w:date="2023-10-31T19:09:00Z">
                    <w:rPr>
                      <w:color w:val="666666"/>
                      <w:sz w:val="20"/>
                      <w:szCs w:val="20"/>
                    </w:rPr>
                  </w:rPrChange>
                </w:rPr>
                <w:t xml:space="preserve">Positive aspects:</w:t>
              </w:r>
            </w:sdtContent>
          </w:sdt>
        </w:p>
      </w:sdtContent>
    </w:sdt>
    <w:p w:rsidR="00000000" w:rsidDel="00000000" w:rsidP="00000000" w:rsidRDefault="00000000" w:rsidRPr="00000000" w14:paraId="000007AE">
      <w:pPr>
        <w:keepLines w:val="1"/>
        <w:numPr>
          <w:ilvl w:val="0"/>
          <w:numId w:val="47"/>
        </w:numPr>
        <w:spacing w:after="100" w:before="100" w:lineRule="auto"/>
        <w:ind w:left="1080" w:hanging="180"/>
        <w:rPr>
          <w:color w:val="666666"/>
          <w:sz w:val="20"/>
          <w:szCs w:val="20"/>
        </w:rPr>
      </w:pPr>
      <w:sdt>
        <w:sdtPr>
          <w:tag w:val="goog_rdk_1372"/>
        </w:sdtPr>
        <w:sdtContent>
          <w:r w:rsidDel="00000000" w:rsidR="00000000" w:rsidRPr="00000000">
            <w:rPr>
              <w:sz w:val="20"/>
              <w:szCs w:val="20"/>
              <w:rtl w:val="0"/>
              <w:rPrChange w:author="Iman Mohamed Atef Helal" w:id="416" w:date="2023-10-31T19:09:00Z">
                <w:rPr>
                  <w:color w:val="666666"/>
                  <w:sz w:val="20"/>
                  <w:szCs w:val="20"/>
                </w:rPr>
              </w:rPrChange>
            </w:rPr>
            <w:t xml:space="preserve">Ease of use: Users find Google Classroom easy to navigate and utilize without requiring extensive explanation or training.</w:t>
          </w:r>
        </w:sdtContent>
      </w:sdt>
    </w:p>
    <w:p w:rsidR="00000000" w:rsidDel="00000000" w:rsidP="00000000" w:rsidRDefault="00000000" w:rsidRPr="00000000" w14:paraId="000007AF">
      <w:pPr>
        <w:keepLines w:val="1"/>
        <w:numPr>
          <w:ilvl w:val="0"/>
          <w:numId w:val="47"/>
        </w:numPr>
        <w:spacing w:after="100" w:before="100" w:lineRule="auto"/>
        <w:ind w:left="1080" w:hanging="180"/>
        <w:rPr>
          <w:color w:val="666666"/>
          <w:sz w:val="20"/>
          <w:szCs w:val="20"/>
        </w:rPr>
      </w:pPr>
      <w:sdt>
        <w:sdtPr>
          <w:tag w:val="goog_rdk_1373"/>
        </w:sdtPr>
        <w:sdtContent>
          <w:r w:rsidDel="00000000" w:rsidR="00000000" w:rsidRPr="00000000">
            <w:rPr>
              <w:sz w:val="20"/>
              <w:szCs w:val="20"/>
              <w:rtl w:val="0"/>
              <w:rPrChange w:author="Iman Mohamed Atef Helal" w:id="416" w:date="2023-10-31T19:09:00Z">
                <w:rPr>
                  <w:color w:val="666666"/>
                  <w:sz w:val="20"/>
                  <w:szCs w:val="20"/>
                </w:rPr>
              </w:rPrChange>
            </w:rPr>
            <w:t xml:space="preserve">Communication: The platform facilitates communication between students and teachers, allowing for messaging and task reminders before deadlines.</w:t>
          </w:r>
        </w:sdtContent>
      </w:sdt>
    </w:p>
    <w:p w:rsidR="00000000" w:rsidDel="00000000" w:rsidP="00000000" w:rsidRDefault="00000000" w:rsidRPr="00000000" w14:paraId="000007B0">
      <w:pPr>
        <w:keepLines w:val="1"/>
        <w:numPr>
          <w:ilvl w:val="0"/>
          <w:numId w:val="47"/>
        </w:numPr>
        <w:spacing w:after="100" w:before="100" w:lineRule="auto"/>
        <w:ind w:left="1080" w:hanging="180"/>
        <w:rPr>
          <w:color w:val="666666"/>
          <w:sz w:val="20"/>
          <w:szCs w:val="20"/>
        </w:rPr>
      </w:pPr>
      <w:sdt>
        <w:sdtPr>
          <w:tag w:val="goog_rdk_1374"/>
        </w:sdtPr>
        <w:sdtContent>
          <w:r w:rsidDel="00000000" w:rsidR="00000000" w:rsidRPr="00000000">
            <w:rPr>
              <w:sz w:val="20"/>
              <w:szCs w:val="20"/>
              <w:rtl w:val="0"/>
              <w:rPrChange w:author="Iman Mohamed Atef Helal" w:id="416" w:date="2023-10-31T19:09:00Z">
                <w:rPr>
                  <w:color w:val="666666"/>
                  <w:sz w:val="20"/>
                  <w:szCs w:val="20"/>
                </w:rPr>
              </w:rPrChange>
            </w:rPr>
            <w:t xml:space="preserve">Organization: Users appreciate the organizational features of Google Classroom, such as task tracking, submission dates, and easy access to learning materials.</w:t>
          </w:r>
        </w:sdtContent>
      </w:sdt>
    </w:p>
    <w:p w:rsidR="00000000" w:rsidDel="00000000" w:rsidP="00000000" w:rsidRDefault="00000000" w:rsidRPr="00000000" w14:paraId="000007B1">
      <w:pPr>
        <w:keepLines w:val="1"/>
        <w:numPr>
          <w:ilvl w:val="0"/>
          <w:numId w:val="47"/>
        </w:numPr>
        <w:spacing w:after="100" w:before="100" w:lineRule="auto"/>
        <w:ind w:left="1080" w:hanging="180"/>
        <w:rPr>
          <w:color w:val="666666"/>
          <w:sz w:val="20"/>
          <w:szCs w:val="20"/>
        </w:rPr>
      </w:pPr>
      <w:sdt>
        <w:sdtPr>
          <w:tag w:val="goog_rdk_1375"/>
        </w:sdtPr>
        <w:sdtContent>
          <w:r w:rsidDel="00000000" w:rsidR="00000000" w:rsidRPr="00000000">
            <w:rPr>
              <w:sz w:val="20"/>
              <w:szCs w:val="20"/>
              <w:rtl w:val="0"/>
              <w:rPrChange w:author="Iman Mohamed Atef Helal" w:id="416" w:date="2023-10-31T19:09:00Z">
                <w:rPr>
                  <w:color w:val="666666"/>
                  <w:sz w:val="20"/>
                  <w:szCs w:val="20"/>
                </w:rPr>
              </w:rPrChange>
            </w:rPr>
            <w:t xml:space="preserve">Integration with Google Drive: The seamless integration with Google Drive allows for easy access to and storage of learning materials.</w:t>
          </w:r>
        </w:sdtContent>
      </w:sdt>
    </w:p>
    <w:sdt>
      <w:sdtPr>
        <w:tag w:val="goog_rdk_1377"/>
      </w:sdtPr>
      <w:sdtContent>
        <w:p w:rsidR="00000000" w:rsidDel="00000000" w:rsidP="00000000" w:rsidRDefault="00000000" w:rsidRPr="00000000" w14:paraId="000007B2">
          <w:pPr>
            <w:keepLines w:val="1"/>
            <w:spacing w:after="100" w:before="100" w:lineRule="auto"/>
            <w:ind w:left="630" w:firstLine="0"/>
            <w:rPr>
              <w:sz w:val="20"/>
              <w:szCs w:val="20"/>
              <w:rPrChange w:author="Iman Mohamed Atef Helal" w:id="416" w:date="2023-10-31T19:09:00Z">
                <w:rPr>
                  <w:color w:val="666666"/>
                  <w:sz w:val="20"/>
                  <w:szCs w:val="20"/>
                </w:rPr>
              </w:rPrChange>
            </w:rPr>
          </w:pPr>
          <w:sdt>
            <w:sdtPr>
              <w:tag w:val="goog_rdk_1376"/>
            </w:sdtPr>
            <w:sdtContent>
              <w:r w:rsidDel="00000000" w:rsidR="00000000" w:rsidRPr="00000000">
                <w:rPr>
                  <w:sz w:val="20"/>
                  <w:szCs w:val="20"/>
                  <w:rtl w:val="0"/>
                  <w:rPrChange w:author="Iman Mohamed Atef Helal" w:id="416" w:date="2023-10-31T19:09:00Z">
                    <w:rPr>
                      <w:color w:val="666666"/>
                      <w:sz w:val="20"/>
                      <w:szCs w:val="20"/>
                    </w:rPr>
                  </w:rPrChange>
                </w:rPr>
                <w:t xml:space="preserve">Negative aspects:</w:t>
              </w:r>
            </w:sdtContent>
          </w:sdt>
        </w:p>
      </w:sdtContent>
    </w:sdt>
    <w:p w:rsidR="00000000" w:rsidDel="00000000" w:rsidP="00000000" w:rsidRDefault="00000000" w:rsidRPr="00000000" w14:paraId="000007B3">
      <w:pPr>
        <w:keepLines w:val="1"/>
        <w:numPr>
          <w:ilvl w:val="0"/>
          <w:numId w:val="47"/>
        </w:numPr>
        <w:spacing w:after="100" w:before="100" w:lineRule="auto"/>
        <w:ind w:left="1080" w:hanging="180"/>
        <w:rPr>
          <w:color w:val="666666"/>
          <w:sz w:val="20"/>
          <w:szCs w:val="20"/>
        </w:rPr>
      </w:pPr>
      <w:sdt>
        <w:sdtPr>
          <w:tag w:val="goog_rdk_1378"/>
        </w:sdtPr>
        <w:sdtContent>
          <w:r w:rsidDel="00000000" w:rsidR="00000000" w:rsidRPr="00000000">
            <w:rPr>
              <w:sz w:val="20"/>
              <w:szCs w:val="20"/>
              <w:rtl w:val="0"/>
              <w:rPrChange w:author="Iman Mohamed Atef Helal" w:id="416" w:date="2023-10-31T19:09:00Z">
                <w:rPr>
                  <w:color w:val="666666"/>
                  <w:sz w:val="20"/>
                  <w:szCs w:val="20"/>
                </w:rPr>
              </w:rPrChange>
            </w:rPr>
            <w:t xml:space="preserve">Lack of live meetings: Some users mention the absence of live meeting functionality within Google Classroom as a drawback.</w:t>
          </w:r>
        </w:sdtContent>
      </w:sdt>
    </w:p>
    <w:p w:rsidR="00000000" w:rsidDel="00000000" w:rsidP="00000000" w:rsidRDefault="00000000" w:rsidRPr="00000000" w14:paraId="000007B4">
      <w:pPr>
        <w:keepLines w:val="1"/>
        <w:numPr>
          <w:ilvl w:val="0"/>
          <w:numId w:val="47"/>
        </w:numPr>
        <w:spacing w:after="100" w:before="100" w:lineRule="auto"/>
        <w:ind w:left="1080" w:hanging="180"/>
        <w:rPr>
          <w:color w:val="666666"/>
          <w:sz w:val="20"/>
          <w:szCs w:val="20"/>
        </w:rPr>
      </w:pPr>
      <w:sdt>
        <w:sdtPr>
          <w:tag w:val="goog_rdk_1379"/>
        </w:sdtPr>
        <w:sdtContent>
          <w:r w:rsidDel="00000000" w:rsidR="00000000" w:rsidRPr="00000000">
            <w:rPr>
              <w:sz w:val="20"/>
              <w:szCs w:val="20"/>
              <w:rtl w:val="0"/>
              <w:rPrChange w:author="Iman Mohamed Atef Helal" w:id="416" w:date="2023-10-31T19:09:00Z">
                <w:rPr>
                  <w:color w:val="666666"/>
                  <w:sz w:val="20"/>
                  <w:szCs w:val="20"/>
                </w:rPr>
              </w:rPrChange>
            </w:rPr>
            <w:t xml:space="preserve">File download limitations: Users note that direct file downloads to their devices are not readily available and require specific methods.</w:t>
          </w:r>
        </w:sdtContent>
      </w:sdt>
    </w:p>
    <w:p w:rsidR="00000000" w:rsidDel="00000000" w:rsidP="00000000" w:rsidRDefault="00000000" w:rsidRPr="00000000" w14:paraId="000007B5">
      <w:pPr>
        <w:keepLines w:val="1"/>
        <w:numPr>
          <w:ilvl w:val="0"/>
          <w:numId w:val="47"/>
        </w:numPr>
        <w:spacing w:after="100" w:before="100" w:lineRule="auto"/>
        <w:ind w:left="1080" w:hanging="180"/>
        <w:rPr>
          <w:color w:val="666666"/>
          <w:sz w:val="20"/>
          <w:szCs w:val="20"/>
        </w:rPr>
      </w:pPr>
      <w:sdt>
        <w:sdtPr>
          <w:tag w:val="goog_rdk_1380"/>
        </w:sdtPr>
        <w:sdtContent>
          <w:r w:rsidDel="00000000" w:rsidR="00000000" w:rsidRPr="00000000">
            <w:rPr>
              <w:sz w:val="20"/>
              <w:szCs w:val="20"/>
              <w:rtl w:val="0"/>
              <w:rPrChange w:author="Iman Mohamed Atef Helal" w:id="416" w:date="2023-10-31T19:09:00Z">
                <w:rPr>
                  <w:color w:val="666666"/>
                  <w:sz w:val="20"/>
                  <w:szCs w:val="20"/>
                </w:rPr>
              </w:rPrChange>
            </w:rPr>
            <w:t xml:space="preserve">Communication issues: Some users mention challenges in communication between instructors, indicating that the platform's communication features may need improvement.</w:t>
          </w:r>
        </w:sdtContent>
      </w:sdt>
    </w:p>
    <w:p w:rsidR="00000000" w:rsidDel="00000000" w:rsidP="00000000" w:rsidRDefault="00000000" w:rsidRPr="00000000" w14:paraId="000007B6">
      <w:pPr>
        <w:keepLines w:val="1"/>
        <w:numPr>
          <w:ilvl w:val="0"/>
          <w:numId w:val="47"/>
        </w:numPr>
        <w:spacing w:after="100" w:before="100" w:lineRule="auto"/>
        <w:ind w:left="1080" w:hanging="180"/>
        <w:rPr>
          <w:color w:val="666666"/>
          <w:sz w:val="20"/>
          <w:szCs w:val="20"/>
        </w:rPr>
      </w:pPr>
      <w:sdt>
        <w:sdtPr>
          <w:tag w:val="goog_rdk_1381"/>
        </w:sdtPr>
        <w:sdtContent>
          <w:r w:rsidDel="00000000" w:rsidR="00000000" w:rsidRPr="00000000">
            <w:rPr>
              <w:sz w:val="20"/>
              <w:szCs w:val="20"/>
              <w:rtl w:val="0"/>
              <w:rPrChange w:author="Iman Mohamed Atef Helal" w:id="416" w:date="2023-10-31T19:09:00Z">
                <w:rPr>
                  <w:color w:val="666666"/>
                  <w:sz w:val="20"/>
                  <w:szCs w:val="20"/>
                </w:rPr>
              </w:rPrChange>
            </w:rPr>
            <w:t xml:space="preserve">Notification issues: Occasionally, users report issues with notifications not being received promptly or consistently.</w:t>
          </w:r>
        </w:sdtContent>
      </w:sdt>
    </w:p>
    <w:p w:rsidR="00000000" w:rsidDel="00000000" w:rsidP="00000000" w:rsidRDefault="00000000" w:rsidRPr="00000000" w14:paraId="000007B7">
      <w:pPr>
        <w:keepLines w:val="1"/>
        <w:numPr>
          <w:ilvl w:val="0"/>
          <w:numId w:val="47"/>
        </w:numPr>
        <w:spacing w:after="100" w:before="100" w:lineRule="auto"/>
        <w:ind w:left="1080" w:hanging="180"/>
        <w:rPr>
          <w:color w:val="666666"/>
          <w:sz w:val="20"/>
          <w:szCs w:val="20"/>
        </w:rPr>
      </w:pPr>
      <w:sdt>
        <w:sdtPr>
          <w:tag w:val="goog_rdk_1382"/>
        </w:sdtPr>
        <w:sdtContent>
          <w:r w:rsidDel="00000000" w:rsidR="00000000" w:rsidRPr="00000000">
            <w:rPr>
              <w:sz w:val="20"/>
              <w:szCs w:val="20"/>
              <w:rtl w:val="0"/>
              <w:rPrChange w:author="Iman Mohamed Atef Helal" w:id="416" w:date="2023-10-31T19:09:00Z">
                <w:rPr>
                  <w:color w:val="666666"/>
                  <w:sz w:val="20"/>
                  <w:szCs w:val="20"/>
                </w:rPr>
              </w:rPrChange>
            </w:rPr>
            <w:t xml:space="preserve">Desired features: Users express a desire for additional features, such as dark theme support, support for quizzes, improved separation between teacher and student posts, and enhanced meeting capabilities.</w:t>
          </w:r>
        </w:sdtContent>
      </w:sdt>
    </w:p>
    <w:sdt>
      <w:sdtPr>
        <w:tag w:val="goog_rdk_1384"/>
      </w:sdtPr>
      <w:sdtContent>
        <w:p w:rsidR="00000000" w:rsidDel="00000000" w:rsidP="00000000" w:rsidRDefault="00000000" w:rsidRPr="00000000" w14:paraId="000007B8">
          <w:pPr>
            <w:keepLines w:val="1"/>
            <w:spacing w:after="240" w:before="240" w:lineRule="auto"/>
            <w:ind w:left="630" w:firstLine="0"/>
            <w:rPr>
              <w:sz w:val="20"/>
              <w:szCs w:val="20"/>
              <w:rPrChange w:author="Iman Mohamed Atef Helal" w:id="416" w:date="2023-10-31T19:09:00Z">
                <w:rPr>
                  <w:color w:val="666666"/>
                  <w:sz w:val="20"/>
                  <w:szCs w:val="20"/>
                </w:rPr>
              </w:rPrChange>
            </w:rPr>
          </w:pPr>
          <w:sdt>
            <w:sdtPr>
              <w:tag w:val="goog_rdk_1383"/>
            </w:sdtPr>
            <w:sdtContent>
              <w:r w:rsidDel="00000000" w:rsidR="00000000" w:rsidRPr="00000000">
                <w:rPr>
                  <w:sz w:val="20"/>
                  <w:szCs w:val="20"/>
                  <w:rtl w:val="0"/>
                  <w:rPrChange w:author="Iman Mohamed Atef Helal" w:id="416" w:date="2023-10-31T19:09:00Z">
                    <w:rPr>
                      <w:color w:val="666666"/>
                      <w:sz w:val="20"/>
                      <w:szCs w:val="20"/>
                    </w:rPr>
                  </w:rPrChange>
                </w:rPr>
                <w:t xml:space="preserve">Overall, most users find Google Classroom easy to use, efficient, and helpful for organizing their academic activities. However, there are suggestions for improvements and the addition of certain features to enhance the platform's functionality.</w:t>
              </w:r>
            </w:sdtContent>
          </w:sdt>
        </w:p>
      </w:sdtContent>
    </w:sdt>
    <w:sdt>
      <w:sdtPr>
        <w:tag w:val="goog_rdk_1386"/>
      </w:sdtPr>
      <w:sdtContent>
        <w:p w:rsidR="00000000" w:rsidDel="00000000" w:rsidP="00000000" w:rsidRDefault="00000000" w:rsidRPr="00000000" w14:paraId="000007B9">
          <w:pPr>
            <w:keepLines w:val="1"/>
            <w:spacing w:after="240" w:before="240" w:lineRule="auto"/>
            <w:ind w:left="630" w:firstLine="0"/>
            <w:rPr>
              <w:sz w:val="20"/>
              <w:szCs w:val="20"/>
              <w:rPrChange w:author="Iman Mohamed Atef Helal" w:id="416" w:date="2023-10-31T19:09:00Z">
                <w:rPr>
                  <w:color w:val="666666"/>
                  <w:sz w:val="20"/>
                  <w:szCs w:val="20"/>
                </w:rPr>
              </w:rPrChange>
            </w:rPr>
          </w:pPr>
          <w:sdt>
            <w:sdtPr>
              <w:tag w:val="goog_rdk_1385"/>
            </w:sdtPr>
            <w:sdtContent>
              <w:r w:rsidDel="00000000" w:rsidR="00000000" w:rsidRPr="00000000">
                <w:rPr>
                  <w:rtl w:val="0"/>
                </w:rPr>
              </w:r>
            </w:sdtContent>
          </w:sdt>
        </w:p>
      </w:sdtContent>
    </w:sdt>
    <w:sdt>
      <w:sdtPr>
        <w:tag w:val="goog_rdk_1388"/>
      </w:sdtPr>
      <w:sdtContent>
        <w:p w:rsidR="00000000" w:rsidDel="00000000" w:rsidP="00000000" w:rsidRDefault="00000000" w:rsidRPr="00000000" w14:paraId="000007BA">
          <w:pPr>
            <w:keepLines w:val="1"/>
            <w:spacing w:after="240" w:before="240" w:lineRule="auto"/>
            <w:ind w:left="630" w:firstLine="0"/>
            <w:rPr>
              <w:sz w:val="20"/>
              <w:szCs w:val="20"/>
              <w:rPrChange w:author="Iman Mohamed Atef Helal" w:id="416" w:date="2023-10-31T19:09:00Z">
                <w:rPr>
                  <w:color w:val="666666"/>
                  <w:sz w:val="20"/>
                  <w:szCs w:val="20"/>
                </w:rPr>
              </w:rPrChange>
            </w:rPr>
          </w:pPr>
          <w:sdt>
            <w:sdtPr>
              <w:tag w:val="goog_rdk_1387"/>
            </w:sdtPr>
            <w:sdtContent>
              <w:r w:rsidDel="00000000" w:rsidR="00000000" w:rsidRPr="00000000">
                <w:rPr>
                  <w:rtl w:val="0"/>
                </w:rPr>
              </w:r>
            </w:sdtContent>
          </w:sdt>
        </w:p>
      </w:sdtContent>
    </w:sdt>
    <w:sdt>
      <w:sdtPr>
        <w:tag w:val="goog_rdk_1390"/>
      </w:sdtPr>
      <w:sdtContent>
        <w:p w:rsidR="00000000" w:rsidDel="00000000" w:rsidP="00000000" w:rsidRDefault="00000000" w:rsidRPr="00000000" w14:paraId="000007BB">
          <w:pPr>
            <w:keepLines w:val="1"/>
            <w:spacing w:after="240" w:before="240" w:lineRule="auto"/>
            <w:ind w:left="630" w:firstLine="0"/>
            <w:rPr>
              <w:sz w:val="20"/>
              <w:szCs w:val="20"/>
              <w:rPrChange w:author="Iman Mohamed Atef Helal" w:id="416" w:date="2023-10-31T19:09:00Z">
                <w:rPr>
                  <w:color w:val="666666"/>
                  <w:sz w:val="20"/>
                  <w:szCs w:val="20"/>
                </w:rPr>
              </w:rPrChange>
            </w:rPr>
          </w:pPr>
          <w:sdt>
            <w:sdtPr>
              <w:tag w:val="goog_rdk_1389"/>
            </w:sdtPr>
            <w:sdtContent>
              <w:r w:rsidDel="00000000" w:rsidR="00000000" w:rsidRPr="00000000">
                <w:rPr>
                  <w:rtl w:val="0"/>
                </w:rPr>
              </w:r>
            </w:sdtContent>
          </w:sdt>
        </w:p>
      </w:sdtContent>
    </w:sdt>
    <w:sdt>
      <w:sdtPr>
        <w:tag w:val="goog_rdk_1392"/>
      </w:sdtPr>
      <w:sdtContent>
        <w:p w:rsidR="00000000" w:rsidDel="00000000" w:rsidP="00000000" w:rsidRDefault="00000000" w:rsidRPr="00000000" w14:paraId="000007BC">
          <w:pPr>
            <w:keepLines w:val="1"/>
            <w:spacing w:after="240" w:before="240" w:lineRule="auto"/>
            <w:ind w:left="630" w:firstLine="0"/>
            <w:rPr>
              <w:sz w:val="20"/>
              <w:szCs w:val="20"/>
              <w:rPrChange w:author="Iman Mohamed Atef Helal" w:id="416" w:date="2023-10-31T19:09:00Z">
                <w:rPr>
                  <w:color w:val="666666"/>
                  <w:sz w:val="20"/>
                  <w:szCs w:val="20"/>
                </w:rPr>
              </w:rPrChange>
            </w:rPr>
          </w:pPr>
          <w:sdt>
            <w:sdtPr>
              <w:tag w:val="goog_rdk_1391"/>
            </w:sdtPr>
            <w:sdtContent>
              <w:r w:rsidDel="00000000" w:rsidR="00000000" w:rsidRPr="00000000">
                <w:rPr>
                  <w:rtl w:val="0"/>
                </w:rPr>
              </w:r>
            </w:sdtContent>
          </w:sdt>
        </w:p>
      </w:sdtContent>
    </w:sdt>
    <w:sdt>
      <w:sdtPr>
        <w:tag w:val="goog_rdk_1394"/>
      </w:sdtPr>
      <w:sdtContent>
        <w:p w:rsidR="00000000" w:rsidDel="00000000" w:rsidP="00000000" w:rsidRDefault="00000000" w:rsidRPr="00000000" w14:paraId="000007BD">
          <w:pPr>
            <w:keepLines w:val="1"/>
            <w:spacing w:after="240" w:before="240" w:lineRule="auto"/>
            <w:ind w:left="630" w:firstLine="0"/>
            <w:rPr>
              <w:sz w:val="20"/>
              <w:szCs w:val="20"/>
              <w:rPrChange w:author="Iman Mohamed Atef Helal" w:id="416" w:date="2023-10-31T19:09:00Z">
                <w:rPr>
                  <w:color w:val="666666"/>
                  <w:sz w:val="20"/>
                  <w:szCs w:val="20"/>
                </w:rPr>
              </w:rPrChange>
            </w:rPr>
          </w:pPr>
          <w:sdt>
            <w:sdtPr>
              <w:tag w:val="goog_rdk_1393"/>
            </w:sdtPr>
            <w:sdtContent>
              <w:r w:rsidDel="00000000" w:rsidR="00000000" w:rsidRPr="00000000">
                <w:rPr>
                  <w:rtl w:val="0"/>
                </w:rPr>
              </w:r>
            </w:sdtContent>
          </w:sdt>
        </w:p>
      </w:sdtContent>
    </w:sdt>
    <w:sdt>
      <w:sdtPr>
        <w:tag w:val="goog_rdk_1396"/>
      </w:sdtPr>
      <w:sdtContent>
        <w:p w:rsidR="00000000" w:rsidDel="00000000" w:rsidP="00000000" w:rsidRDefault="00000000" w:rsidRPr="00000000" w14:paraId="000007BE">
          <w:pPr>
            <w:keepLines w:val="1"/>
            <w:spacing w:after="240" w:before="240" w:lineRule="auto"/>
            <w:ind w:left="630" w:firstLine="0"/>
            <w:rPr>
              <w:sz w:val="20"/>
              <w:szCs w:val="20"/>
              <w:rPrChange w:author="Iman Mohamed Atef Helal" w:id="416" w:date="2023-10-31T19:09:00Z">
                <w:rPr>
                  <w:color w:val="666666"/>
                  <w:sz w:val="20"/>
                  <w:szCs w:val="20"/>
                </w:rPr>
              </w:rPrChange>
            </w:rPr>
          </w:pPr>
          <w:sdt>
            <w:sdtPr>
              <w:tag w:val="goog_rdk_1395"/>
            </w:sdtPr>
            <w:sdtContent>
              <w:r w:rsidDel="00000000" w:rsidR="00000000" w:rsidRPr="00000000">
                <w:rPr>
                  <w:rtl w:val="0"/>
                </w:rPr>
              </w:r>
            </w:sdtContent>
          </w:sdt>
        </w:p>
      </w:sdtContent>
    </w:sdt>
    <w:sdt>
      <w:sdtPr>
        <w:tag w:val="goog_rdk_1399"/>
      </w:sdtPr>
      <w:sdtContent>
        <w:p w:rsidR="00000000" w:rsidDel="00000000" w:rsidP="00000000" w:rsidRDefault="00000000" w:rsidRPr="00000000" w14:paraId="000007BF">
          <w:pPr>
            <w:keepLines w:val="1"/>
            <w:spacing w:before="100" w:lineRule="auto"/>
            <w:ind w:hanging="360"/>
            <w:rPr>
              <w:sz w:val="20"/>
              <w:szCs w:val="20"/>
              <w:rPrChange w:author="Iman Mohamed Atef Helal" w:id="416" w:date="2023-10-31T19:09:00Z">
                <w:rPr>
                  <w:color w:val="666666"/>
                  <w:sz w:val="20"/>
                  <w:szCs w:val="20"/>
                </w:rPr>
              </w:rPrChange>
            </w:rPr>
          </w:pPr>
          <w:sdt>
            <w:sdtPr>
              <w:tag w:val="goog_rdk_1397"/>
            </w:sdtPr>
            <w:sdtContent>
              <w:r w:rsidDel="00000000" w:rsidR="00000000" w:rsidRPr="00000000">
                <w:rPr>
                  <w:sz w:val="26"/>
                  <w:szCs w:val="26"/>
                  <w:rtl w:val="0"/>
                  <w:rPrChange w:author="Iman Mohamed Atef Helal" w:id="416" w:date="2023-10-31T19:09:00Z">
                    <w:rPr>
                      <w:color w:val="666666"/>
                      <w:sz w:val="26"/>
                      <w:szCs w:val="26"/>
                    </w:rPr>
                  </w:rPrChange>
                </w:rPr>
                <w:t xml:space="preserve">SWOT Analysis for Google Classroom:</w:t>
              </w:r>
            </w:sdtContent>
          </w:sdt>
          <w:sdt>
            <w:sdtPr>
              <w:tag w:val="goog_rdk_1398"/>
            </w:sdtPr>
            <w:sdtContent>
              <w:r w:rsidDel="00000000" w:rsidR="00000000" w:rsidRPr="00000000">
                <w:rPr>
                  <w:rtl w:val="0"/>
                </w:rPr>
              </w:r>
            </w:sdtContent>
          </w:sdt>
        </w:p>
      </w:sdtContent>
    </w:sdt>
    <w:sdt>
      <w:sdtPr>
        <w:tag w:val="goog_rdk_1401"/>
      </w:sdtPr>
      <w:sdtContent>
        <w:p w:rsidR="00000000" w:rsidDel="00000000" w:rsidP="00000000" w:rsidRDefault="00000000" w:rsidRPr="00000000" w14:paraId="000007C0">
          <w:pPr>
            <w:keepLines w:val="1"/>
            <w:spacing w:after="100" w:before="100" w:lineRule="auto"/>
            <w:ind w:left="630" w:firstLine="0"/>
            <w:rPr>
              <w:sz w:val="20"/>
              <w:szCs w:val="20"/>
              <w:rPrChange w:author="Iman Mohamed Atef Helal" w:id="416" w:date="2023-10-31T19:09:00Z">
                <w:rPr>
                  <w:color w:val="666666"/>
                  <w:sz w:val="20"/>
                  <w:szCs w:val="20"/>
                </w:rPr>
              </w:rPrChange>
            </w:rPr>
          </w:pPr>
          <w:sdt>
            <w:sdtPr>
              <w:tag w:val="goog_rdk_1400"/>
            </w:sdtPr>
            <w:sdtContent>
              <w:r w:rsidDel="00000000" w:rsidR="00000000" w:rsidRPr="00000000">
                <w:rPr>
                  <w:sz w:val="20"/>
                  <w:szCs w:val="20"/>
                  <w:rtl w:val="0"/>
                  <w:rPrChange w:author="Iman Mohamed Atef Helal" w:id="416" w:date="2023-10-31T19:09:00Z">
                    <w:rPr>
                      <w:color w:val="666666"/>
                      <w:sz w:val="20"/>
                      <w:szCs w:val="20"/>
                    </w:rPr>
                  </w:rPrChange>
                </w:rPr>
                <w:t xml:space="preserve">Strengths:</w:t>
              </w:r>
            </w:sdtContent>
          </w:sdt>
        </w:p>
      </w:sdtContent>
    </w:sdt>
    <w:p w:rsidR="00000000" w:rsidDel="00000000" w:rsidP="00000000" w:rsidRDefault="00000000" w:rsidRPr="00000000" w14:paraId="000007C1">
      <w:pPr>
        <w:keepLines w:val="1"/>
        <w:numPr>
          <w:ilvl w:val="0"/>
          <w:numId w:val="47"/>
        </w:numPr>
        <w:spacing w:after="100" w:before="100" w:lineRule="auto"/>
        <w:ind w:left="1080" w:hanging="180"/>
        <w:rPr>
          <w:color w:val="666666"/>
          <w:sz w:val="20"/>
          <w:szCs w:val="20"/>
        </w:rPr>
      </w:pPr>
      <w:sdt>
        <w:sdtPr>
          <w:tag w:val="goog_rdk_1402"/>
        </w:sdtPr>
        <w:sdtContent>
          <w:r w:rsidDel="00000000" w:rsidR="00000000" w:rsidRPr="00000000">
            <w:rPr>
              <w:sz w:val="20"/>
              <w:szCs w:val="20"/>
              <w:rtl w:val="0"/>
              <w:rPrChange w:author="Iman Mohamed Atef Helal" w:id="416" w:date="2023-10-31T19:09:00Z">
                <w:rPr>
                  <w:color w:val="666666"/>
                  <w:sz w:val="20"/>
                  <w:szCs w:val="20"/>
                </w:rPr>
              </w:rPrChange>
            </w:rPr>
            <w:t xml:space="preserve">Ease of use and user-friendly interface.</w:t>
          </w:r>
        </w:sdtContent>
      </w:sdt>
    </w:p>
    <w:p w:rsidR="00000000" w:rsidDel="00000000" w:rsidP="00000000" w:rsidRDefault="00000000" w:rsidRPr="00000000" w14:paraId="000007C2">
      <w:pPr>
        <w:keepLines w:val="1"/>
        <w:numPr>
          <w:ilvl w:val="0"/>
          <w:numId w:val="47"/>
        </w:numPr>
        <w:spacing w:after="100" w:before="100" w:lineRule="auto"/>
        <w:ind w:left="1080" w:hanging="180"/>
        <w:rPr>
          <w:color w:val="666666"/>
          <w:sz w:val="20"/>
          <w:szCs w:val="20"/>
        </w:rPr>
      </w:pPr>
      <w:sdt>
        <w:sdtPr>
          <w:tag w:val="goog_rdk_1403"/>
        </w:sdtPr>
        <w:sdtContent>
          <w:r w:rsidDel="00000000" w:rsidR="00000000" w:rsidRPr="00000000">
            <w:rPr>
              <w:sz w:val="20"/>
              <w:szCs w:val="20"/>
              <w:rtl w:val="0"/>
              <w:rPrChange w:author="Iman Mohamed Atef Helal" w:id="416" w:date="2023-10-31T19:09:00Z">
                <w:rPr>
                  <w:color w:val="666666"/>
                  <w:sz w:val="20"/>
                  <w:szCs w:val="20"/>
                </w:rPr>
              </w:rPrChange>
            </w:rPr>
            <w:t xml:space="preserve">Effective communication features between students and teachers.</w:t>
          </w:r>
        </w:sdtContent>
      </w:sdt>
    </w:p>
    <w:p w:rsidR="00000000" w:rsidDel="00000000" w:rsidP="00000000" w:rsidRDefault="00000000" w:rsidRPr="00000000" w14:paraId="000007C3">
      <w:pPr>
        <w:keepLines w:val="1"/>
        <w:numPr>
          <w:ilvl w:val="0"/>
          <w:numId w:val="47"/>
        </w:numPr>
        <w:spacing w:after="100" w:before="100" w:lineRule="auto"/>
        <w:ind w:left="1080" w:hanging="180"/>
        <w:rPr>
          <w:color w:val="666666"/>
          <w:sz w:val="20"/>
          <w:szCs w:val="20"/>
        </w:rPr>
      </w:pPr>
      <w:sdt>
        <w:sdtPr>
          <w:tag w:val="goog_rdk_1404"/>
        </w:sdtPr>
        <w:sdtContent>
          <w:r w:rsidDel="00000000" w:rsidR="00000000" w:rsidRPr="00000000">
            <w:rPr>
              <w:sz w:val="20"/>
              <w:szCs w:val="20"/>
              <w:rtl w:val="0"/>
              <w:rPrChange w:author="Iman Mohamed Atef Helal" w:id="416" w:date="2023-10-31T19:09:00Z">
                <w:rPr>
                  <w:color w:val="666666"/>
                  <w:sz w:val="20"/>
                  <w:szCs w:val="20"/>
                </w:rPr>
              </w:rPrChange>
            </w:rPr>
            <w:t xml:space="preserve">Organizational tools for task tracking and submission dates.</w:t>
          </w:r>
        </w:sdtContent>
      </w:sdt>
    </w:p>
    <w:p w:rsidR="00000000" w:rsidDel="00000000" w:rsidP="00000000" w:rsidRDefault="00000000" w:rsidRPr="00000000" w14:paraId="000007C4">
      <w:pPr>
        <w:keepLines w:val="1"/>
        <w:numPr>
          <w:ilvl w:val="0"/>
          <w:numId w:val="47"/>
        </w:numPr>
        <w:spacing w:after="100" w:before="100" w:lineRule="auto"/>
        <w:ind w:left="1080" w:hanging="180"/>
        <w:rPr>
          <w:color w:val="666666"/>
          <w:sz w:val="20"/>
          <w:szCs w:val="20"/>
        </w:rPr>
      </w:pPr>
      <w:sdt>
        <w:sdtPr>
          <w:tag w:val="goog_rdk_1405"/>
        </w:sdtPr>
        <w:sdtContent>
          <w:r w:rsidDel="00000000" w:rsidR="00000000" w:rsidRPr="00000000">
            <w:rPr>
              <w:sz w:val="20"/>
              <w:szCs w:val="20"/>
              <w:rtl w:val="0"/>
              <w:rPrChange w:author="Iman Mohamed Atef Helal" w:id="416" w:date="2023-10-31T19:09:00Z">
                <w:rPr>
                  <w:color w:val="666666"/>
                  <w:sz w:val="20"/>
                  <w:szCs w:val="20"/>
                </w:rPr>
              </w:rPrChange>
            </w:rPr>
            <w:t xml:space="preserve">Seamless integration with Google Drive for easy access to learning materials.</w:t>
          </w:r>
        </w:sdtContent>
      </w:sdt>
    </w:p>
    <w:p w:rsidR="00000000" w:rsidDel="00000000" w:rsidP="00000000" w:rsidRDefault="00000000" w:rsidRPr="00000000" w14:paraId="000007C5">
      <w:pPr>
        <w:keepLines w:val="1"/>
        <w:numPr>
          <w:ilvl w:val="0"/>
          <w:numId w:val="47"/>
        </w:numPr>
        <w:spacing w:after="100" w:before="100" w:lineRule="auto"/>
        <w:ind w:left="1080" w:hanging="180"/>
        <w:rPr>
          <w:color w:val="666666"/>
          <w:sz w:val="20"/>
          <w:szCs w:val="20"/>
        </w:rPr>
      </w:pPr>
      <w:sdt>
        <w:sdtPr>
          <w:tag w:val="goog_rdk_1406"/>
        </w:sdtPr>
        <w:sdtContent>
          <w:r w:rsidDel="00000000" w:rsidR="00000000" w:rsidRPr="00000000">
            <w:rPr>
              <w:sz w:val="20"/>
              <w:szCs w:val="20"/>
              <w:rtl w:val="0"/>
              <w:rPrChange w:author="Iman Mohamed Atef Helal" w:id="416" w:date="2023-10-31T19:09:00Z">
                <w:rPr>
                  <w:color w:val="666666"/>
                  <w:sz w:val="20"/>
                  <w:szCs w:val="20"/>
                </w:rPr>
              </w:rPrChange>
            </w:rPr>
            <w:t xml:space="preserve">High overall user satisfaction, with an average rating of 8.54 out of 10.</w:t>
          </w:r>
        </w:sdtContent>
      </w:sdt>
    </w:p>
    <w:sdt>
      <w:sdtPr>
        <w:tag w:val="goog_rdk_1408"/>
      </w:sdtPr>
      <w:sdtContent>
        <w:p w:rsidR="00000000" w:rsidDel="00000000" w:rsidP="00000000" w:rsidRDefault="00000000" w:rsidRPr="00000000" w14:paraId="000007C6">
          <w:pPr>
            <w:keepLines w:val="1"/>
            <w:spacing w:after="100" w:before="100" w:lineRule="auto"/>
            <w:ind w:left="630" w:firstLine="0"/>
            <w:rPr>
              <w:sz w:val="20"/>
              <w:szCs w:val="20"/>
              <w:rPrChange w:author="Iman Mohamed Atef Helal" w:id="416" w:date="2023-10-31T19:09:00Z">
                <w:rPr>
                  <w:color w:val="666666"/>
                  <w:sz w:val="20"/>
                  <w:szCs w:val="20"/>
                </w:rPr>
              </w:rPrChange>
            </w:rPr>
          </w:pPr>
          <w:sdt>
            <w:sdtPr>
              <w:tag w:val="goog_rdk_1407"/>
            </w:sdtPr>
            <w:sdtContent>
              <w:r w:rsidDel="00000000" w:rsidR="00000000" w:rsidRPr="00000000">
                <w:rPr>
                  <w:sz w:val="20"/>
                  <w:szCs w:val="20"/>
                  <w:rtl w:val="0"/>
                  <w:rPrChange w:author="Iman Mohamed Atef Helal" w:id="416" w:date="2023-10-31T19:09:00Z">
                    <w:rPr>
                      <w:color w:val="666666"/>
                      <w:sz w:val="20"/>
                      <w:szCs w:val="20"/>
                    </w:rPr>
                  </w:rPrChange>
                </w:rPr>
                <w:t xml:space="preserve">Weaknesses:</w:t>
              </w:r>
            </w:sdtContent>
          </w:sdt>
        </w:p>
      </w:sdtContent>
    </w:sdt>
    <w:p w:rsidR="00000000" w:rsidDel="00000000" w:rsidP="00000000" w:rsidRDefault="00000000" w:rsidRPr="00000000" w14:paraId="000007C7">
      <w:pPr>
        <w:keepLines w:val="1"/>
        <w:numPr>
          <w:ilvl w:val="0"/>
          <w:numId w:val="47"/>
        </w:numPr>
        <w:spacing w:after="100" w:before="100" w:lineRule="auto"/>
        <w:ind w:left="1080" w:hanging="180"/>
        <w:rPr>
          <w:color w:val="666666"/>
          <w:sz w:val="20"/>
          <w:szCs w:val="20"/>
        </w:rPr>
      </w:pPr>
      <w:sdt>
        <w:sdtPr>
          <w:tag w:val="goog_rdk_1409"/>
        </w:sdtPr>
        <w:sdtContent>
          <w:r w:rsidDel="00000000" w:rsidR="00000000" w:rsidRPr="00000000">
            <w:rPr>
              <w:sz w:val="20"/>
              <w:szCs w:val="20"/>
              <w:rtl w:val="0"/>
              <w:rPrChange w:author="Iman Mohamed Atef Helal" w:id="416" w:date="2023-10-31T19:09:00Z">
                <w:rPr>
                  <w:color w:val="666666"/>
                  <w:sz w:val="20"/>
                  <w:szCs w:val="20"/>
                </w:rPr>
              </w:rPrChange>
            </w:rPr>
            <w:t xml:space="preserve">Lack of live meetings functionality within the platform.</w:t>
          </w:r>
        </w:sdtContent>
      </w:sdt>
    </w:p>
    <w:p w:rsidR="00000000" w:rsidDel="00000000" w:rsidP="00000000" w:rsidRDefault="00000000" w:rsidRPr="00000000" w14:paraId="000007C8">
      <w:pPr>
        <w:keepLines w:val="1"/>
        <w:numPr>
          <w:ilvl w:val="0"/>
          <w:numId w:val="47"/>
        </w:numPr>
        <w:spacing w:after="100" w:before="100" w:lineRule="auto"/>
        <w:ind w:left="1080" w:hanging="180"/>
        <w:rPr>
          <w:color w:val="666666"/>
          <w:sz w:val="20"/>
          <w:szCs w:val="20"/>
        </w:rPr>
      </w:pPr>
      <w:sdt>
        <w:sdtPr>
          <w:tag w:val="goog_rdk_1410"/>
        </w:sdtPr>
        <w:sdtContent>
          <w:r w:rsidDel="00000000" w:rsidR="00000000" w:rsidRPr="00000000">
            <w:rPr>
              <w:sz w:val="20"/>
              <w:szCs w:val="20"/>
              <w:rtl w:val="0"/>
              <w:rPrChange w:author="Iman Mohamed Atef Helal" w:id="416" w:date="2023-10-31T19:09:00Z">
                <w:rPr>
                  <w:color w:val="666666"/>
                  <w:sz w:val="20"/>
                  <w:szCs w:val="20"/>
                </w:rPr>
              </w:rPrChange>
            </w:rPr>
            <w:t xml:space="preserve">Some users face challenges with file download limitations.</w:t>
          </w:r>
        </w:sdtContent>
      </w:sdt>
    </w:p>
    <w:p w:rsidR="00000000" w:rsidDel="00000000" w:rsidP="00000000" w:rsidRDefault="00000000" w:rsidRPr="00000000" w14:paraId="000007C9">
      <w:pPr>
        <w:keepLines w:val="1"/>
        <w:numPr>
          <w:ilvl w:val="0"/>
          <w:numId w:val="47"/>
        </w:numPr>
        <w:spacing w:after="100" w:before="100" w:lineRule="auto"/>
        <w:ind w:left="1080" w:hanging="180"/>
        <w:rPr>
          <w:color w:val="666666"/>
          <w:sz w:val="20"/>
          <w:szCs w:val="20"/>
        </w:rPr>
      </w:pPr>
      <w:sdt>
        <w:sdtPr>
          <w:tag w:val="goog_rdk_1411"/>
        </w:sdtPr>
        <w:sdtContent>
          <w:r w:rsidDel="00000000" w:rsidR="00000000" w:rsidRPr="00000000">
            <w:rPr>
              <w:sz w:val="20"/>
              <w:szCs w:val="20"/>
              <w:rtl w:val="0"/>
              <w:rPrChange w:author="Iman Mohamed Atef Helal" w:id="416" w:date="2023-10-31T19:09:00Z">
                <w:rPr>
                  <w:color w:val="666666"/>
                  <w:sz w:val="20"/>
                  <w:szCs w:val="20"/>
                </w:rPr>
              </w:rPrChange>
            </w:rPr>
            <w:t xml:space="preserve">Communication features may need improvement based on user feedback.</w:t>
          </w:r>
        </w:sdtContent>
      </w:sdt>
    </w:p>
    <w:p w:rsidR="00000000" w:rsidDel="00000000" w:rsidP="00000000" w:rsidRDefault="00000000" w:rsidRPr="00000000" w14:paraId="000007CA">
      <w:pPr>
        <w:keepLines w:val="1"/>
        <w:numPr>
          <w:ilvl w:val="0"/>
          <w:numId w:val="47"/>
        </w:numPr>
        <w:spacing w:after="100" w:before="100" w:lineRule="auto"/>
        <w:ind w:left="1080" w:hanging="180"/>
        <w:rPr>
          <w:color w:val="666666"/>
          <w:sz w:val="20"/>
          <w:szCs w:val="20"/>
        </w:rPr>
      </w:pPr>
      <w:sdt>
        <w:sdtPr>
          <w:tag w:val="goog_rdk_1412"/>
        </w:sdtPr>
        <w:sdtContent>
          <w:r w:rsidDel="00000000" w:rsidR="00000000" w:rsidRPr="00000000">
            <w:rPr>
              <w:sz w:val="20"/>
              <w:szCs w:val="20"/>
              <w:rtl w:val="0"/>
              <w:rPrChange w:author="Iman Mohamed Atef Helal" w:id="416" w:date="2023-10-31T19:09:00Z">
                <w:rPr>
                  <w:color w:val="666666"/>
                  <w:sz w:val="20"/>
                  <w:szCs w:val="20"/>
                </w:rPr>
              </w:rPrChange>
            </w:rPr>
            <w:t xml:space="preserve">Occasional notification issues impacting timely updates.</w:t>
          </w:r>
        </w:sdtContent>
      </w:sdt>
    </w:p>
    <w:sdt>
      <w:sdtPr>
        <w:tag w:val="goog_rdk_1414"/>
      </w:sdtPr>
      <w:sdtContent>
        <w:p w:rsidR="00000000" w:rsidDel="00000000" w:rsidP="00000000" w:rsidRDefault="00000000" w:rsidRPr="00000000" w14:paraId="000007CB">
          <w:pPr>
            <w:keepLines w:val="1"/>
            <w:spacing w:after="100" w:before="100" w:lineRule="auto"/>
            <w:ind w:left="630" w:firstLine="0"/>
            <w:rPr>
              <w:sz w:val="20"/>
              <w:szCs w:val="20"/>
              <w:rPrChange w:author="Iman Mohamed Atef Helal" w:id="416" w:date="2023-10-31T19:09:00Z">
                <w:rPr>
                  <w:color w:val="666666"/>
                  <w:sz w:val="20"/>
                  <w:szCs w:val="20"/>
                </w:rPr>
              </w:rPrChange>
            </w:rPr>
          </w:pPr>
          <w:sdt>
            <w:sdtPr>
              <w:tag w:val="goog_rdk_1413"/>
            </w:sdtPr>
            <w:sdtContent>
              <w:r w:rsidDel="00000000" w:rsidR="00000000" w:rsidRPr="00000000">
                <w:rPr>
                  <w:sz w:val="20"/>
                  <w:szCs w:val="20"/>
                  <w:rtl w:val="0"/>
                  <w:rPrChange w:author="Iman Mohamed Atef Helal" w:id="416" w:date="2023-10-31T19:09:00Z">
                    <w:rPr>
                      <w:color w:val="666666"/>
                      <w:sz w:val="20"/>
                      <w:szCs w:val="20"/>
                    </w:rPr>
                  </w:rPrChange>
                </w:rPr>
                <w:t xml:space="preserve">Opportunities:</w:t>
              </w:r>
            </w:sdtContent>
          </w:sdt>
        </w:p>
      </w:sdtContent>
    </w:sdt>
    <w:p w:rsidR="00000000" w:rsidDel="00000000" w:rsidP="00000000" w:rsidRDefault="00000000" w:rsidRPr="00000000" w14:paraId="000007CC">
      <w:pPr>
        <w:keepLines w:val="1"/>
        <w:numPr>
          <w:ilvl w:val="0"/>
          <w:numId w:val="47"/>
        </w:numPr>
        <w:spacing w:after="100" w:before="100" w:lineRule="auto"/>
        <w:ind w:left="1080" w:hanging="180"/>
        <w:rPr>
          <w:color w:val="666666"/>
          <w:sz w:val="20"/>
          <w:szCs w:val="20"/>
        </w:rPr>
      </w:pPr>
      <w:sdt>
        <w:sdtPr>
          <w:tag w:val="goog_rdk_1415"/>
        </w:sdtPr>
        <w:sdtContent>
          <w:r w:rsidDel="00000000" w:rsidR="00000000" w:rsidRPr="00000000">
            <w:rPr>
              <w:sz w:val="20"/>
              <w:szCs w:val="20"/>
              <w:rtl w:val="0"/>
              <w:rPrChange w:author="Iman Mohamed Atef Helal" w:id="416" w:date="2023-10-31T19:09:00Z">
                <w:rPr>
                  <w:color w:val="666666"/>
                  <w:sz w:val="20"/>
                  <w:szCs w:val="20"/>
                </w:rPr>
              </w:rPrChange>
            </w:rPr>
            <w:t xml:space="preserve">Introducing live meeting capabilities to enhance real-time interaction.</w:t>
          </w:r>
        </w:sdtContent>
      </w:sdt>
    </w:p>
    <w:p w:rsidR="00000000" w:rsidDel="00000000" w:rsidP="00000000" w:rsidRDefault="00000000" w:rsidRPr="00000000" w14:paraId="000007CD">
      <w:pPr>
        <w:keepLines w:val="1"/>
        <w:numPr>
          <w:ilvl w:val="0"/>
          <w:numId w:val="47"/>
        </w:numPr>
        <w:spacing w:after="100" w:before="100" w:lineRule="auto"/>
        <w:ind w:left="1080" w:hanging="180"/>
        <w:rPr>
          <w:color w:val="666666"/>
          <w:sz w:val="20"/>
          <w:szCs w:val="20"/>
        </w:rPr>
      </w:pPr>
      <w:sdt>
        <w:sdtPr>
          <w:tag w:val="goog_rdk_1416"/>
        </w:sdtPr>
        <w:sdtContent>
          <w:r w:rsidDel="00000000" w:rsidR="00000000" w:rsidRPr="00000000">
            <w:rPr>
              <w:sz w:val="20"/>
              <w:szCs w:val="20"/>
              <w:rtl w:val="0"/>
              <w:rPrChange w:author="Iman Mohamed Atef Helal" w:id="416" w:date="2023-10-31T19:09:00Z">
                <w:rPr>
                  <w:color w:val="666666"/>
                  <w:sz w:val="20"/>
                  <w:szCs w:val="20"/>
                </w:rPr>
              </w:rPrChange>
            </w:rPr>
            <w:t xml:space="preserve">Improving file download processes for a smoother user experience.</w:t>
          </w:r>
        </w:sdtContent>
      </w:sdt>
    </w:p>
    <w:p w:rsidR="00000000" w:rsidDel="00000000" w:rsidP="00000000" w:rsidRDefault="00000000" w:rsidRPr="00000000" w14:paraId="000007CE">
      <w:pPr>
        <w:keepLines w:val="1"/>
        <w:numPr>
          <w:ilvl w:val="0"/>
          <w:numId w:val="47"/>
        </w:numPr>
        <w:spacing w:after="100" w:before="100" w:lineRule="auto"/>
        <w:ind w:left="1080" w:hanging="180"/>
        <w:rPr>
          <w:color w:val="666666"/>
          <w:sz w:val="20"/>
          <w:szCs w:val="20"/>
        </w:rPr>
      </w:pPr>
      <w:sdt>
        <w:sdtPr>
          <w:tag w:val="goog_rdk_1417"/>
        </w:sdtPr>
        <w:sdtContent>
          <w:r w:rsidDel="00000000" w:rsidR="00000000" w:rsidRPr="00000000">
            <w:rPr>
              <w:sz w:val="20"/>
              <w:szCs w:val="20"/>
              <w:rtl w:val="0"/>
              <w:rPrChange w:author="Iman Mohamed Atef Helal" w:id="416" w:date="2023-10-31T19:09:00Z">
                <w:rPr>
                  <w:color w:val="666666"/>
                  <w:sz w:val="20"/>
                  <w:szCs w:val="20"/>
                </w:rPr>
              </w:rPrChange>
            </w:rPr>
            <w:t xml:space="preserve">Refining communication features to address user concerns.</w:t>
          </w:r>
        </w:sdtContent>
      </w:sdt>
    </w:p>
    <w:p w:rsidR="00000000" w:rsidDel="00000000" w:rsidP="00000000" w:rsidRDefault="00000000" w:rsidRPr="00000000" w14:paraId="000007CF">
      <w:pPr>
        <w:keepLines w:val="1"/>
        <w:numPr>
          <w:ilvl w:val="0"/>
          <w:numId w:val="47"/>
        </w:numPr>
        <w:spacing w:after="100" w:before="100" w:lineRule="auto"/>
        <w:ind w:left="1080" w:hanging="180"/>
        <w:rPr>
          <w:color w:val="666666"/>
          <w:sz w:val="20"/>
          <w:szCs w:val="20"/>
        </w:rPr>
      </w:pPr>
      <w:sdt>
        <w:sdtPr>
          <w:tag w:val="goog_rdk_1418"/>
        </w:sdtPr>
        <w:sdtContent>
          <w:r w:rsidDel="00000000" w:rsidR="00000000" w:rsidRPr="00000000">
            <w:rPr>
              <w:sz w:val="20"/>
              <w:szCs w:val="20"/>
              <w:rtl w:val="0"/>
              <w:rPrChange w:author="Iman Mohamed Atef Helal" w:id="416" w:date="2023-10-31T19:09:00Z">
                <w:rPr>
                  <w:color w:val="666666"/>
                  <w:sz w:val="20"/>
                  <w:szCs w:val="20"/>
                </w:rPr>
              </w:rPrChange>
            </w:rPr>
            <w:t xml:space="preserve">Enhancing notification systems for more reliable and timely updates.</w:t>
          </w:r>
        </w:sdtContent>
      </w:sdt>
    </w:p>
    <w:p w:rsidR="00000000" w:rsidDel="00000000" w:rsidP="00000000" w:rsidRDefault="00000000" w:rsidRPr="00000000" w14:paraId="000007D0">
      <w:pPr>
        <w:keepLines w:val="1"/>
        <w:numPr>
          <w:ilvl w:val="0"/>
          <w:numId w:val="47"/>
        </w:numPr>
        <w:spacing w:after="100" w:before="100" w:lineRule="auto"/>
        <w:ind w:left="1080" w:hanging="180"/>
        <w:rPr>
          <w:color w:val="666666"/>
          <w:sz w:val="20"/>
          <w:szCs w:val="20"/>
        </w:rPr>
      </w:pPr>
      <w:sdt>
        <w:sdtPr>
          <w:tag w:val="goog_rdk_1419"/>
        </w:sdtPr>
        <w:sdtContent>
          <w:r w:rsidDel="00000000" w:rsidR="00000000" w:rsidRPr="00000000">
            <w:rPr>
              <w:sz w:val="20"/>
              <w:szCs w:val="20"/>
              <w:rtl w:val="0"/>
              <w:rPrChange w:author="Iman Mohamed Atef Helal" w:id="416" w:date="2023-10-31T19:09:00Z">
                <w:rPr>
                  <w:color w:val="666666"/>
                  <w:sz w:val="20"/>
                  <w:szCs w:val="20"/>
                </w:rPr>
              </w:rPrChange>
            </w:rPr>
            <w:t xml:space="preserve">Adding desired features like dark theme support, support for quizzes, and improved post separation.</w:t>
          </w:r>
        </w:sdtContent>
      </w:sdt>
    </w:p>
    <w:sdt>
      <w:sdtPr>
        <w:tag w:val="goog_rdk_1421"/>
      </w:sdtPr>
      <w:sdtContent>
        <w:p w:rsidR="00000000" w:rsidDel="00000000" w:rsidP="00000000" w:rsidRDefault="00000000" w:rsidRPr="00000000" w14:paraId="000007D1">
          <w:pPr>
            <w:keepLines w:val="1"/>
            <w:spacing w:after="100" w:before="100" w:lineRule="auto"/>
            <w:ind w:left="630" w:firstLine="0"/>
            <w:rPr>
              <w:sz w:val="20"/>
              <w:szCs w:val="20"/>
              <w:rPrChange w:author="Iman Mohamed Atef Helal" w:id="416" w:date="2023-10-31T19:09:00Z">
                <w:rPr>
                  <w:color w:val="666666"/>
                  <w:sz w:val="20"/>
                  <w:szCs w:val="20"/>
                </w:rPr>
              </w:rPrChange>
            </w:rPr>
          </w:pPr>
          <w:sdt>
            <w:sdtPr>
              <w:tag w:val="goog_rdk_1420"/>
            </w:sdtPr>
            <w:sdtContent>
              <w:r w:rsidDel="00000000" w:rsidR="00000000" w:rsidRPr="00000000">
                <w:rPr>
                  <w:sz w:val="20"/>
                  <w:szCs w:val="20"/>
                  <w:rtl w:val="0"/>
                  <w:rPrChange w:author="Iman Mohamed Atef Helal" w:id="416" w:date="2023-10-31T19:09:00Z">
                    <w:rPr>
                      <w:color w:val="666666"/>
                      <w:sz w:val="20"/>
                      <w:szCs w:val="20"/>
                    </w:rPr>
                  </w:rPrChange>
                </w:rPr>
                <w:t xml:space="preserve">Threats:</w:t>
              </w:r>
            </w:sdtContent>
          </w:sdt>
        </w:p>
      </w:sdtContent>
    </w:sdt>
    <w:p w:rsidR="00000000" w:rsidDel="00000000" w:rsidP="00000000" w:rsidRDefault="00000000" w:rsidRPr="00000000" w14:paraId="000007D2">
      <w:pPr>
        <w:keepLines w:val="1"/>
        <w:numPr>
          <w:ilvl w:val="0"/>
          <w:numId w:val="47"/>
        </w:numPr>
        <w:spacing w:after="100" w:before="100" w:lineRule="auto"/>
        <w:ind w:left="1080" w:hanging="180"/>
        <w:rPr>
          <w:color w:val="666666"/>
          <w:sz w:val="20"/>
          <w:szCs w:val="20"/>
        </w:rPr>
      </w:pPr>
      <w:sdt>
        <w:sdtPr>
          <w:tag w:val="goog_rdk_1422"/>
        </w:sdtPr>
        <w:sdtContent>
          <w:r w:rsidDel="00000000" w:rsidR="00000000" w:rsidRPr="00000000">
            <w:rPr>
              <w:sz w:val="20"/>
              <w:szCs w:val="20"/>
              <w:rtl w:val="0"/>
              <w:rPrChange w:author="Iman Mohamed Atef Helal" w:id="416" w:date="2023-10-31T19:09:00Z">
                <w:rPr>
                  <w:color w:val="666666"/>
                  <w:sz w:val="20"/>
                  <w:szCs w:val="20"/>
                </w:rPr>
              </w:rPrChange>
            </w:rPr>
            <w:t xml:space="preserve">Competition from other e-learning platforms offering similar functionalities.</w:t>
          </w:r>
        </w:sdtContent>
      </w:sdt>
    </w:p>
    <w:p w:rsidR="00000000" w:rsidDel="00000000" w:rsidP="00000000" w:rsidRDefault="00000000" w:rsidRPr="00000000" w14:paraId="000007D3">
      <w:pPr>
        <w:keepLines w:val="1"/>
        <w:numPr>
          <w:ilvl w:val="0"/>
          <w:numId w:val="47"/>
        </w:numPr>
        <w:spacing w:after="100" w:before="100" w:lineRule="auto"/>
        <w:ind w:left="1080" w:hanging="180"/>
        <w:rPr>
          <w:color w:val="666666"/>
          <w:sz w:val="20"/>
          <w:szCs w:val="20"/>
        </w:rPr>
      </w:pPr>
      <w:sdt>
        <w:sdtPr>
          <w:tag w:val="goog_rdk_1423"/>
        </w:sdtPr>
        <w:sdtContent>
          <w:r w:rsidDel="00000000" w:rsidR="00000000" w:rsidRPr="00000000">
            <w:rPr>
              <w:sz w:val="20"/>
              <w:szCs w:val="20"/>
              <w:rtl w:val="0"/>
              <w:rPrChange w:author="Iman Mohamed Atef Helal" w:id="416" w:date="2023-10-31T19:09:00Z">
                <w:rPr>
                  <w:color w:val="666666"/>
                  <w:sz w:val="20"/>
                  <w:szCs w:val="20"/>
                </w:rPr>
              </w:rPrChange>
            </w:rPr>
            <w:t xml:space="preserve">Potential user dissatisfaction if identified weaknesses are not addressed.</w:t>
          </w:r>
        </w:sdtContent>
      </w:sdt>
    </w:p>
    <w:p w:rsidR="00000000" w:rsidDel="00000000" w:rsidP="00000000" w:rsidRDefault="00000000" w:rsidRPr="00000000" w14:paraId="000007D4">
      <w:pPr>
        <w:keepLines w:val="1"/>
        <w:numPr>
          <w:ilvl w:val="0"/>
          <w:numId w:val="47"/>
        </w:numPr>
        <w:spacing w:after="100" w:before="100" w:lineRule="auto"/>
        <w:ind w:left="1080" w:hanging="180"/>
        <w:rPr>
          <w:color w:val="666666"/>
          <w:sz w:val="20"/>
          <w:szCs w:val="20"/>
        </w:rPr>
      </w:pPr>
      <w:sdt>
        <w:sdtPr>
          <w:tag w:val="goog_rdk_1424"/>
        </w:sdtPr>
        <w:sdtContent>
          <w:r w:rsidDel="00000000" w:rsidR="00000000" w:rsidRPr="00000000">
            <w:rPr>
              <w:sz w:val="20"/>
              <w:szCs w:val="20"/>
              <w:rtl w:val="0"/>
              <w:rPrChange w:author="Iman Mohamed Atef Helal" w:id="416" w:date="2023-10-31T19:09:00Z">
                <w:rPr>
                  <w:color w:val="666666"/>
                  <w:sz w:val="20"/>
                  <w:szCs w:val="20"/>
                </w:rPr>
              </w:rPrChange>
            </w:rPr>
            <w:t xml:space="preserve">Technological disruptions affecting platform performance and reliability.</w:t>
          </w:r>
        </w:sdtContent>
      </w:sdt>
    </w:p>
    <w:p w:rsidR="00000000" w:rsidDel="00000000" w:rsidP="00000000" w:rsidRDefault="00000000" w:rsidRPr="00000000" w14:paraId="000007D5">
      <w:pPr>
        <w:keepLines w:val="1"/>
        <w:numPr>
          <w:ilvl w:val="0"/>
          <w:numId w:val="43"/>
        </w:numPr>
        <w:spacing w:before="100" w:lineRule="auto"/>
        <w:ind w:left="720" w:hanging="360"/>
        <w:rPr>
          <w:color w:val="666666"/>
        </w:rPr>
      </w:pPr>
      <w:sdt>
        <w:sdtPr>
          <w:tag w:val="goog_rdk_1425"/>
        </w:sdtPr>
        <w:sdtContent>
          <w:r w:rsidDel="00000000" w:rsidR="00000000" w:rsidRPr="00000000">
            <w:rPr>
              <w:rtl w:val="0"/>
              <w:rPrChange w:author="Iman Mohamed Atef Helal" w:id="416" w:date="2023-10-31T19:09:00Z">
                <w:rPr>
                  <w:color w:val="666666"/>
                </w:rPr>
              </w:rPrChange>
            </w:rPr>
            <w:t xml:space="preserve">On a scale of 1 to 5, rate the performance and speed of the platform.</w:t>
          </w:r>
        </w:sdtContent>
      </w:sdt>
    </w:p>
    <w:p w:rsidR="00000000" w:rsidDel="00000000" w:rsidP="00000000" w:rsidRDefault="00000000" w:rsidRPr="00000000" w14:paraId="000007D6">
      <w:pPr>
        <w:keepLines w:val="1"/>
        <w:numPr>
          <w:ilvl w:val="0"/>
          <w:numId w:val="47"/>
        </w:numPr>
        <w:spacing w:after="100" w:before="100" w:lineRule="auto"/>
        <w:ind w:left="1080" w:hanging="180"/>
        <w:rPr>
          <w:color w:val="666666"/>
          <w:sz w:val="20"/>
          <w:szCs w:val="20"/>
        </w:rPr>
      </w:pPr>
      <w:sdt>
        <w:sdtPr>
          <w:tag w:val="goog_rdk_1426"/>
        </w:sdtPr>
        <w:sdtContent>
          <w:r w:rsidDel="00000000" w:rsidR="00000000" w:rsidRPr="00000000">
            <w:rPr>
              <w:sz w:val="20"/>
              <w:szCs w:val="20"/>
              <w:rtl w:val="0"/>
              <w:rPrChange w:author="Iman Mohamed Atef Helal" w:id="416" w:date="2023-10-31T19:09:00Z">
                <w:rPr>
                  <w:color w:val="666666"/>
                  <w:sz w:val="20"/>
                  <w:szCs w:val="20"/>
                </w:rPr>
              </w:rPrChange>
            </w:rPr>
            <w:t xml:space="preserve">The average rating based on the responses is approximately 4.14, indicating a generally positive perception of the platform's performance and speed.</w:t>
          </w:r>
        </w:sdtContent>
      </w:sdt>
    </w:p>
    <w:p w:rsidR="00000000" w:rsidDel="00000000" w:rsidP="00000000" w:rsidRDefault="00000000" w:rsidRPr="00000000" w14:paraId="000007D7">
      <w:pPr>
        <w:keepLines w:val="1"/>
        <w:numPr>
          <w:ilvl w:val="0"/>
          <w:numId w:val="43"/>
        </w:numPr>
        <w:spacing w:before="100" w:lineRule="auto"/>
        <w:ind w:left="720" w:hanging="360"/>
        <w:rPr>
          <w:color w:val="666666"/>
        </w:rPr>
      </w:pPr>
      <w:sdt>
        <w:sdtPr>
          <w:tag w:val="goog_rdk_1427"/>
        </w:sdtPr>
        <w:sdtContent>
          <w:r w:rsidDel="00000000" w:rsidR="00000000" w:rsidRPr="00000000">
            <w:rPr>
              <w:rtl w:val="0"/>
              <w:rPrChange w:author="Iman Mohamed Atef Helal" w:id="416" w:date="2023-10-31T19:09:00Z">
                <w:rPr>
                  <w:color w:val="666666"/>
                </w:rPr>
              </w:rPrChange>
            </w:rPr>
            <w:t xml:space="preserve">On a scale of 1 to 5, rate the features/tools available on the platform.</w:t>
          </w:r>
        </w:sdtContent>
      </w:sdt>
    </w:p>
    <w:p w:rsidR="00000000" w:rsidDel="00000000" w:rsidP="00000000" w:rsidRDefault="00000000" w:rsidRPr="00000000" w14:paraId="000007D8">
      <w:pPr>
        <w:keepLines w:val="1"/>
        <w:numPr>
          <w:ilvl w:val="0"/>
          <w:numId w:val="47"/>
        </w:numPr>
        <w:spacing w:after="100" w:before="100" w:lineRule="auto"/>
        <w:ind w:left="1080" w:hanging="180"/>
        <w:rPr>
          <w:color w:val="666666"/>
          <w:sz w:val="20"/>
          <w:szCs w:val="20"/>
        </w:rPr>
      </w:pPr>
      <w:sdt>
        <w:sdtPr>
          <w:tag w:val="goog_rdk_1428"/>
        </w:sdtPr>
        <w:sdtContent>
          <w:r w:rsidDel="00000000" w:rsidR="00000000" w:rsidRPr="00000000">
            <w:rPr>
              <w:sz w:val="20"/>
              <w:szCs w:val="20"/>
              <w:rtl w:val="0"/>
              <w:rPrChange w:author="Iman Mohamed Atef Helal" w:id="416" w:date="2023-10-31T19:09:00Z">
                <w:rPr>
                  <w:color w:val="666666"/>
                  <w:sz w:val="20"/>
                  <w:szCs w:val="20"/>
                </w:rPr>
              </w:rPrChange>
            </w:rPr>
            <w:t xml:space="preserve">Based on the responses, the ratings for the available features and tools range from 1 and 5, with an average rating of approximately 3.77.</w:t>
          </w:r>
        </w:sdtContent>
      </w:sdt>
    </w:p>
    <w:p w:rsidR="00000000" w:rsidDel="00000000" w:rsidP="00000000" w:rsidRDefault="00000000" w:rsidRPr="00000000" w14:paraId="000007D9">
      <w:pPr>
        <w:keepLines w:val="1"/>
        <w:numPr>
          <w:ilvl w:val="0"/>
          <w:numId w:val="43"/>
        </w:numPr>
        <w:spacing w:before="100" w:lineRule="auto"/>
        <w:ind w:left="720" w:hanging="360"/>
        <w:rPr>
          <w:color w:val="666666"/>
        </w:rPr>
      </w:pPr>
      <w:sdt>
        <w:sdtPr>
          <w:tag w:val="goog_rdk_1429"/>
        </w:sdtPr>
        <w:sdtContent>
          <w:r w:rsidDel="00000000" w:rsidR="00000000" w:rsidRPr="00000000">
            <w:rPr>
              <w:rtl w:val="0"/>
              <w:rPrChange w:author="Iman Mohamed Atef Helal" w:id="416" w:date="2023-10-31T19:09:00Z">
                <w:rPr>
                  <w:color w:val="666666"/>
                </w:rPr>
              </w:rPrChange>
            </w:rPr>
            <w:t xml:space="preserve">On a scale of 1 to 5, rate the user interface of the platform.</w:t>
          </w:r>
        </w:sdtContent>
      </w:sdt>
    </w:p>
    <w:p w:rsidR="00000000" w:rsidDel="00000000" w:rsidP="00000000" w:rsidRDefault="00000000" w:rsidRPr="00000000" w14:paraId="000007DA">
      <w:pPr>
        <w:keepLines w:val="1"/>
        <w:numPr>
          <w:ilvl w:val="0"/>
          <w:numId w:val="47"/>
        </w:numPr>
        <w:spacing w:after="100" w:before="100" w:lineRule="auto"/>
        <w:ind w:left="1080" w:hanging="180"/>
        <w:rPr>
          <w:color w:val="666666"/>
          <w:sz w:val="20"/>
          <w:szCs w:val="20"/>
        </w:rPr>
      </w:pPr>
      <w:sdt>
        <w:sdtPr>
          <w:tag w:val="goog_rdk_1430"/>
        </w:sdtPr>
        <w:sdtContent>
          <w:r w:rsidDel="00000000" w:rsidR="00000000" w:rsidRPr="00000000">
            <w:rPr>
              <w:sz w:val="20"/>
              <w:szCs w:val="20"/>
              <w:rtl w:val="0"/>
              <w:rPrChange w:author="Iman Mohamed Atef Helal" w:id="416" w:date="2023-10-31T19:09:00Z">
                <w:rPr>
                  <w:color w:val="666666"/>
                  <w:sz w:val="20"/>
                  <w:szCs w:val="20"/>
                </w:rPr>
              </w:rPrChange>
            </w:rPr>
            <w:t xml:space="preserve">Based on the responses, the ratings for the User Interface range from 1 and 5, with an average rating of approximately 3.67.</w:t>
          </w:r>
        </w:sdtContent>
      </w:sdt>
    </w:p>
    <w:sdt>
      <w:sdtPr>
        <w:tag w:val="goog_rdk_1432"/>
      </w:sdtPr>
      <w:sdtContent>
        <w:p w:rsidR="00000000" w:rsidDel="00000000" w:rsidP="00000000" w:rsidRDefault="00000000" w:rsidRPr="00000000" w14:paraId="000007DB">
          <w:pPr>
            <w:keepLines w:val="1"/>
            <w:spacing w:after="100" w:before="100" w:lineRule="auto"/>
            <w:ind w:hanging="360"/>
            <w:rPr>
              <w:sz w:val="20"/>
              <w:szCs w:val="20"/>
              <w:rPrChange w:author="Iman Mohamed Atef Helal" w:id="416" w:date="2023-10-31T19:09:00Z">
                <w:rPr>
                  <w:color w:val="666666"/>
                  <w:sz w:val="20"/>
                  <w:szCs w:val="20"/>
                </w:rPr>
              </w:rPrChange>
            </w:rPr>
          </w:pPr>
          <w:sdt>
            <w:sdtPr>
              <w:tag w:val="goog_rdk_1431"/>
            </w:sdtPr>
            <w:sdtContent>
              <w:r w:rsidDel="00000000" w:rsidR="00000000" w:rsidRPr="00000000">
                <w:rPr>
                  <w:rtl w:val="0"/>
                </w:rPr>
              </w:r>
            </w:sdtContent>
          </w:sdt>
        </w:p>
      </w:sdtContent>
    </w:sdt>
    <w:sdt>
      <w:sdtPr>
        <w:tag w:val="goog_rdk_1434"/>
      </w:sdtPr>
      <w:sdtContent>
        <w:p w:rsidR="00000000" w:rsidDel="00000000" w:rsidP="00000000" w:rsidRDefault="00000000" w:rsidRPr="00000000" w14:paraId="000007DC">
          <w:pPr>
            <w:keepLines w:val="1"/>
            <w:spacing w:after="100" w:before="100" w:lineRule="auto"/>
            <w:ind w:hanging="360"/>
            <w:rPr>
              <w:sz w:val="20"/>
              <w:szCs w:val="20"/>
              <w:rPrChange w:author="Iman Mohamed Atef Helal" w:id="416" w:date="2023-10-31T19:09:00Z">
                <w:rPr>
                  <w:color w:val="666666"/>
                  <w:sz w:val="20"/>
                  <w:szCs w:val="20"/>
                </w:rPr>
              </w:rPrChange>
            </w:rPr>
          </w:pPr>
          <w:sdt>
            <w:sdtPr>
              <w:tag w:val="goog_rdk_1433"/>
            </w:sdtPr>
            <w:sdtContent>
              <w:r w:rsidDel="00000000" w:rsidR="00000000" w:rsidRPr="00000000">
                <w:rPr>
                  <w:rtl w:val="0"/>
                </w:rPr>
              </w:r>
            </w:sdtContent>
          </w:sdt>
        </w:p>
      </w:sdtContent>
    </w:sdt>
    <w:sdt>
      <w:sdtPr>
        <w:tag w:val="goog_rdk_1436"/>
      </w:sdtPr>
      <w:sdtContent>
        <w:p w:rsidR="00000000" w:rsidDel="00000000" w:rsidP="00000000" w:rsidRDefault="00000000" w:rsidRPr="00000000" w14:paraId="000007DD">
          <w:pPr>
            <w:keepLines w:val="1"/>
            <w:spacing w:after="100" w:before="100" w:lineRule="auto"/>
            <w:ind w:hanging="360"/>
            <w:rPr>
              <w:sz w:val="20"/>
              <w:szCs w:val="20"/>
              <w:rPrChange w:author="Iman Mohamed Atef Helal" w:id="416" w:date="2023-10-31T19:09:00Z">
                <w:rPr>
                  <w:color w:val="666666"/>
                  <w:sz w:val="20"/>
                  <w:szCs w:val="20"/>
                </w:rPr>
              </w:rPrChange>
            </w:rPr>
          </w:pPr>
          <w:sdt>
            <w:sdtPr>
              <w:tag w:val="goog_rdk_1435"/>
            </w:sdtPr>
            <w:sdtContent>
              <w:r w:rsidDel="00000000" w:rsidR="00000000" w:rsidRPr="00000000">
                <w:rPr>
                  <w:rtl w:val="0"/>
                </w:rPr>
              </w:r>
            </w:sdtContent>
          </w:sdt>
        </w:p>
      </w:sdtContent>
    </w:sdt>
    <w:sdt>
      <w:sdtPr>
        <w:tag w:val="goog_rdk_1438"/>
      </w:sdtPr>
      <w:sdtContent>
        <w:p w:rsidR="00000000" w:rsidDel="00000000" w:rsidP="00000000" w:rsidRDefault="00000000" w:rsidRPr="00000000" w14:paraId="000007DE">
          <w:pPr>
            <w:keepLines w:val="1"/>
            <w:spacing w:after="100" w:before="100" w:lineRule="auto"/>
            <w:ind w:hanging="360"/>
            <w:rPr>
              <w:sz w:val="20"/>
              <w:szCs w:val="20"/>
              <w:rPrChange w:author="Iman Mohamed Atef Helal" w:id="416" w:date="2023-10-31T19:09:00Z">
                <w:rPr>
                  <w:color w:val="666666"/>
                  <w:sz w:val="20"/>
                  <w:szCs w:val="20"/>
                </w:rPr>
              </w:rPrChange>
            </w:rPr>
          </w:pPr>
          <w:sdt>
            <w:sdtPr>
              <w:tag w:val="goog_rdk_1437"/>
            </w:sdtPr>
            <w:sdtContent>
              <w:r w:rsidDel="00000000" w:rsidR="00000000" w:rsidRPr="00000000">
                <w:rPr>
                  <w:rtl w:val="0"/>
                </w:rPr>
              </w:r>
            </w:sdtContent>
          </w:sdt>
        </w:p>
      </w:sdtContent>
    </w:sdt>
    <w:sdt>
      <w:sdtPr>
        <w:tag w:val="goog_rdk_1440"/>
      </w:sdtPr>
      <w:sdtContent>
        <w:p w:rsidR="00000000" w:rsidDel="00000000" w:rsidP="00000000" w:rsidRDefault="00000000" w:rsidRPr="00000000" w14:paraId="000007DF">
          <w:pPr>
            <w:keepLines w:val="1"/>
            <w:spacing w:after="100" w:before="100" w:lineRule="auto"/>
            <w:ind w:left="0" w:firstLine="0"/>
            <w:rPr>
              <w:sz w:val="20"/>
              <w:szCs w:val="20"/>
              <w:rPrChange w:author="Iman Mohamed Atef Helal" w:id="416" w:date="2023-10-31T19:09:00Z">
                <w:rPr>
                  <w:color w:val="666666"/>
                  <w:sz w:val="20"/>
                  <w:szCs w:val="20"/>
                </w:rPr>
              </w:rPrChange>
            </w:rPr>
          </w:pPr>
          <w:sdt>
            <w:sdtPr>
              <w:tag w:val="goog_rdk_1439"/>
            </w:sdtPr>
            <w:sdtContent>
              <w:r w:rsidDel="00000000" w:rsidR="00000000" w:rsidRPr="00000000">
                <w:rPr>
                  <w:rtl w:val="0"/>
                </w:rPr>
              </w:r>
            </w:sdtContent>
          </w:sdt>
        </w:p>
      </w:sdtContent>
    </w:sdt>
    <w:p w:rsidR="00000000" w:rsidDel="00000000" w:rsidP="00000000" w:rsidRDefault="00000000" w:rsidRPr="00000000" w14:paraId="000007E0">
      <w:pPr>
        <w:keepLines w:val="1"/>
        <w:numPr>
          <w:ilvl w:val="0"/>
          <w:numId w:val="43"/>
        </w:numPr>
        <w:spacing w:before="100" w:lineRule="auto"/>
        <w:ind w:left="720" w:hanging="360"/>
        <w:rPr>
          <w:color w:val="666666"/>
        </w:rPr>
      </w:pPr>
      <w:sdt>
        <w:sdtPr>
          <w:tag w:val="goog_rdk_1441"/>
        </w:sdtPr>
        <w:sdtContent>
          <w:r w:rsidDel="00000000" w:rsidR="00000000" w:rsidRPr="00000000">
            <w:rPr>
              <w:rtl w:val="0"/>
              <w:rPrChange w:author="Iman Mohamed Atef Helal" w:id="416" w:date="2023-10-31T19:09:00Z">
                <w:rPr>
                  <w:color w:val="666666"/>
                </w:rPr>
              </w:rPrChange>
            </w:rPr>
            <w:t xml:space="preserve">What improvements or changes would you like to see in the platform?</w:t>
          </w:r>
        </w:sdtContent>
      </w:sdt>
    </w:p>
    <w:sdt>
      <w:sdtPr>
        <w:tag w:val="goog_rdk_1444"/>
      </w:sdtPr>
      <w:sdtContent>
        <w:p w:rsidR="00000000" w:rsidDel="00000000" w:rsidP="00000000" w:rsidRDefault="00000000" w:rsidRPr="00000000" w14:paraId="000007E1">
          <w:pPr>
            <w:keepLines w:val="1"/>
            <w:spacing w:line="240" w:lineRule="auto"/>
            <w:ind w:left="630" w:firstLine="0"/>
            <w:rPr>
              <w:rPrChange w:author="Iman Mohamed Atef Helal" w:id="416" w:date="2023-10-31T19:09:00Z">
                <w:rPr>
                  <w:color w:val="666666"/>
                </w:rPr>
              </w:rPrChange>
            </w:rPr>
          </w:pPr>
          <w:sdt>
            <w:sdtPr>
              <w:tag w:val="goog_rdk_1442"/>
            </w:sdtPr>
            <w:sdtContent>
              <w:r w:rsidDel="00000000" w:rsidR="00000000" w:rsidRPr="00000000">
                <w:rPr>
                  <w:sz w:val="20"/>
                  <w:szCs w:val="20"/>
                  <w:rtl w:val="0"/>
                  <w:rPrChange w:author="Iman Mohamed Atef Helal" w:id="416" w:date="2023-10-31T19:09:00Z">
                    <w:rPr>
                      <w:color w:val="666666"/>
                      <w:sz w:val="20"/>
                      <w:szCs w:val="20"/>
                    </w:rPr>
                  </w:rPrChange>
                </w:rPr>
                <w:t xml:space="preserve">Based on the feedback provided, users have expressed various suggestions and improvements they would like to see in the platform. Some of the common suggestions include:</w:t>
              </w:r>
            </w:sdtContent>
          </w:sdt>
          <w:sdt>
            <w:sdtPr>
              <w:tag w:val="goog_rdk_1443"/>
            </w:sdtPr>
            <w:sdtContent>
              <w:r w:rsidDel="00000000" w:rsidR="00000000" w:rsidRPr="00000000">
                <w:rPr>
                  <w:rtl w:val="0"/>
                </w:rPr>
              </w:r>
            </w:sdtContent>
          </w:sdt>
        </w:p>
      </w:sdtContent>
    </w:sdt>
    <w:p w:rsidR="00000000" w:rsidDel="00000000" w:rsidP="00000000" w:rsidRDefault="00000000" w:rsidRPr="00000000" w14:paraId="000007E2">
      <w:pPr>
        <w:keepLines w:val="1"/>
        <w:numPr>
          <w:ilvl w:val="0"/>
          <w:numId w:val="47"/>
        </w:numPr>
        <w:spacing w:after="100" w:before="100" w:lineRule="auto"/>
        <w:ind w:left="1080" w:hanging="180"/>
        <w:rPr>
          <w:color w:val="666666"/>
          <w:sz w:val="20"/>
          <w:szCs w:val="20"/>
        </w:rPr>
      </w:pPr>
      <w:sdt>
        <w:sdtPr>
          <w:tag w:val="goog_rdk_1445"/>
        </w:sdtPr>
        <w:sdtContent>
          <w:r w:rsidDel="00000000" w:rsidR="00000000" w:rsidRPr="00000000">
            <w:rPr>
              <w:sz w:val="20"/>
              <w:szCs w:val="20"/>
              <w:rtl w:val="0"/>
              <w:rPrChange w:author="Iman Mohamed Atef Helal" w:id="416" w:date="2023-10-31T19:09:00Z">
                <w:rPr>
                  <w:color w:val="666666"/>
                  <w:sz w:val="20"/>
                  <w:szCs w:val="20"/>
                </w:rPr>
              </w:rPrChange>
            </w:rPr>
            <w:t xml:space="preserve">Improved Communication: Easier and more direct communication with supervisors or instructors.</w:t>
          </w:r>
        </w:sdtContent>
      </w:sdt>
    </w:p>
    <w:p w:rsidR="00000000" w:rsidDel="00000000" w:rsidP="00000000" w:rsidRDefault="00000000" w:rsidRPr="00000000" w14:paraId="000007E3">
      <w:pPr>
        <w:keepLines w:val="1"/>
        <w:numPr>
          <w:ilvl w:val="0"/>
          <w:numId w:val="47"/>
        </w:numPr>
        <w:spacing w:after="100" w:before="100" w:lineRule="auto"/>
        <w:ind w:left="1080" w:hanging="180"/>
        <w:rPr>
          <w:color w:val="666666"/>
          <w:sz w:val="20"/>
          <w:szCs w:val="20"/>
        </w:rPr>
      </w:pPr>
      <w:sdt>
        <w:sdtPr>
          <w:tag w:val="goog_rdk_1446"/>
        </w:sdtPr>
        <w:sdtContent>
          <w:r w:rsidDel="00000000" w:rsidR="00000000" w:rsidRPr="00000000">
            <w:rPr>
              <w:sz w:val="20"/>
              <w:szCs w:val="20"/>
              <w:rtl w:val="0"/>
              <w:rPrChange w:author="Iman Mohamed Atef Helal" w:id="416" w:date="2023-10-31T19:09:00Z">
                <w:rPr>
                  <w:color w:val="666666"/>
                  <w:sz w:val="20"/>
                  <w:szCs w:val="20"/>
                </w:rPr>
              </w:rPrChange>
            </w:rPr>
            <w:t xml:space="preserve">User Interface: Making the interface more user-friendly and familiar, possibly by adopting elements from well-known platforms like Facebook, WhatsApp, or YouTube.</w:t>
          </w:r>
        </w:sdtContent>
      </w:sdt>
    </w:p>
    <w:p w:rsidR="00000000" w:rsidDel="00000000" w:rsidP="00000000" w:rsidRDefault="00000000" w:rsidRPr="00000000" w14:paraId="000007E4">
      <w:pPr>
        <w:keepLines w:val="1"/>
        <w:numPr>
          <w:ilvl w:val="0"/>
          <w:numId w:val="47"/>
        </w:numPr>
        <w:spacing w:after="100" w:before="100" w:lineRule="auto"/>
        <w:ind w:left="1080" w:hanging="180"/>
        <w:rPr>
          <w:color w:val="666666"/>
          <w:sz w:val="20"/>
          <w:szCs w:val="20"/>
        </w:rPr>
      </w:pPr>
      <w:sdt>
        <w:sdtPr>
          <w:tag w:val="goog_rdk_1447"/>
        </w:sdtPr>
        <w:sdtContent>
          <w:r w:rsidDel="00000000" w:rsidR="00000000" w:rsidRPr="00000000">
            <w:rPr>
              <w:sz w:val="20"/>
              <w:szCs w:val="20"/>
              <w:rtl w:val="0"/>
              <w:rPrChange w:author="Iman Mohamed Atef Helal" w:id="416" w:date="2023-10-31T19:09:00Z">
                <w:rPr>
                  <w:color w:val="666666"/>
                  <w:sz w:val="20"/>
                  <w:szCs w:val="20"/>
                </w:rPr>
              </w:rPrChange>
            </w:rPr>
            <w:t xml:space="preserve">Better Organization: Implementing clearer organization, such as having organized folders within each course or subject.</w:t>
          </w:r>
        </w:sdtContent>
      </w:sdt>
    </w:p>
    <w:p w:rsidR="00000000" w:rsidDel="00000000" w:rsidP="00000000" w:rsidRDefault="00000000" w:rsidRPr="00000000" w14:paraId="000007E5">
      <w:pPr>
        <w:keepLines w:val="1"/>
        <w:numPr>
          <w:ilvl w:val="0"/>
          <w:numId w:val="47"/>
        </w:numPr>
        <w:spacing w:after="100" w:before="100" w:lineRule="auto"/>
        <w:ind w:left="1080" w:hanging="180"/>
        <w:rPr>
          <w:color w:val="666666"/>
          <w:sz w:val="20"/>
          <w:szCs w:val="20"/>
        </w:rPr>
      </w:pPr>
      <w:sdt>
        <w:sdtPr>
          <w:tag w:val="goog_rdk_1448"/>
        </w:sdtPr>
        <w:sdtContent>
          <w:r w:rsidDel="00000000" w:rsidR="00000000" w:rsidRPr="00000000">
            <w:rPr>
              <w:sz w:val="20"/>
              <w:szCs w:val="20"/>
              <w:rtl w:val="0"/>
              <w:rPrChange w:author="Iman Mohamed Atef Helal" w:id="416" w:date="2023-10-31T19:09:00Z">
                <w:rPr>
                  <w:color w:val="666666"/>
                  <w:sz w:val="20"/>
                  <w:szCs w:val="20"/>
                </w:rPr>
              </w:rPrChange>
            </w:rPr>
            <w:t xml:space="preserve">Direct Downloading: Allowing direct downloads similar to Google Drive, without the need to go to another platform.</w:t>
          </w:r>
        </w:sdtContent>
      </w:sdt>
    </w:p>
    <w:p w:rsidR="00000000" w:rsidDel="00000000" w:rsidP="00000000" w:rsidRDefault="00000000" w:rsidRPr="00000000" w14:paraId="000007E6">
      <w:pPr>
        <w:keepLines w:val="1"/>
        <w:numPr>
          <w:ilvl w:val="0"/>
          <w:numId w:val="47"/>
        </w:numPr>
        <w:spacing w:after="100" w:before="100" w:lineRule="auto"/>
        <w:ind w:left="1080" w:hanging="180"/>
        <w:rPr>
          <w:color w:val="666666"/>
          <w:sz w:val="20"/>
          <w:szCs w:val="20"/>
        </w:rPr>
      </w:pPr>
      <w:sdt>
        <w:sdtPr>
          <w:tag w:val="goog_rdk_1449"/>
        </w:sdtPr>
        <w:sdtContent>
          <w:r w:rsidDel="00000000" w:rsidR="00000000" w:rsidRPr="00000000">
            <w:rPr>
              <w:sz w:val="20"/>
              <w:szCs w:val="20"/>
              <w:rtl w:val="0"/>
              <w:rPrChange w:author="Iman Mohamed Atef Helal" w:id="416" w:date="2023-10-31T19:09:00Z">
                <w:rPr>
                  <w:color w:val="666666"/>
                  <w:sz w:val="20"/>
                  <w:szCs w:val="20"/>
                </w:rPr>
              </w:rPrChange>
            </w:rPr>
            <w:t xml:space="preserve">Dark Mode: Adding a dark mode option for improved readability and reduced eye strain.</w:t>
          </w:r>
        </w:sdtContent>
      </w:sdt>
    </w:p>
    <w:p w:rsidR="00000000" w:rsidDel="00000000" w:rsidP="00000000" w:rsidRDefault="00000000" w:rsidRPr="00000000" w14:paraId="000007E7">
      <w:pPr>
        <w:keepLines w:val="1"/>
        <w:numPr>
          <w:ilvl w:val="0"/>
          <w:numId w:val="47"/>
        </w:numPr>
        <w:spacing w:after="100" w:before="100" w:lineRule="auto"/>
        <w:ind w:left="1080" w:hanging="180"/>
        <w:rPr>
          <w:color w:val="666666"/>
          <w:sz w:val="20"/>
          <w:szCs w:val="20"/>
        </w:rPr>
      </w:pPr>
      <w:sdt>
        <w:sdtPr>
          <w:tag w:val="goog_rdk_1450"/>
        </w:sdtPr>
        <w:sdtContent>
          <w:r w:rsidDel="00000000" w:rsidR="00000000" w:rsidRPr="00000000">
            <w:rPr>
              <w:sz w:val="20"/>
              <w:szCs w:val="20"/>
              <w:rtl w:val="0"/>
              <w:rPrChange w:author="Iman Mohamed Atef Helal" w:id="416" w:date="2023-10-31T19:09:00Z">
                <w:rPr>
                  <w:color w:val="666666"/>
                  <w:sz w:val="20"/>
                  <w:szCs w:val="20"/>
                </w:rPr>
              </w:rPrChange>
            </w:rPr>
            <w:t xml:space="preserve">Enhanced Search Tools: Incorporating additional tools to help users find specific content more easily.</w:t>
          </w:r>
        </w:sdtContent>
      </w:sdt>
    </w:p>
    <w:p w:rsidR="00000000" w:rsidDel="00000000" w:rsidP="00000000" w:rsidRDefault="00000000" w:rsidRPr="00000000" w14:paraId="000007E8">
      <w:pPr>
        <w:keepLines w:val="1"/>
        <w:numPr>
          <w:ilvl w:val="0"/>
          <w:numId w:val="47"/>
        </w:numPr>
        <w:spacing w:after="100" w:before="100" w:lineRule="auto"/>
        <w:ind w:left="1080" w:hanging="180"/>
        <w:rPr>
          <w:color w:val="666666"/>
          <w:sz w:val="20"/>
          <w:szCs w:val="20"/>
        </w:rPr>
      </w:pPr>
      <w:sdt>
        <w:sdtPr>
          <w:tag w:val="goog_rdk_1451"/>
        </w:sdtPr>
        <w:sdtContent>
          <w:r w:rsidDel="00000000" w:rsidR="00000000" w:rsidRPr="00000000">
            <w:rPr>
              <w:sz w:val="20"/>
              <w:szCs w:val="20"/>
              <w:rtl w:val="0"/>
              <w:rPrChange w:author="Iman Mohamed Atef Helal" w:id="416" w:date="2023-10-31T19:09:00Z">
                <w:rPr>
                  <w:color w:val="666666"/>
                  <w:sz w:val="20"/>
                  <w:szCs w:val="20"/>
                </w:rPr>
              </w:rPrChange>
            </w:rPr>
            <w:t xml:space="preserve">Online Meetings: Introducing the ability to conduct online meetings within the platform.</w:t>
          </w:r>
        </w:sdtContent>
      </w:sdt>
    </w:p>
    <w:p w:rsidR="00000000" w:rsidDel="00000000" w:rsidP="00000000" w:rsidRDefault="00000000" w:rsidRPr="00000000" w14:paraId="000007E9">
      <w:pPr>
        <w:keepLines w:val="1"/>
        <w:numPr>
          <w:ilvl w:val="0"/>
          <w:numId w:val="47"/>
        </w:numPr>
        <w:spacing w:after="100" w:before="100" w:lineRule="auto"/>
        <w:ind w:left="1080" w:hanging="180"/>
        <w:rPr>
          <w:color w:val="666666"/>
          <w:sz w:val="20"/>
          <w:szCs w:val="20"/>
        </w:rPr>
      </w:pPr>
      <w:sdt>
        <w:sdtPr>
          <w:tag w:val="goog_rdk_1452"/>
        </w:sdtPr>
        <w:sdtContent>
          <w:r w:rsidDel="00000000" w:rsidR="00000000" w:rsidRPr="00000000">
            <w:rPr>
              <w:sz w:val="20"/>
              <w:szCs w:val="20"/>
              <w:rtl w:val="0"/>
              <w:rPrChange w:author="Iman Mohamed Atef Helal" w:id="416" w:date="2023-10-31T19:09:00Z">
                <w:rPr>
                  <w:color w:val="666666"/>
                  <w:sz w:val="20"/>
                  <w:szCs w:val="20"/>
                </w:rPr>
              </w:rPrChange>
            </w:rPr>
            <w:t xml:space="preserve">More Features and Settings: Providing more customizable features and settings to tweak the user interface.</w:t>
          </w:r>
        </w:sdtContent>
      </w:sdt>
    </w:p>
    <w:p w:rsidR="00000000" w:rsidDel="00000000" w:rsidP="00000000" w:rsidRDefault="00000000" w:rsidRPr="00000000" w14:paraId="000007EA">
      <w:pPr>
        <w:keepLines w:val="1"/>
        <w:numPr>
          <w:ilvl w:val="0"/>
          <w:numId w:val="47"/>
        </w:numPr>
        <w:spacing w:after="100" w:before="100" w:lineRule="auto"/>
        <w:ind w:left="1080" w:hanging="180"/>
        <w:rPr>
          <w:color w:val="666666"/>
          <w:sz w:val="20"/>
          <w:szCs w:val="20"/>
        </w:rPr>
      </w:pPr>
      <w:sdt>
        <w:sdtPr>
          <w:tag w:val="goog_rdk_1453"/>
        </w:sdtPr>
        <w:sdtContent>
          <w:r w:rsidDel="00000000" w:rsidR="00000000" w:rsidRPr="00000000">
            <w:rPr>
              <w:sz w:val="20"/>
              <w:szCs w:val="20"/>
              <w:rtl w:val="0"/>
              <w:rPrChange w:author="Iman Mohamed Atef Helal" w:id="416" w:date="2023-10-31T19:09:00Z">
                <w:rPr>
                  <w:color w:val="666666"/>
                  <w:sz w:val="20"/>
                  <w:szCs w:val="20"/>
                </w:rPr>
              </w:rPrChange>
            </w:rPr>
            <w:t xml:space="preserve">Simplicity and Clarity: Simplifying the platform for better usability and clearer navigation.</w:t>
          </w:r>
        </w:sdtContent>
      </w:sdt>
    </w:p>
    <w:p w:rsidR="00000000" w:rsidDel="00000000" w:rsidP="00000000" w:rsidRDefault="00000000" w:rsidRPr="00000000" w14:paraId="000007EB">
      <w:pPr>
        <w:keepLines w:val="1"/>
        <w:numPr>
          <w:ilvl w:val="0"/>
          <w:numId w:val="47"/>
        </w:numPr>
        <w:spacing w:after="100" w:before="100" w:lineRule="auto"/>
        <w:ind w:left="1080" w:hanging="180"/>
        <w:rPr>
          <w:color w:val="666666"/>
          <w:sz w:val="20"/>
          <w:szCs w:val="20"/>
        </w:rPr>
      </w:pPr>
      <w:sdt>
        <w:sdtPr>
          <w:tag w:val="goog_rdk_1454"/>
        </w:sdtPr>
        <w:sdtContent>
          <w:r w:rsidDel="00000000" w:rsidR="00000000" w:rsidRPr="00000000">
            <w:rPr>
              <w:sz w:val="20"/>
              <w:szCs w:val="20"/>
              <w:rtl w:val="0"/>
              <w:rPrChange w:author="Iman Mohamed Atef Helal" w:id="416" w:date="2023-10-31T19:09:00Z">
                <w:rPr>
                  <w:color w:val="666666"/>
                  <w:sz w:val="20"/>
                  <w:szCs w:val="20"/>
                </w:rPr>
              </w:rPrChange>
            </w:rPr>
            <w:t xml:space="preserve">Improved Recordings and Live Sessions: Enhancing the quality and features of recorded lectures and live sessions.</w:t>
          </w:r>
        </w:sdtContent>
      </w:sdt>
    </w:p>
    <w:sdt>
      <w:sdtPr>
        <w:tag w:val="goog_rdk_1456"/>
      </w:sdtPr>
      <w:sdtContent>
        <w:p w:rsidR="00000000" w:rsidDel="00000000" w:rsidP="00000000" w:rsidRDefault="00000000" w:rsidRPr="00000000" w14:paraId="000007EC">
          <w:pPr>
            <w:keepLines w:val="1"/>
            <w:spacing w:line="240" w:lineRule="auto"/>
            <w:ind w:left="630" w:firstLine="0"/>
            <w:rPr>
              <w:sz w:val="20"/>
              <w:szCs w:val="20"/>
              <w:rPrChange w:author="Iman Mohamed Atef Helal" w:id="416" w:date="2023-10-31T19:09:00Z">
                <w:rPr>
                  <w:color w:val="666666"/>
                  <w:sz w:val="20"/>
                  <w:szCs w:val="20"/>
                </w:rPr>
              </w:rPrChange>
            </w:rPr>
          </w:pPr>
          <w:sdt>
            <w:sdtPr>
              <w:tag w:val="goog_rdk_1455"/>
            </w:sdtPr>
            <w:sdtContent>
              <w:r w:rsidDel="00000000" w:rsidR="00000000" w:rsidRPr="00000000">
                <w:rPr>
                  <w:sz w:val="20"/>
                  <w:szCs w:val="20"/>
                  <w:rtl w:val="0"/>
                  <w:rPrChange w:author="Iman Mohamed Atef Helal" w:id="416" w:date="2023-10-31T19:09:00Z">
                    <w:rPr>
                      <w:color w:val="666666"/>
                      <w:sz w:val="20"/>
                      <w:szCs w:val="20"/>
                    </w:rPr>
                  </w:rPrChange>
                </w:rPr>
                <w:t xml:space="preserve">It's important to note that these suggestions come from individual users with their unique perspectives and preferences. Implementing changes to the platform would require careful consideration by the platform's developers, considering user feedback and the platform's overall goals and capabilities.</w:t>
              </w:r>
            </w:sdtContent>
          </w:sdt>
        </w:p>
      </w:sdtContent>
    </w:sdt>
    <w:sdt>
      <w:sdtPr>
        <w:tag w:val="goog_rdk_1458"/>
      </w:sdtPr>
      <w:sdtContent>
        <w:p w:rsidR="00000000" w:rsidDel="00000000" w:rsidP="00000000" w:rsidRDefault="00000000" w:rsidRPr="00000000" w14:paraId="000007ED">
          <w:pPr>
            <w:keepLines w:val="1"/>
            <w:spacing w:before="100" w:lineRule="auto"/>
            <w:ind w:hanging="360"/>
            <w:rPr>
              <w:sz w:val="26"/>
              <w:szCs w:val="26"/>
              <w:rPrChange w:author="Iman Mohamed Atef Helal" w:id="416" w:date="2023-10-31T19:09:00Z">
                <w:rPr>
                  <w:color w:val="666666"/>
                  <w:sz w:val="26"/>
                  <w:szCs w:val="26"/>
                </w:rPr>
              </w:rPrChange>
            </w:rPr>
          </w:pPr>
          <w:sdt>
            <w:sdtPr>
              <w:tag w:val="goog_rdk_1457"/>
            </w:sdtPr>
            <w:sdtContent>
              <w:r w:rsidDel="00000000" w:rsidR="00000000" w:rsidRPr="00000000">
                <w:rPr>
                  <w:rtl w:val="0"/>
                </w:rPr>
              </w:r>
            </w:sdtContent>
          </w:sdt>
        </w:p>
      </w:sdtContent>
    </w:sdt>
    <w:sdt>
      <w:sdtPr>
        <w:tag w:val="goog_rdk_1460"/>
      </w:sdtPr>
      <w:sdtContent>
        <w:p w:rsidR="00000000" w:rsidDel="00000000" w:rsidP="00000000" w:rsidRDefault="00000000" w:rsidRPr="00000000" w14:paraId="000007EE">
          <w:pPr>
            <w:keepLines w:val="1"/>
            <w:spacing w:before="100" w:lineRule="auto"/>
            <w:ind w:hanging="360"/>
            <w:rPr>
              <w:sz w:val="26"/>
              <w:szCs w:val="26"/>
              <w:rPrChange w:author="Iman Mohamed Atef Helal" w:id="416" w:date="2023-10-31T19:09:00Z">
                <w:rPr>
                  <w:color w:val="666666"/>
                  <w:sz w:val="26"/>
                  <w:szCs w:val="26"/>
                </w:rPr>
              </w:rPrChange>
            </w:rPr>
          </w:pPr>
          <w:sdt>
            <w:sdtPr>
              <w:tag w:val="goog_rdk_1459"/>
            </w:sdtPr>
            <w:sdtContent>
              <w:r w:rsidDel="00000000" w:rsidR="00000000" w:rsidRPr="00000000">
                <w:rPr>
                  <w:rtl w:val="0"/>
                </w:rPr>
              </w:r>
            </w:sdtContent>
          </w:sdt>
        </w:p>
      </w:sdtContent>
    </w:sdt>
    <w:sdt>
      <w:sdtPr>
        <w:tag w:val="goog_rdk_1462"/>
      </w:sdtPr>
      <w:sdtContent>
        <w:p w:rsidR="00000000" w:rsidDel="00000000" w:rsidP="00000000" w:rsidRDefault="00000000" w:rsidRPr="00000000" w14:paraId="000007EF">
          <w:pPr>
            <w:keepLines w:val="1"/>
            <w:spacing w:before="100" w:lineRule="auto"/>
            <w:ind w:hanging="360"/>
            <w:rPr>
              <w:sz w:val="26"/>
              <w:szCs w:val="26"/>
              <w:rPrChange w:author="Iman Mohamed Atef Helal" w:id="416" w:date="2023-10-31T19:09:00Z">
                <w:rPr>
                  <w:color w:val="666666"/>
                  <w:sz w:val="26"/>
                  <w:szCs w:val="26"/>
                </w:rPr>
              </w:rPrChange>
            </w:rPr>
          </w:pPr>
          <w:sdt>
            <w:sdtPr>
              <w:tag w:val="goog_rdk_1461"/>
            </w:sdtPr>
            <w:sdtContent>
              <w:r w:rsidDel="00000000" w:rsidR="00000000" w:rsidRPr="00000000">
                <w:rPr>
                  <w:rtl w:val="0"/>
                </w:rPr>
              </w:r>
            </w:sdtContent>
          </w:sdt>
        </w:p>
      </w:sdtContent>
    </w:sdt>
    <w:sdt>
      <w:sdtPr>
        <w:tag w:val="goog_rdk_1464"/>
      </w:sdtPr>
      <w:sdtContent>
        <w:p w:rsidR="00000000" w:rsidDel="00000000" w:rsidP="00000000" w:rsidRDefault="00000000" w:rsidRPr="00000000" w14:paraId="000007F0">
          <w:pPr>
            <w:keepLines w:val="1"/>
            <w:spacing w:before="100" w:lineRule="auto"/>
            <w:ind w:hanging="360"/>
            <w:rPr>
              <w:sz w:val="26"/>
              <w:szCs w:val="26"/>
              <w:rPrChange w:author="Iman Mohamed Atef Helal" w:id="416" w:date="2023-10-31T19:09:00Z">
                <w:rPr>
                  <w:color w:val="666666"/>
                  <w:sz w:val="26"/>
                  <w:szCs w:val="26"/>
                </w:rPr>
              </w:rPrChange>
            </w:rPr>
          </w:pPr>
          <w:sdt>
            <w:sdtPr>
              <w:tag w:val="goog_rdk_1463"/>
            </w:sdtPr>
            <w:sdtContent>
              <w:r w:rsidDel="00000000" w:rsidR="00000000" w:rsidRPr="00000000">
                <w:rPr>
                  <w:rtl w:val="0"/>
                </w:rPr>
              </w:r>
            </w:sdtContent>
          </w:sdt>
        </w:p>
      </w:sdtContent>
    </w:sdt>
    <w:sdt>
      <w:sdtPr>
        <w:tag w:val="goog_rdk_1466"/>
      </w:sdtPr>
      <w:sdtContent>
        <w:p w:rsidR="00000000" w:rsidDel="00000000" w:rsidP="00000000" w:rsidRDefault="00000000" w:rsidRPr="00000000" w14:paraId="000007F1">
          <w:pPr>
            <w:keepLines w:val="1"/>
            <w:spacing w:before="100" w:lineRule="auto"/>
            <w:ind w:hanging="360"/>
            <w:rPr>
              <w:sz w:val="26"/>
              <w:szCs w:val="26"/>
              <w:rPrChange w:author="Iman Mohamed Atef Helal" w:id="416" w:date="2023-10-31T19:09:00Z">
                <w:rPr>
                  <w:color w:val="666666"/>
                  <w:sz w:val="26"/>
                  <w:szCs w:val="26"/>
                </w:rPr>
              </w:rPrChange>
            </w:rPr>
          </w:pPr>
          <w:sdt>
            <w:sdtPr>
              <w:tag w:val="goog_rdk_1465"/>
            </w:sdtPr>
            <w:sdtContent>
              <w:r w:rsidDel="00000000" w:rsidR="00000000" w:rsidRPr="00000000">
                <w:rPr>
                  <w:rtl w:val="0"/>
                </w:rPr>
              </w:r>
            </w:sdtContent>
          </w:sdt>
        </w:p>
      </w:sdtContent>
    </w:sdt>
    <w:sdt>
      <w:sdtPr>
        <w:tag w:val="goog_rdk_1468"/>
      </w:sdtPr>
      <w:sdtContent>
        <w:p w:rsidR="00000000" w:rsidDel="00000000" w:rsidP="00000000" w:rsidRDefault="00000000" w:rsidRPr="00000000" w14:paraId="000007F2">
          <w:pPr>
            <w:keepLines w:val="1"/>
            <w:spacing w:before="100" w:lineRule="auto"/>
            <w:ind w:hanging="360"/>
            <w:rPr>
              <w:sz w:val="26"/>
              <w:szCs w:val="26"/>
              <w:rPrChange w:author="Iman Mohamed Atef Helal" w:id="416" w:date="2023-10-31T19:09:00Z">
                <w:rPr>
                  <w:color w:val="666666"/>
                  <w:sz w:val="26"/>
                  <w:szCs w:val="26"/>
                </w:rPr>
              </w:rPrChange>
            </w:rPr>
          </w:pPr>
          <w:sdt>
            <w:sdtPr>
              <w:tag w:val="goog_rdk_1467"/>
            </w:sdtPr>
            <w:sdtContent>
              <w:r w:rsidDel="00000000" w:rsidR="00000000" w:rsidRPr="00000000">
                <w:rPr>
                  <w:rtl w:val="0"/>
                </w:rPr>
              </w:r>
            </w:sdtContent>
          </w:sdt>
        </w:p>
      </w:sdtContent>
    </w:sdt>
    <w:sdt>
      <w:sdtPr>
        <w:tag w:val="goog_rdk_1470"/>
      </w:sdtPr>
      <w:sdtContent>
        <w:p w:rsidR="00000000" w:rsidDel="00000000" w:rsidP="00000000" w:rsidRDefault="00000000" w:rsidRPr="00000000" w14:paraId="000007F3">
          <w:pPr>
            <w:keepLines w:val="1"/>
            <w:spacing w:before="100" w:lineRule="auto"/>
            <w:ind w:hanging="360"/>
            <w:rPr>
              <w:sz w:val="26"/>
              <w:szCs w:val="26"/>
              <w:rPrChange w:author="Iman Mohamed Atef Helal" w:id="416" w:date="2023-10-31T19:09:00Z">
                <w:rPr>
                  <w:color w:val="666666"/>
                  <w:sz w:val="26"/>
                  <w:szCs w:val="26"/>
                </w:rPr>
              </w:rPrChange>
            </w:rPr>
          </w:pPr>
          <w:sdt>
            <w:sdtPr>
              <w:tag w:val="goog_rdk_1469"/>
            </w:sdtPr>
            <w:sdtContent>
              <w:r w:rsidDel="00000000" w:rsidR="00000000" w:rsidRPr="00000000">
                <w:rPr>
                  <w:rtl w:val="0"/>
                </w:rPr>
              </w:r>
            </w:sdtContent>
          </w:sdt>
        </w:p>
      </w:sdtContent>
    </w:sdt>
    <w:sdt>
      <w:sdtPr>
        <w:tag w:val="goog_rdk_1472"/>
      </w:sdtPr>
      <w:sdtContent>
        <w:p w:rsidR="00000000" w:rsidDel="00000000" w:rsidP="00000000" w:rsidRDefault="00000000" w:rsidRPr="00000000" w14:paraId="000007F4">
          <w:pPr>
            <w:keepLines w:val="1"/>
            <w:spacing w:before="100" w:lineRule="auto"/>
            <w:ind w:hanging="360"/>
            <w:rPr>
              <w:sz w:val="26"/>
              <w:szCs w:val="26"/>
              <w:rPrChange w:author="Iman Mohamed Atef Helal" w:id="416" w:date="2023-10-31T19:09:00Z">
                <w:rPr>
                  <w:color w:val="666666"/>
                  <w:sz w:val="26"/>
                  <w:szCs w:val="26"/>
                </w:rPr>
              </w:rPrChange>
            </w:rPr>
          </w:pPr>
          <w:sdt>
            <w:sdtPr>
              <w:tag w:val="goog_rdk_1471"/>
            </w:sdtPr>
            <w:sdtContent>
              <w:r w:rsidDel="00000000" w:rsidR="00000000" w:rsidRPr="00000000">
                <w:rPr>
                  <w:rtl w:val="0"/>
                </w:rPr>
              </w:r>
            </w:sdtContent>
          </w:sdt>
        </w:p>
      </w:sdtContent>
    </w:sdt>
    <w:sdt>
      <w:sdtPr>
        <w:tag w:val="goog_rdk_1474"/>
      </w:sdtPr>
      <w:sdtContent>
        <w:p w:rsidR="00000000" w:rsidDel="00000000" w:rsidP="00000000" w:rsidRDefault="00000000" w:rsidRPr="00000000" w14:paraId="000007F5">
          <w:pPr>
            <w:keepLines w:val="1"/>
            <w:spacing w:before="100" w:lineRule="auto"/>
            <w:ind w:hanging="360"/>
            <w:rPr>
              <w:sz w:val="26"/>
              <w:szCs w:val="26"/>
              <w:rPrChange w:author="Iman Mohamed Atef Helal" w:id="416" w:date="2023-10-31T19:09:00Z">
                <w:rPr>
                  <w:color w:val="666666"/>
                  <w:sz w:val="26"/>
                  <w:szCs w:val="26"/>
                </w:rPr>
              </w:rPrChange>
            </w:rPr>
          </w:pPr>
          <w:sdt>
            <w:sdtPr>
              <w:tag w:val="goog_rdk_1473"/>
            </w:sdtPr>
            <w:sdtContent>
              <w:r w:rsidDel="00000000" w:rsidR="00000000" w:rsidRPr="00000000">
                <w:rPr>
                  <w:rtl w:val="0"/>
                </w:rPr>
              </w:r>
            </w:sdtContent>
          </w:sdt>
        </w:p>
      </w:sdtContent>
    </w:sdt>
    <w:sdt>
      <w:sdtPr>
        <w:tag w:val="goog_rdk_1476"/>
      </w:sdtPr>
      <w:sdtContent>
        <w:p w:rsidR="00000000" w:rsidDel="00000000" w:rsidP="00000000" w:rsidRDefault="00000000" w:rsidRPr="00000000" w14:paraId="000007F6">
          <w:pPr>
            <w:keepLines w:val="1"/>
            <w:spacing w:before="100" w:lineRule="auto"/>
            <w:ind w:hanging="360"/>
            <w:rPr>
              <w:sz w:val="26"/>
              <w:szCs w:val="26"/>
              <w:rPrChange w:author="Iman Mohamed Atef Helal" w:id="416" w:date="2023-10-31T19:09:00Z">
                <w:rPr>
                  <w:color w:val="666666"/>
                  <w:sz w:val="26"/>
                  <w:szCs w:val="26"/>
                </w:rPr>
              </w:rPrChange>
            </w:rPr>
          </w:pPr>
          <w:sdt>
            <w:sdtPr>
              <w:tag w:val="goog_rdk_1475"/>
            </w:sdtPr>
            <w:sdtContent>
              <w:r w:rsidDel="00000000" w:rsidR="00000000" w:rsidRPr="00000000">
                <w:rPr>
                  <w:rtl w:val="0"/>
                </w:rPr>
              </w:r>
            </w:sdtContent>
          </w:sdt>
        </w:p>
      </w:sdtContent>
    </w:sdt>
    <w:sdt>
      <w:sdtPr>
        <w:tag w:val="goog_rdk_1478"/>
      </w:sdtPr>
      <w:sdtContent>
        <w:p w:rsidR="00000000" w:rsidDel="00000000" w:rsidP="00000000" w:rsidRDefault="00000000" w:rsidRPr="00000000" w14:paraId="000007F7">
          <w:pPr>
            <w:keepLines w:val="1"/>
            <w:spacing w:before="100" w:lineRule="auto"/>
            <w:ind w:hanging="360"/>
            <w:rPr>
              <w:sz w:val="26"/>
              <w:szCs w:val="26"/>
              <w:rPrChange w:author="Iman Mohamed Atef Helal" w:id="416" w:date="2023-10-31T19:09:00Z">
                <w:rPr>
                  <w:color w:val="666666"/>
                  <w:sz w:val="26"/>
                  <w:szCs w:val="26"/>
                </w:rPr>
              </w:rPrChange>
            </w:rPr>
          </w:pPr>
          <w:sdt>
            <w:sdtPr>
              <w:tag w:val="goog_rdk_1477"/>
            </w:sdtPr>
            <w:sdtContent>
              <w:r w:rsidDel="00000000" w:rsidR="00000000" w:rsidRPr="00000000">
                <w:rPr>
                  <w:rtl w:val="0"/>
                </w:rPr>
              </w:r>
            </w:sdtContent>
          </w:sdt>
        </w:p>
      </w:sdtContent>
    </w:sdt>
    <w:sdt>
      <w:sdtPr>
        <w:tag w:val="goog_rdk_1480"/>
      </w:sdtPr>
      <w:sdtContent>
        <w:p w:rsidR="00000000" w:rsidDel="00000000" w:rsidP="00000000" w:rsidRDefault="00000000" w:rsidRPr="00000000" w14:paraId="000007F8">
          <w:pPr>
            <w:keepLines w:val="1"/>
            <w:spacing w:before="100" w:lineRule="auto"/>
            <w:ind w:hanging="360"/>
            <w:rPr>
              <w:sz w:val="26"/>
              <w:szCs w:val="26"/>
              <w:rPrChange w:author="Iman Mohamed Atef Helal" w:id="416" w:date="2023-10-31T19:09:00Z">
                <w:rPr>
                  <w:color w:val="666666"/>
                  <w:sz w:val="26"/>
                  <w:szCs w:val="26"/>
                </w:rPr>
              </w:rPrChange>
            </w:rPr>
          </w:pPr>
          <w:sdt>
            <w:sdtPr>
              <w:tag w:val="goog_rdk_1479"/>
            </w:sdtPr>
            <w:sdtContent>
              <w:r w:rsidDel="00000000" w:rsidR="00000000" w:rsidRPr="00000000">
                <w:rPr>
                  <w:rtl w:val="0"/>
                </w:rPr>
              </w:r>
            </w:sdtContent>
          </w:sdt>
        </w:p>
      </w:sdtContent>
    </w:sdt>
    <w:sdt>
      <w:sdtPr>
        <w:tag w:val="goog_rdk_1482"/>
      </w:sdtPr>
      <w:sdtContent>
        <w:p w:rsidR="00000000" w:rsidDel="00000000" w:rsidP="00000000" w:rsidRDefault="00000000" w:rsidRPr="00000000" w14:paraId="000007F9">
          <w:pPr>
            <w:keepLines w:val="1"/>
            <w:spacing w:before="100" w:lineRule="auto"/>
            <w:ind w:hanging="360"/>
            <w:rPr>
              <w:sz w:val="26"/>
              <w:szCs w:val="26"/>
              <w:rPrChange w:author="Iman Mohamed Atef Helal" w:id="416" w:date="2023-10-31T19:09:00Z">
                <w:rPr>
                  <w:color w:val="666666"/>
                  <w:sz w:val="26"/>
                  <w:szCs w:val="26"/>
                </w:rPr>
              </w:rPrChange>
            </w:rPr>
          </w:pPr>
          <w:sdt>
            <w:sdtPr>
              <w:tag w:val="goog_rdk_1481"/>
            </w:sdtPr>
            <w:sdtContent>
              <w:r w:rsidDel="00000000" w:rsidR="00000000" w:rsidRPr="00000000">
                <w:rPr>
                  <w:rtl w:val="0"/>
                </w:rPr>
              </w:r>
            </w:sdtContent>
          </w:sdt>
        </w:p>
      </w:sdtContent>
    </w:sdt>
    <w:sdt>
      <w:sdtPr>
        <w:tag w:val="goog_rdk_1484"/>
      </w:sdtPr>
      <w:sdtContent>
        <w:p w:rsidR="00000000" w:rsidDel="00000000" w:rsidP="00000000" w:rsidRDefault="00000000" w:rsidRPr="00000000" w14:paraId="000007FA">
          <w:pPr>
            <w:pStyle w:val="Heading3"/>
            <w:spacing w:before="100" w:lineRule="auto"/>
            <w:ind w:left="0" w:firstLine="0"/>
            <w:rPr>
              <w:rFonts w:ascii="Times New Roman" w:cs="Times New Roman" w:eastAsia="Times New Roman" w:hAnsi="Times New Roman"/>
              <w:color w:val="000000"/>
              <w:rPrChange w:author="Iman Mohamed Atef Helal" w:id="417" w:date="2023-10-31T19:09:00Z">
                <w:rPr>
                  <w:rFonts w:ascii="Times New Roman" w:cs="Times New Roman" w:eastAsia="Times New Roman" w:hAnsi="Times New Roman"/>
                </w:rPr>
              </w:rPrChange>
            </w:rPr>
          </w:pPr>
          <w:bookmarkStart w:colFirst="0" w:colLast="0" w:name="_heading=h.3vac5uf" w:id="79"/>
          <w:bookmarkEnd w:id="79"/>
          <w:sdt>
            <w:sdtPr>
              <w:tag w:val="goog_rdk_1483"/>
            </w:sdtPr>
            <w:sdtContent>
              <w:r w:rsidDel="00000000" w:rsidR="00000000" w:rsidRPr="00000000">
                <w:rPr>
                  <w:rFonts w:ascii="Times New Roman" w:cs="Times New Roman" w:eastAsia="Times New Roman" w:hAnsi="Times New Roman"/>
                  <w:color w:val="000000"/>
                  <w:rtl w:val="0"/>
                  <w:rPrChange w:author="Iman Mohamed Atef Helal" w:id="417" w:date="2023-10-31T19:09:00Z">
                    <w:rPr>
                      <w:rFonts w:ascii="Times New Roman" w:cs="Times New Roman" w:eastAsia="Times New Roman" w:hAnsi="Times New Roman"/>
                    </w:rPr>
                  </w:rPrChange>
                </w:rPr>
                <w:t xml:space="preserve">c. Microsoft Teams Users</w:t>
              </w:r>
            </w:sdtContent>
          </w:sdt>
        </w:p>
      </w:sdtContent>
    </w:sdt>
    <w:p w:rsidR="00000000" w:rsidDel="00000000" w:rsidP="00000000" w:rsidRDefault="00000000" w:rsidRPr="00000000" w14:paraId="000007FB">
      <w:pPr>
        <w:keepLines w:val="1"/>
        <w:numPr>
          <w:ilvl w:val="0"/>
          <w:numId w:val="43"/>
        </w:numPr>
        <w:spacing w:before="100" w:lineRule="auto"/>
        <w:ind w:left="720" w:hanging="360"/>
        <w:rPr>
          <w:color w:val="666666"/>
        </w:rPr>
      </w:pPr>
      <w:sdt>
        <w:sdtPr>
          <w:tag w:val="goog_rdk_1485"/>
        </w:sdtPr>
        <w:sdtContent>
          <w:r w:rsidDel="00000000" w:rsidR="00000000" w:rsidRPr="00000000">
            <w:rPr>
              <w:rtl w:val="0"/>
              <w:rPrChange w:author="Iman Mohamed Atef Helal" w:id="418" w:date="2023-10-31T19:09:00Z">
                <w:rPr>
                  <w:color w:val="666666"/>
                </w:rPr>
              </w:rPrChange>
            </w:rPr>
            <w:t xml:space="preserve">On a scale of 1 to 10, rate your overall experience with the platform?</w:t>
          </w:r>
        </w:sdtContent>
      </w:sdt>
    </w:p>
    <w:p w:rsidR="00000000" w:rsidDel="00000000" w:rsidP="00000000" w:rsidRDefault="00000000" w:rsidRPr="00000000" w14:paraId="000007FC">
      <w:pPr>
        <w:keepLines w:val="1"/>
        <w:numPr>
          <w:ilvl w:val="0"/>
          <w:numId w:val="47"/>
        </w:numPr>
        <w:spacing w:after="100" w:before="100" w:lineRule="auto"/>
        <w:ind w:left="1080" w:hanging="180"/>
        <w:rPr>
          <w:color w:val="666666"/>
          <w:sz w:val="20"/>
          <w:szCs w:val="20"/>
        </w:rPr>
      </w:pPr>
      <w:sdt>
        <w:sdtPr>
          <w:tag w:val="goog_rdk_1486"/>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the ratings range from 7 and 10, with an average rating of approximately 8.54.</w:t>
          </w:r>
        </w:sdtContent>
      </w:sdt>
    </w:p>
    <w:p w:rsidR="00000000" w:rsidDel="00000000" w:rsidP="00000000" w:rsidRDefault="00000000" w:rsidRPr="00000000" w14:paraId="000007FD">
      <w:pPr>
        <w:keepLines w:val="1"/>
        <w:numPr>
          <w:ilvl w:val="0"/>
          <w:numId w:val="43"/>
        </w:numPr>
        <w:spacing w:before="100" w:lineRule="auto"/>
        <w:ind w:left="720" w:hanging="360"/>
        <w:rPr>
          <w:color w:val="666666"/>
        </w:rPr>
      </w:pPr>
      <w:sdt>
        <w:sdtPr>
          <w:tag w:val="goog_rdk_1487"/>
        </w:sdtPr>
        <w:sdtContent>
          <w:r w:rsidDel="00000000" w:rsidR="00000000" w:rsidRPr="00000000">
            <w:rPr>
              <w:rtl w:val="0"/>
              <w:rPrChange w:author="Iman Mohamed Atef Helal" w:id="418" w:date="2023-10-31T19:09:00Z">
                <w:rPr>
                  <w:color w:val="666666"/>
                </w:rPr>
              </w:rPrChange>
            </w:rPr>
            <w:t xml:space="preserve">Could you briefly explain the reason behind your rating choice?</w:t>
          </w:r>
        </w:sdtContent>
      </w:sdt>
    </w:p>
    <w:p w:rsidR="00000000" w:rsidDel="00000000" w:rsidP="00000000" w:rsidRDefault="00000000" w:rsidRPr="00000000" w14:paraId="000007FE">
      <w:pPr>
        <w:keepLines w:val="1"/>
        <w:numPr>
          <w:ilvl w:val="0"/>
          <w:numId w:val="47"/>
        </w:numPr>
        <w:spacing w:after="100" w:before="100" w:lineRule="auto"/>
        <w:ind w:left="1080" w:hanging="180"/>
        <w:rPr>
          <w:color w:val="666666"/>
          <w:sz w:val="20"/>
          <w:szCs w:val="20"/>
        </w:rPr>
      </w:pPr>
      <w:sdt>
        <w:sdtPr>
          <w:tag w:val="goog_rdk_1488"/>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comments, we can identify several reasons behind the rating choices for the overall experience with Google Classroom. Here are the key points:</w:t>
          </w:r>
        </w:sdtContent>
      </w:sdt>
    </w:p>
    <w:sdt>
      <w:sdtPr>
        <w:tag w:val="goog_rdk_1490"/>
      </w:sdtPr>
      <w:sdtContent>
        <w:p w:rsidR="00000000" w:rsidDel="00000000" w:rsidP="00000000" w:rsidRDefault="00000000" w:rsidRPr="00000000" w14:paraId="000007FF">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489"/>
            </w:sdtPr>
            <w:sdtContent>
              <w:r w:rsidDel="00000000" w:rsidR="00000000" w:rsidRPr="00000000">
                <w:rPr>
                  <w:sz w:val="20"/>
                  <w:szCs w:val="20"/>
                  <w:rtl w:val="0"/>
                  <w:rPrChange w:author="Iman Mohamed Atef Helal" w:id="418" w:date="2023-10-31T19:09:00Z">
                    <w:rPr>
                      <w:color w:val="666666"/>
                      <w:sz w:val="20"/>
                      <w:szCs w:val="20"/>
                    </w:rPr>
                  </w:rPrChange>
                </w:rPr>
                <w:t xml:space="preserve">Positive aspects:</w:t>
              </w:r>
            </w:sdtContent>
          </w:sdt>
        </w:p>
      </w:sdtContent>
    </w:sdt>
    <w:p w:rsidR="00000000" w:rsidDel="00000000" w:rsidP="00000000" w:rsidRDefault="00000000" w:rsidRPr="00000000" w14:paraId="00000800">
      <w:pPr>
        <w:keepLines w:val="1"/>
        <w:numPr>
          <w:ilvl w:val="0"/>
          <w:numId w:val="47"/>
        </w:numPr>
        <w:spacing w:after="100" w:before="100" w:lineRule="auto"/>
        <w:ind w:left="1080" w:hanging="180"/>
        <w:rPr>
          <w:color w:val="666666"/>
          <w:sz w:val="20"/>
          <w:szCs w:val="20"/>
        </w:rPr>
      </w:pPr>
      <w:sdt>
        <w:sdtPr>
          <w:tag w:val="goog_rdk_1491"/>
        </w:sdtPr>
        <w:sdtContent>
          <w:r w:rsidDel="00000000" w:rsidR="00000000" w:rsidRPr="00000000">
            <w:rPr>
              <w:sz w:val="20"/>
              <w:szCs w:val="20"/>
              <w:rtl w:val="0"/>
              <w:rPrChange w:author="Iman Mohamed Atef Helal" w:id="418" w:date="2023-10-31T19:09:00Z">
                <w:rPr>
                  <w:color w:val="666666"/>
                  <w:sz w:val="20"/>
                  <w:szCs w:val="20"/>
                </w:rPr>
              </w:rPrChange>
            </w:rPr>
            <w:t xml:space="preserve">Ease of use: Users find Google Classroom easy to navigate and utilize without requiring extensive explanation or training.</w:t>
          </w:r>
        </w:sdtContent>
      </w:sdt>
    </w:p>
    <w:sdt>
      <w:sdtPr>
        <w:tag w:val="goog_rdk_1493"/>
      </w:sdtPr>
      <w:sdtContent>
        <w:p w:rsidR="00000000" w:rsidDel="00000000" w:rsidP="00000000" w:rsidRDefault="00000000" w:rsidRPr="00000000" w14:paraId="00000801">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492"/>
            </w:sdtPr>
            <w:sdtContent>
              <w:r w:rsidDel="00000000" w:rsidR="00000000" w:rsidRPr="00000000">
                <w:rPr>
                  <w:sz w:val="20"/>
                  <w:szCs w:val="20"/>
                  <w:rtl w:val="0"/>
                  <w:rPrChange w:author="Iman Mohamed Atef Helal" w:id="418" w:date="2023-10-31T19:09:00Z">
                    <w:rPr>
                      <w:color w:val="666666"/>
                      <w:sz w:val="20"/>
                      <w:szCs w:val="20"/>
                    </w:rPr>
                  </w:rPrChange>
                </w:rPr>
                <w:t xml:space="preserve">Negative aspects:</w:t>
              </w:r>
            </w:sdtContent>
          </w:sdt>
        </w:p>
      </w:sdtContent>
    </w:sdt>
    <w:p w:rsidR="00000000" w:rsidDel="00000000" w:rsidP="00000000" w:rsidRDefault="00000000" w:rsidRPr="00000000" w14:paraId="00000802">
      <w:pPr>
        <w:keepLines w:val="1"/>
        <w:numPr>
          <w:ilvl w:val="0"/>
          <w:numId w:val="47"/>
        </w:numPr>
        <w:spacing w:after="100" w:before="100" w:lineRule="auto"/>
        <w:ind w:left="1080" w:hanging="180"/>
        <w:rPr>
          <w:color w:val="666666"/>
          <w:sz w:val="20"/>
          <w:szCs w:val="20"/>
        </w:rPr>
      </w:pPr>
      <w:sdt>
        <w:sdtPr>
          <w:tag w:val="goog_rdk_1494"/>
        </w:sdtPr>
        <w:sdtContent>
          <w:r w:rsidDel="00000000" w:rsidR="00000000" w:rsidRPr="00000000">
            <w:rPr>
              <w:sz w:val="20"/>
              <w:szCs w:val="20"/>
              <w:rtl w:val="0"/>
              <w:rPrChange w:author="Iman Mohamed Atef Helal" w:id="418" w:date="2023-10-31T19:09:00Z">
                <w:rPr>
                  <w:color w:val="666666"/>
                  <w:sz w:val="20"/>
                  <w:szCs w:val="20"/>
                </w:rPr>
              </w:rPrChange>
            </w:rPr>
            <w:t xml:space="preserve">Lack of live meetings: Some users mention the absence of live meeting functionality within Google Classroom as a drawback.</w:t>
          </w:r>
        </w:sdtContent>
      </w:sdt>
    </w:p>
    <w:sdt>
      <w:sdtPr>
        <w:tag w:val="goog_rdk_1496"/>
      </w:sdtPr>
      <w:sdtContent>
        <w:p w:rsidR="00000000" w:rsidDel="00000000" w:rsidP="00000000" w:rsidRDefault="00000000" w:rsidRPr="00000000" w14:paraId="00000803">
          <w:pPr>
            <w:keepLines w:val="1"/>
            <w:spacing w:after="240" w:before="240" w:lineRule="auto"/>
            <w:ind w:left="630" w:firstLine="0"/>
            <w:rPr>
              <w:sz w:val="20"/>
              <w:szCs w:val="20"/>
              <w:rPrChange w:author="Iman Mohamed Atef Helal" w:id="418" w:date="2023-10-31T19:09:00Z">
                <w:rPr>
                  <w:color w:val="666666"/>
                  <w:sz w:val="20"/>
                  <w:szCs w:val="20"/>
                </w:rPr>
              </w:rPrChange>
            </w:rPr>
          </w:pPr>
          <w:sdt>
            <w:sdtPr>
              <w:tag w:val="goog_rdk_1495"/>
            </w:sdtPr>
            <w:sdtContent>
              <w:r w:rsidDel="00000000" w:rsidR="00000000" w:rsidRPr="00000000">
                <w:rPr>
                  <w:sz w:val="20"/>
                  <w:szCs w:val="20"/>
                  <w:rtl w:val="0"/>
                  <w:rPrChange w:author="Iman Mohamed Atef Helal" w:id="418" w:date="2023-10-31T19:09:00Z">
                    <w:rPr>
                      <w:color w:val="666666"/>
                      <w:sz w:val="20"/>
                      <w:szCs w:val="20"/>
                    </w:rPr>
                  </w:rPrChange>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sdtContent>
          </w:sdt>
        </w:p>
      </w:sdtContent>
    </w:sdt>
    <w:sdt>
      <w:sdtPr>
        <w:tag w:val="goog_rdk_1499"/>
      </w:sdtPr>
      <w:sdtContent>
        <w:p w:rsidR="00000000" w:rsidDel="00000000" w:rsidP="00000000" w:rsidRDefault="00000000" w:rsidRPr="00000000" w14:paraId="00000804">
          <w:pPr>
            <w:keepLines w:val="1"/>
            <w:spacing w:before="100" w:lineRule="auto"/>
            <w:ind w:hanging="360"/>
            <w:rPr>
              <w:sz w:val="20"/>
              <w:szCs w:val="20"/>
              <w:rPrChange w:author="Iman Mohamed Atef Helal" w:id="418" w:date="2023-10-31T19:09:00Z">
                <w:rPr>
                  <w:color w:val="666666"/>
                  <w:sz w:val="20"/>
                  <w:szCs w:val="20"/>
                </w:rPr>
              </w:rPrChange>
            </w:rPr>
          </w:pPr>
          <w:sdt>
            <w:sdtPr>
              <w:tag w:val="goog_rdk_1497"/>
            </w:sdtPr>
            <w:sdtContent>
              <w:r w:rsidDel="00000000" w:rsidR="00000000" w:rsidRPr="00000000">
                <w:rPr>
                  <w:sz w:val="26"/>
                  <w:szCs w:val="26"/>
                  <w:rtl w:val="0"/>
                  <w:rPrChange w:author="Iman Mohamed Atef Helal" w:id="418" w:date="2023-10-31T19:09:00Z">
                    <w:rPr>
                      <w:color w:val="666666"/>
                      <w:sz w:val="26"/>
                      <w:szCs w:val="26"/>
                    </w:rPr>
                  </w:rPrChange>
                </w:rPr>
                <w:t xml:space="preserve">SWOT Analysis for Microsoft Teams:</w:t>
              </w:r>
            </w:sdtContent>
          </w:sdt>
          <w:sdt>
            <w:sdtPr>
              <w:tag w:val="goog_rdk_1498"/>
            </w:sdtPr>
            <w:sdtContent>
              <w:r w:rsidDel="00000000" w:rsidR="00000000" w:rsidRPr="00000000">
                <w:rPr>
                  <w:rtl w:val="0"/>
                </w:rPr>
              </w:r>
            </w:sdtContent>
          </w:sdt>
        </w:p>
      </w:sdtContent>
    </w:sdt>
    <w:sdt>
      <w:sdtPr>
        <w:tag w:val="goog_rdk_1501"/>
      </w:sdtPr>
      <w:sdtContent>
        <w:p w:rsidR="00000000" w:rsidDel="00000000" w:rsidP="00000000" w:rsidRDefault="00000000" w:rsidRPr="00000000" w14:paraId="00000805">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00"/>
            </w:sdtPr>
            <w:sdtContent>
              <w:r w:rsidDel="00000000" w:rsidR="00000000" w:rsidRPr="00000000">
                <w:rPr>
                  <w:sz w:val="20"/>
                  <w:szCs w:val="20"/>
                  <w:rtl w:val="0"/>
                  <w:rPrChange w:author="Iman Mohamed Atef Helal" w:id="418" w:date="2023-10-31T19:09:00Z">
                    <w:rPr>
                      <w:color w:val="666666"/>
                      <w:sz w:val="20"/>
                      <w:szCs w:val="20"/>
                    </w:rPr>
                  </w:rPrChange>
                </w:rPr>
                <w:t xml:space="preserve">Strengths:</w:t>
              </w:r>
            </w:sdtContent>
          </w:sdt>
        </w:p>
      </w:sdtContent>
    </w:sdt>
    <w:p w:rsidR="00000000" w:rsidDel="00000000" w:rsidP="00000000" w:rsidRDefault="00000000" w:rsidRPr="00000000" w14:paraId="00000806">
      <w:pPr>
        <w:keepLines w:val="1"/>
        <w:numPr>
          <w:ilvl w:val="0"/>
          <w:numId w:val="47"/>
        </w:numPr>
        <w:spacing w:after="100" w:before="100" w:lineRule="auto"/>
        <w:ind w:left="1080" w:hanging="180"/>
        <w:rPr>
          <w:color w:val="666666"/>
          <w:sz w:val="20"/>
          <w:szCs w:val="20"/>
        </w:rPr>
      </w:pPr>
      <w:sdt>
        <w:sdtPr>
          <w:tag w:val="goog_rdk_1502"/>
        </w:sdtPr>
        <w:sdtContent>
          <w:r w:rsidDel="00000000" w:rsidR="00000000" w:rsidRPr="00000000">
            <w:rPr>
              <w:sz w:val="20"/>
              <w:szCs w:val="20"/>
              <w:rtl w:val="0"/>
              <w:rPrChange w:author="Iman Mohamed Atef Helal" w:id="418" w:date="2023-10-31T19:09:00Z">
                <w:rPr>
                  <w:color w:val="666666"/>
                  <w:sz w:val="20"/>
                  <w:szCs w:val="20"/>
                </w:rPr>
              </w:rPrChange>
            </w:rPr>
            <w:t xml:space="preserve">Ease of use and user-friendly interface.</w:t>
          </w:r>
        </w:sdtContent>
      </w:sdt>
    </w:p>
    <w:sdt>
      <w:sdtPr>
        <w:tag w:val="goog_rdk_1504"/>
      </w:sdtPr>
      <w:sdtContent>
        <w:p w:rsidR="00000000" w:rsidDel="00000000" w:rsidP="00000000" w:rsidRDefault="00000000" w:rsidRPr="00000000" w14:paraId="00000807">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03"/>
            </w:sdtPr>
            <w:sdtContent>
              <w:r w:rsidDel="00000000" w:rsidR="00000000" w:rsidRPr="00000000">
                <w:rPr>
                  <w:sz w:val="20"/>
                  <w:szCs w:val="20"/>
                  <w:rtl w:val="0"/>
                  <w:rPrChange w:author="Iman Mohamed Atef Helal" w:id="418" w:date="2023-10-31T19:09:00Z">
                    <w:rPr>
                      <w:color w:val="666666"/>
                      <w:sz w:val="20"/>
                      <w:szCs w:val="20"/>
                    </w:rPr>
                  </w:rPrChange>
                </w:rPr>
                <w:t xml:space="preserve">Weaknesses:</w:t>
              </w:r>
            </w:sdtContent>
          </w:sdt>
        </w:p>
      </w:sdtContent>
    </w:sdt>
    <w:p w:rsidR="00000000" w:rsidDel="00000000" w:rsidP="00000000" w:rsidRDefault="00000000" w:rsidRPr="00000000" w14:paraId="00000808">
      <w:pPr>
        <w:keepLines w:val="1"/>
        <w:numPr>
          <w:ilvl w:val="0"/>
          <w:numId w:val="47"/>
        </w:numPr>
        <w:spacing w:after="100" w:before="100" w:lineRule="auto"/>
        <w:ind w:left="1080" w:hanging="180"/>
        <w:rPr>
          <w:color w:val="666666"/>
          <w:sz w:val="20"/>
          <w:szCs w:val="20"/>
        </w:rPr>
      </w:pPr>
      <w:sdt>
        <w:sdtPr>
          <w:tag w:val="goog_rdk_1505"/>
        </w:sdtPr>
        <w:sdtContent>
          <w:r w:rsidDel="00000000" w:rsidR="00000000" w:rsidRPr="00000000">
            <w:rPr>
              <w:sz w:val="20"/>
              <w:szCs w:val="20"/>
              <w:rtl w:val="0"/>
              <w:rPrChange w:author="Iman Mohamed Atef Helal" w:id="418" w:date="2023-10-31T19:09:00Z">
                <w:rPr>
                  <w:color w:val="666666"/>
                  <w:sz w:val="20"/>
                  <w:szCs w:val="20"/>
                </w:rPr>
              </w:rPrChange>
            </w:rPr>
            <w:t xml:space="preserve">Lack of live meetings functionality within the platform.</w:t>
          </w:r>
        </w:sdtContent>
      </w:sdt>
    </w:p>
    <w:sdt>
      <w:sdtPr>
        <w:tag w:val="goog_rdk_1507"/>
      </w:sdtPr>
      <w:sdtContent>
        <w:p w:rsidR="00000000" w:rsidDel="00000000" w:rsidP="00000000" w:rsidRDefault="00000000" w:rsidRPr="00000000" w14:paraId="00000809">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06"/>
            </w:sdtPr>
            <w:sdtContent>
              <w:r w:rsidDel="00000000" w:rsidR="00000000" w:rsidRPr="00000000">
                <w:rPr>
                  <w:sz w:val="20"/>
                  <w:szCs w:val="20"/>
                  <w:rtl w:val="0"/>
                  <w:rPrChange w:author="Iman Mohamed Atef Helal" w:id="418" w:date="2023-10-31T19:09:00Z">
                    <w:rPr>
                      <w:color w:val="666666"/>
                      <w:sz w:val="20"/>
                      <w:szCs w:val="20"/>
                    </w:rPr>
                  </w:rPrChange>
                </w:rPr>
                <w:t xml:space="preserve">Opportunities:</w:t>
              </w:r>
            </w:sdtContent>
          </w:sdt>
        </w:p>
      </w:sdtContent>
    </w:sdt>
    <w:p w:rsidR="00000000" w:rsidDel="00000000" w:rsidP="00000000" w:rsidRDefault="00000000" w:rsidRPr="00000000" w14:paraId="0000080A">
      <w:pPr>
        <w:keepLines w:val="1"/>
        <w:numPr>
          <w:ilvl w:val="0"/>
          <w:numId w:val="47"/>
        </w:numPr>
        <w:spacing w:after="100" w:before="100" w:lineRule="auto"/>
        <w:ind w:left="1080" w:hanging="180"/>
        <w:rPr>
          <w:color w:val="666666"/>
          <w:sz w:val="20"/>
          <w:szCs w:val="20"/>
        </w:rPr>
      </w:pPr>
      <w:sdt>
        <w:sdtPr>
          <w:tag w:val="goog_rdk_1508"/>
        </w:sdtPr>
        <w:sdtContent>
          <w:r w:rsidDel="00000000" w:rsidR="00000000" w:rsidRPr="00000000">
            <w:rPr>
              <w:sz w:val="20"/>
              <w:szCs w:val="20"/>
              <w:rtl w:val="0"/>
              <w:rPrChange w:author="Iman Mohamed Atef Helal" w:id="418" w:date="2023-10-31T19:09:00Z">
                <w:rPr>
                  <w:color w:val="666666"/>
                  <w:sz w:val="20"/>
                  <w:szCs w:val="20"/>
                </w:rPr>
              </w:rPrChange>
            </w:rPr>
            <w:t xml:space="preserve">Introducing live meeting capabilities to enhance real-time interaction.</w:t>
          </w:r>
        </w:sdtContent>
      </w:sdt>
    </w:p>
    <w:sdt>
      <w:sdtPr>
        <w:tag w:val="goog_rdk_1510"/>
      </w:sdtPr>
      <w:sdtContent>
        <w:p w:rsidR="00000000" w:rsidDel="00000000" w:rsidP="00000000" w:rsidRDefault="00000000" w:rsidRPr="00000000" w14:paraId="0000080B">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09"/>
            </w:sdtPr>
            <w:sdtContent>
              <w:r w:rsidDel="00000000" w:rsidR="00000000" w:rsidRPr="00000000">
                <w:rPr>
                  <w:sz w:val="20"/>
                  <w:szCs w:val="20"/>
                  <w:rtl w:val="0"/>
                  <w:rPrChange w:author="Iman Mohamed Atef Helal" w:id="418" w:date="2023-10-31T19:09:00Z">
                    <w:rPr>
                      <w:color w:val="666666"/>
                      <w:sz w:val="20"/>
                      <w:szCs w:val="20"/>
                    </w:rPr>
                  </w:rPrChange>
                </w:rPr>
                <w:t xml:space="preserve">Threats:</w:t>
              </w:r>
            </w:sdtContent>
          </w:sdt>
        </w:p>
      </w:sdtContent>
    </w:sdt>
    <w:p w:rsidR="00000000" w:rsidDel="00000000" w:rsidP="00000000" w:rsidRDefault="00000000" w:rsidRPr="00000000" w14:paraId="0000080C">
      <w:pPr>
        <w:keepLines w:val="1"/>
        <w:numPr>
          <w:ilvl w:val="0"/>
          <w:numId w:val="47"/>
        </w:numPr>
        <w:spacing w:after="100" w:before="100" w:lineRule="auto"/>
        <w:ind w:left="1080" w:hanging="180"/>
        <w:rPr>
          <w:color w:val="666666"/>
          <w:sz w:val="20"/>
          <w:szCs w:val="20"/>
        </w:rPr>
      </w:pPr>
      <w:sdt>
        <w:sdtPr>
          <w:tag w:val="goog_rdk_1511"/>
        </w:sdtPr>
        <w:sdtContent>
          <w:r w:rsidDel="00000000" w:rsidR="00000000" w:rsidRPr="00000000">
            <w:rPr>
              <w:sz w:val="20"/>
              <w:szCs w:val="20"/>
              <w:rtl w:val="0"/>
              <w:rPrChange w:author="Iman Mohamed Atef Helal" w:id="418" w:date="2023-10-31T19:09:00Z">
                <w:rPr>
                  <w:color w:val="666666"/>
                  <w:sz w:val="20"/>
                  <w:szCs w:val="20"/>
                </w:rPr>
              </w:rPrChange>
            </w:rPr>
            <w:t xml:space="preserve">Competition from other e-learning platforms offering similar functionalities.</w:t>
          </w:r>
        </w:sdtContent>
      </w:sdt>
    </w:p>
    <w:p w:rsidR="00000000" w:rsidDel="00000000" w:rsidP="00000000" w:rsidRDefault="00000000" w:rsidRPr="00000000" w14:paraId="0000080D">
      <w:pPr>
        <w:keepLines w:val="1"/>
        <w:numPr>
          <w:ilvl w:val="0"/>
          <w:numId w:val="43"/>
        </w:numPr>
        <w:spacing w:before="100" w:lineRule="auto"/>
        <w:ind w:left="720" w:hanging="360"/>
        <w:rPr>
          <w:color w:val="666666"/>
        </w:rPr>
      </w:pPr>
      <w:sdt>
        <w:sdtPr>
          <w:tag w:val="goog_rdk_1512"/>
        </w:sdtPr>
        <w:sdtContent>
          <w:r w:rsidDel="00000000" w:rsidR="00000000" w:rsidRPr="00000000">
            <w:rPr>
              <w:rtl w:val="0"/>
              <w:rPrChange w:author="Iman Mohamed Atef Helal" w:id="418" w:date="2023-10-31T19:09:00Z">
                <w:rPr>
                  <w:color w:val="666666"/>
                </w:rPr>
              </w:rPrChange>
            </w:rPr>
            <w:t xml:space="preserve">On a scale of 1 to 5, rate the performance and speed of the platform.</w:t>
          </w:r>
        </w:sdtContent>
      </w:sdt>
    </w:p>
    <w:p w:rsidR="00000000" w:rsidDel="00000000" w:rsidP="00000000" w:rsidRDefault="00000000" w:rsidRPr="00000000" w14:paraId="0000080E">
      <w:pPr>
        <w:keepLines w:val="1"/>
        <w:numPr>
          <w:ilvl w:val="0"/>
          <w:numId w:val="47"/>
        </w:numPr>
        <w:spacing w:after="100" w:before="100" w:lineRule="auto"/>
        <w:ind w:left="1080" w:hanging="180"/>
        <w:rPr>
          <w:color w:val="666666"/>
          <w:sz w:val="20"/>
          <w:szCs w:val="20"/>
        </w:rPr>
      </w:pPr>
      <w:sdt>
        <w:sdtPr>
          <w:tag w:val="goog_rdk_1513"/>
        </w:sdtPr>
        <w:sdtContent>
          <w:r w:rsidDel="00000000" w:rsidR="00000000" w:rsidRPr="00000000">
            <w:rPr>
              <w:sz w:val="20"/>
              <w:szCs w:val="20"/>
              <w:rtl w:val="0"/>
              <w:rPrChange w:author="Iman Mohamed Atef Helal" w:id="418" w:date="2023-10-31T19:09:00Z">
                <w:rPr>
                  <w:color w:val="666666"/>
                  <w:sz w:val="20"/>
                  <w:szCs w:val="20"/>
                </w:rPr>
              </w:rPrChange>
            </w:rPr>
            <w:t xml:space="preserve">The average rating based on the responses is approximately 4.14, indicating a generally positive perception of the platform's performance and speed.</w:t>
          </w:r>
        </w:sdtContent>
      </w:sdt>
    </w:p>
    <w:p w:rsidR="00000000" w:rsidDel="00000000" w:rsidP="00000000" w:rsidRDefault="00000000" w:rsidRPr="00000000" w14:paraId="0000080F">
      <w:pPr>
        <w:keepLines w:val="1"/>
        <w:numPr>
          <w:ilvl w:val="0"/>
          <w:numId w:val="43"/>
        </w:numPr>
        <w:spacing w:before="100" w:lineRule="auto"/>
        <w:ind w:left="720" w:hanging="360"/>
        <w:rPr>
          <w:color w:val="666666"/>
        </w:rPr>
      </w:pPr>
      <w:sdt>
        <w:sdtPr>
          <w:tag w:val="goog_rdk_1514"/>
        </w:sdtPr>
        <w:sdtContent>
          <w:r w:rsidDel="00000000" w:rsidR="00000000" w:rsidRPr="00000000">
            <w:rPr>
              <w:rtl w:val="0"/>
              <w:rPrChange w:author="Iman Mohamed Atef Helal" w:id="418" w:date="2023-10-31T19:09:00Z">
                <w:rPr>
                  <w:color w:val="666666"/>
                </w:rPr>
              </w:rPrChange>
            </w:rPr>
            <w:t xml:space="preserve">On a scale of 1 to 5, rate the features/tools available on the platform.</w:t>
          </w:r>
        </w:sdtContent>
      </w:sdt>
    </w:p>
    <w:p w:rsidR="00000000" w:rsidDel="00000000" w:rsidP="00000000" w:rsidRDefault="00000000" w:rsidRPr="00000000" w14:paraId="00000810">
      <w:pPr>
        <w:keepLines w:val="1"/>
        <w:numPr>
          <w:ilvl w:val="0"/>
          <w:numId w:val="47"/>
        </w:numPr>
        <w:spacing w:after="100" w:before="100" w:lineRule="auto"/>
        <w:ind w:left="1080" w:hanging="180"/>
        <w:rPr>
          <w:color w:val="666666"/>
          <w:sz w:val="20"/>
          <w:szCs w:val="20"/>
        </w:rPr>
      </w:pPr>
      <w:sdt>
        <w:sdtPr>
          <w:tag w:val="goog_rdk_1515"/>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the ratings for the available features and tools range from 1 and 5, with an average rating of approximately 3.77.</w:t>
          </w:r>
        </w:sdtContent>
      </w:sdt>
    </w:p>
    <w:p w:rsidR="00000000" w:rsidDel="00000000" w:rsidP="00000000" w:rsidRDefault="00000000" w:rsidRPr="00000000" w14:paraId="00000811">
      <w:pPr>
        <w:keepLines w:val="1"/>
        <w:numPr>
          <w:ilvl w:val="0"/>
          <w:numId w:val="43"/>
        </w:numPr>
        <w:spacing w:before="100" w:lineRule="auto"/>
        <w:ind w:left="720" w:hanging="360"/>
        <w:rPr>
          <w:color w:val="666666"/>
        </w:rPr>
      </w:pPr>
      <w:sdt>
        <w:sdtPr>
          <w:tag w:val="goog_rdk_1516"/>
        </w:sdtPr>
        <w:sdtContent>
          <w:r w:rsidDel="00000000" w:rsidR="00000000" w:rsidRPr="00000000">
            <w:rPr>
              <w:rtl w:val="0"/>
              <w:rPrChange w:author="Iman Mohamed Atef Helal" w:id="418" w:date="2023-10-31T19:09:00Z">
                <w:rPr>
                  <w:color w:val="666666"/>
                </w:rPr>
              </w:rPrChange>
            </w:rPr>
            <w:t xml:space="preserve">On a scale of 1 to 5, rate the user interface of the platform.</w:t>
          </w:r>
        </w:sdtContent>
      </w:sdt>
    </w:p>
    <w:p w:rsidR="00000000" w:rsidDel="00000000" w:rsidP="00000000" w:rsidRDefault="00000000" w:rsidRPr="00000000" w14:paraId="00000812">
      <w:pPr>
        <w:keepLines w:val="1"/>
        <w:numPr>
          <w:ilvl w:val="0"/>
          <w:numId w:val="47"/>
        </w:numPr>
        <w:spacing w:after="100" w:before="100" w:lineRule="auto"/>
        <w:ind w:left="1080" w:hanging="180"/>
        <w:rPr>
          <w:color w:val="666666"/>
          <w:sz w:val="20"/>
          <w:szCs w:val="20"/>
        </w:rPr>
      </w:pPr>
      <w:sdt>
        <w:sdtPr>
          <w:tag w:val="goog_rdk_1517"/>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the ratings for the User Interface range from 1 and 5, with an average rating of approximately 3.67.</w:t>
          </w:r>
        </w:sdtContent>
      </w:sdt>
    </w:p>
    <w:sdt>
      <w:sdtPr>
        <w:tag w:val="goog_rdk_1519"/>
      </w:sdtPr>
      <w:sdtContent>
        <w:p w:rsidR="00000000" w:rsidDel="00000000" w:rsidP="00000000" w:rsidRDefault="00000000" w:rsidRPr="00000000" w14:paraId="00000813">
          <w:pPr>
            <w:keepLines w:val="1"/>
            <w:spacing w:after="100" w:before="100" w:lineRule="auto"/>
            <w:ind w:left="0" w:firstLine="0"/>
            <w:rPr>
              <w:sz w:val="20"/>
              <w:szCs w:val="20"/>
              <w:rPrChange w:author="Iman Mohamed Atef Helal" w:id="418" w:date="2023-10-31T19:09:00Z">
                <w:rPr>
                  <w:color w:val="666666"/>
                  <w:sz w:val="20"/>
                  <w:szCs w:val="20"/>
                </w:rPr>
              </w:rPrChange>
            </w:rPr>
          </w:pPr>
          <w:sdt>
            <w:sdtPr>
              <w:tag w:val="goog_rdk_1518"/>
            </w:sdtPr>
            <w:sdtContent>
              <w:r w:rsidDel="00000000" w:rsidR="00000000" w:rsidRPr="00000000">
                <w:rPr>
                  <w:rtl w:val="0"/>
                </w:rPr>
              </w:r>
            </w:sdtContent>
          </w:sdt>
        </w:p>
      </w:sdtContent>
    </w:sdt>
    <w:sdt>
      <w:sdtPr>
        <w:tag w:val="goog_rdk_1521"/>
      </w:sdtPr>
      <w:sdtContent>
        <w:p w:rsidR="00000000" w:rsidDel="00000000" w:rsidP="00000000" w:rsidRDefault="00000000" w:rsidRPr="00000000" w14:paraId="00000814">
          <w:pPr>
            <w:keepLines w:val="1"/>
            <w:spacing w:after="100" w:before="100" w:lineRule="auto"/>
            <w:ind w:left="0" w:firstLine="0"/>
            <w:rPr>
              <w:sz w:val="20"/>
              <w:szCs w:val="20"/>
              <w:rPrChange w:author="Iman Mohamed Atef Helal" w:id="418" w:date="2023-10-31T19:09:00Z">
                <w:rPr>
                  <w:color w:val="666666"/>
                  <w:sz w:val="20"/>
                  <w:szCs w:val="20"/>
                </w:rPr>
              </w:rPrChange>
            </w:rPr>
          </w:pPr>
          <w:sdt>
            <w:sdtPr>
              <w:tag w:val="goog_rdk_1520"/>
            </w:sdtPr>
            <w:sdtContent>
              <w:r w:rsidDel="00000000" w:rsidR="00000000" w:rsidRPr="00000000">
                <w:rPr>
                  <w:rtl w:val="0"/>
                </w:rPr>
              </w:r>
            </w:sdtContent>
          </w:sdt>
        </w:p>
      </w:sdtContent>
    </w:sdt>
    <w:sdt>
      <w:sdtPr>
        <w:tag w:val="goog_rdk_1523"/>
      </w:sdtPr>
      <w:sdtContent>
        <w:p w:rsidR="00000000" w:rsidDel="00000000" w:rsidP="00000000" w:rsidRDefault="00000000" w:rsidRPr="00000000" w14:paraId="00000815">
          <w:pPr>
            <w:keepLines w:val="1"/>
            <w:spacing w:after="100" w:before="100" w:lineRule="auto"/>
            <w:ind w:left="0" w:firstLine="0"/>
            <w:rPr>
              <w:sz w:val="20"/>
              <w:szCs w:val="20"/>
              <w:rPrChange w:author="Iman Mohamed Atef Helal" w:id="418" w:date="2023-10-31T19:09:00Z">
                <w:rPr>
                  <w:color w:val="666666"/>
                  <w:sz w:val="20"/>
                  <w:szCs w:val="20"/>
                </w:rPr>
              </w:rPrChange>
            </w:rPr>
          </w:pPr>
          <w:sdt>
            <w:sdtPr>
              <w:tag w:val="goog_rdk_1522"/>
            </w:sdtPr>
            <w:sdtContent>
              <w:r w:rsidDel="00000000" w:rsidR="00000000" w:rsidRPr="00000000">
                <w:rPr>
                  <w:rtl w:val="0"/>
                </w:rPr>
              </w:r>
            </w:sdtContent>
          </w:sdt>
        </w:p>
      </w:sdtContent>
    </w:sdt>
    <w:p w:rsidR="00000000" w:rsidDel="00000000" w:rsidP="00000000" w:rsidRDefault="00000000" w:rsidRPr="00000000" w14:paraId="00000816">
      <w:pPr>
        <w:keepLines w:val="1"/>
        <w:numPr>
          <w:ilvl w:val="0"/>
          <w:numId w:val="43"/>
        </w:numPr>
        <w:spacing w:before="100" w:lineRule="auto"/>
        <w:ind w:left="720" w:hanging="360"/>
        <w:rPr>
          <w:color w:val="666666"/>
        </w:rPr>
      </w:pPr>
      <w:sdt>
        <w:sdtPr>
          <w:tag w:val="goog_rdk_1524"/>
        </w:sdtPr>
        <w:sdtContent>
          <w:r w:rsidDel="00000000" w:rsidR="00000000" w:rsidRPr="00000000">
            <w:rPr>
              <w:rtl w:val="0"/>
              <w:rPrChange w:author="Iman Mohamed Atef Helal" w:id="418" w:date="2023-10-31T19:09:00Z">
                <w:rPr>
                  <w:color w:val="666666"/>
                </w:rPr>
              </w:rPrChange>
            </w:rPr>
            <w:t xml:space="preserve">What improvements or changes would you like to see in the platform?</w:t>
          </w:r>
        </w:sdtContent>
      </w:sdt>
    </w:p>
    <w:sdt>
      <w:sdtPr>
        <w:tag w:val="goog_rdk_1527"/>
      </w:sdtPr>
      <w:sdtContent>
        <w:p w:rsidR="00000000" w:rsidDel="00000000" w:rsidP="00000000" w:rsidRDefault="00000000" w:rsidRPr="00000000" w14:paraId="00000817">
          <w:pPr>
            <w:keepLines w:val="1"/>
            <w:spacing w:line="240" w:lineRule="auto"/>
            <w:ind w:left="630" w:firstLine="0"/>
            <w:rPr>
              <w:rPrChange w:author="Iman Mohamed Atef Helal" w:id="418" w:date="2023-10-31T19:09:00Z">
                <w:rPr>
                  <w:color w:val="666666"/>
                </w:rPr>
              </w:rPrChange>
            </w:rPr>
          </w:pPr>
          <w:sdt>
            <w:sdtPr>
              <w:tag w:val="goog_rdk_1525"/>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feedback provided, users have expressed various suggestions and improvements they would like to see in the platform. Some of the common suggestions include:</w:t>
              </w:r>
            </w:sdtContent>
          </w:sdt>
          <w:sdt>
            <w:sdtPr>
              <w:tag w:val="goog_rdk_1526"/>
            </w:sdtPr>
            <w:sdtContent>
              <w:r w:rsidDel="00000000" w:rsidR="00000000" w:rsidRPr="00000000">
                <w:rPr>
                  <w:rtl w:val="0"/>
                </w:rPr>
              </w:r>
            </w:sdtContent>
          </w:sdt>
        </w:p>
      </w:sdtContent>
    </w:sdt>
    <w:p w:rsidR="00000000" w:rsidDel="00000000" w:rsidP="00000000" w:rsidRDefault="00000000" w:rsidRPr="00000000" w14:paraId="00000818">
      <w:pPr>
        <w:keepLines w:val="1"/>
        <w:numPr>
          <w:ilvl w:val="0"/>
          <w:numId w:val="47"/>
        </w:numPr>
        <w:spacing w:after="100" w:before="100" w:lineRule="auto"/>
        <w:ind w:left="1080" w:hanging="180"/>
        <w:rPr>
          <w:color w:val="666666"/>
          <w:sz w:val="20"/>
          <w:szCs w:val="20"/>
        </w:rPr>
      </w:pPr>
      <w:sdt>
        <w:sdtPr>
          <w:tag w:val="goog_rdk_1528"/>
        </w:sdtPr>
        <w:sdtContent>
          <w:r w:rsidDel="00000000" w:rsidR="00000000" w:rsidRPr="00000000">
            <w:rPr>
              <w:sz w:val="20"/>
              <w:szCs w:val="20"/>
              <w:rtl w:val="0"/>
              <w:rPrChange w:author="Iman Mohamed Atef Helal" w:id="418" w:date="2023-10-31T19:09:00Z">
                <w:rPr>
                  <w:color w:val="666666"/>
                  <w:sz w:val="20"/>
                  <w:szCs w:val="20"/>
                </w:rPr>
              </w:rPrChange>
            </w:rPr>
            <w:t xml:space="preserve">Improved Communication: Easier and more direct communication with supervisors or instructors.</w:t>
          </w:r>
        </w:sdtContent>
      </w:sdt>
    </w:p>
    <w:sdt>
      <w:sdtPr>
        <w:tag w:val="goog_rdk_1530"/>
      </w:sdtPr>
      <w:sdtContent>
        <w:p w:rsidR="00000000" w:rsidDel="00000000" w:rsidP="00000000" w:rsidRDefault="00000000" w:rsidRPr="00000000" w14:paraId="00000819">
          <w:pPr>
            <w:keepLines w:val="1"/>
            <w:spacing w:before="100" w:lineRule="auto"/>
            <w:ind w:left="0" w:firstLine="0"/>
            <w:rPr>
              <w:rPrChange w:author="Iman Mohamed Atef Helal" w:id="418" w:date="2023-10-31T19:09:00Z">
                <w:rPr>
                  <w:color w:val="666666"/>
                </w:rPr>
              </w:rPrChange>
            </w:rPr>
          </w:pPr>
          <w:sdt>
            <w:sdtPr>
              <w:tag w:val="goog_rdk_1529"/>
            </w:sdtPr>
            <w:sdtContent>
              <w:r w:rsidDel="00000000" w:rsidR="00000000" w:rsidRPr="00000000">
                <w:rPr>
                  <w:rtl w:val="0"/>
                </w:rPr>
              </w:r>
            </w:sdtContent>
          </w:sdt>
        </w:p>
      </w:sdtContent>
    </w:sdt>
    <w:p w:rsidR="00000000" w:rsidDel="00000000" w:rsidP="00000000" w:rsidRDefault="00000000" w:rsidRPr="00000000" w14:paraId="0000081A">
      <w:pPr>
        <w:keepLines w:val="1"/>
        <w:numPr>
          <w:ilvl w:val="0"/>
          <w:numId w:val="66"/>
        </w:numPr>
        <w:spacing w:before="100" w:lineRule="auto"/>
        <w:ind w:left="720" w:hanging="360"/>
        <w:rPr>
          <w:color w:val="666666"/>
        </w:rPr>
      </w:pPr>
      <w:sdt>
        <w:sdtPr>
          <w:tag w:val="goog_rdk_1531"/>
        </w:sdtPr>
        <w:sdtContent>
          <w:r w:rsidDel="00000000" w:rsidR="00000000" w:rsidRPr="00000000">
            <w:rPr>
              <w:rtl w:val="0"/>
              <w:rPrChange w:author="Iman Mohamed Atef Helal" w:id="418" w:date="2023-10-31T19:09:00Z">
                <w:rPr>
                  <w:color w:val="666666"/>
                </w:rPr>
              </w:rPrChange>
            </w:rPr>
            <w:t xml:space="preserve">On a scale of 1 to 10, rate your overall experience with the platform?</w:t>
          </w:r>
        </w:sdtContent>
      </w:sdt>
    </w:p>
    <w:p w:rsidR="00000000" w:rsidDel="00000000" w:rsidP="00000000" w:rsidRDefault="00000000" w:rsidRPr="00000000" w14:paraId="0000081B">
      <w:pPr>
        <w:keepLines w:val="1"/>
        <w:numPr>
          <w:ilvl w:val="0"/>
          <w:numId w:val="47"/>
        </w:numPr>
        <w:spacing w:after="100" w:before="100" w:lineRule="auto"/>
        <w:ind w:left="1080" w:hanging="180"/>
        <w:rPr>
          <w:color w:val="666666"/>
          <w:sz w:val="20"/>
          <w:szCs w:val="20"/>
        </w:rPr>
      </w:pPr>
      <w:sdt>
        <w:sdtPr>
          <w:tag w:val="goog_rdk_1532"/>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provided, the ratings for the overall experience with Microsoft Teams platform range from 4 to 10, with an average rating of approximately 7.73.</w:t>
          </w:r>
        </w:sdtContent>
      </w:sdt>
    </w:p>
    <w:p w:rsidR="00000000" w:rsidDel="00000000" w:rsidP="00000000" w:rsidRDefault="00000000" w:rsidRPr="00000000" w14:paraId="0000081C">
      <w:pPr>
        <w:keepLines w:val="1"/>
        <w:numPr>
          <w:ilvl w:val="0"/>
          <w:numId w:val="66"/>
        </w:numPr>
        <w:spacing w:before="100" w:lineRule="auto"/>
        <w:ind w:left="720" w:hanging="360"/>
        <w:rPr>
          <w:color w:val="666666"/>
        </w:rPr>
      </w:pPr>
      <w:sdt>
        <w:sdtPr>
          <w:tag w:val="goog_rdk_1533"/>
        </w:sdtPr>
        <w:sdtContent>
          <w:r w:rsidDel="00000000" w:rsidR="00000000" w:rsidRPr="00000000">
            <w:rPr>
              <w:rtl w:val="0"/>
              <w:rPrChange w:author="Iman Mohamed Atef Helal" w:id="418" w:date="2023-10-31T19:09:00Z">
                <w:rPr>
                  <w:color w:val="666666"/>
                </w:rPr>
              </w:rPrChange>
            </w:rPr>
            <w:t xml:space="preserve">Could you briefly explain the reason behind your rating choice?</w:t>
          </w:r>
        </w:sdtContent>
      </w:sdt>
    </w:p>
    <w:p w:rsidR="00000000" w:rsidDel="00000000" w:rsidP="00000000" w:rsidRDefault="00000000" w:rsidRPr="00000000" w14:paraId="0000081D">
      <w:pPr>
        <w:keepLines w:val="1"/>
        <w:numPr>
          <w:ilvl w:val="0"/>
          <w:numId w:val="47"/>
        </w:numPr>
        <w:spacing w:after="100" w:before="100" w:lineRule="auto"/>
        <w:ind w:left="1080" w:hanging="180"/>
        <w:rPr>
          <w:color w:val="666666"/>
          <w:sz w:val="20"/>
          <w:szCs w:val="20"/>
        </w:rPr>
      </w:pPr>
      <w:sdt>
        <w:sdtPr>
          <w:tag w:val="goog_rdk_1534"/>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comments, we can identify several reasons behind the rating choices for the overall experience with Microsoft Teams. Here are the key points:</w:t>
          </w:r>
        </w:sdtContent>
      </w:sdt>
    </w:p>
    <w:sdt>
      <w:sdtPr>
        <w:tag w:val="goog_rdk_1536"/>
      </w:sdtPr>
      <w:sdtContent>
        <w:p w:rsidR="00000000" w:rsidDel="00000000" w:rsidP="00000000" w:rsidRDefault="00000000" w:rsidRPr="00000000" w14:paraId="0000081E">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35"/>
            </w:sdtPr>
            <w:sdtContent>
              <w:r w:rsidDel="00000000" w:rsidR="00000000" w:rsidRPr="00000000">
                <w:rPr>
                  <w:sz w:val="20"/>
                  <w:szCs w:val="20"/>
                  <w:rtl w:val="0"/>
                  <w:rPrChange w:author="Iman Mohamed Atef Helal" w:id="418" w:date="2023-10-31T19:09:00Z">
                    <w:rPr>
                      <w:color w:val="666666"/>
                      <w:sz w:val="20"/>
                      <w:szCs w:val="20"/>
                    </w:rPr>
                  </w:rPrChange>
                </w:rPr>
                <w:t xml:space="preserve">Positive aspects:</w:t>
              </w:r>
            </w:sdtContent>
          </w:sdt>
        </w:p>
      </w:sdtContent>
    </w:sdt>
    <w:p w:rsidR="00000000" w:rsidDel="00000000" w:rsidP="00000000" w:rsidRDefault="00000000" w:rsidRPr="00000000" w14:paraId="0000081F">
      <w:pPr>
        <w:keepLines w:val="1"/>
        <w:numPr>
          <w:ilvl w:val="0"/>
          <w:numId w:val="47"/>
        </w:numPr>
        <w:spacing w:after="100" w:before="100" w:lineRule="auto"/>
        <w:ind w:left="1080" w:hanging="180"/>
        <w:rPr>
          <w:color w:val="666666"/>
          <w:sz w:val="20"/>
          <w:szCs w:val="20"/>
        </w:rPr>
      </w:pPr>
      <w:sdt>
        <w:sdtPr>
          <w:tag w:val="goog_rdk_1537"/>
        </w:sdtPr>
        <w:sdtContent>
          <w:r w:rsidDel="00000000" w:rsidR="00000000" w:rsidRPr="00000000">
            <w:rPr>
              <w:sz w:val="20"/>
              <w:szCs w:val="20"/>
              <w:rtl w:val="0"/>
              <w:rPrChange w:author="Iman Mohamed Atef Helal" w:id="418" w:date="2023-10-31T19:09:00Z">
                <w:rPr>
                  <w:color w:val="666666"/>
                  <w:sz w:val="20"/>
                  <w:szCs w:val="20"/>
                </w:rPr>
              </w:rPrChange>
            </w:rPr>
            <w:t xml:space="preserve">Easy to use, clear, and simple interface.</w:t>
          </w:r>
        </w:sdtContent>
      </w:sdt>
    </w:p>
    <w:p w:rsidR="00000000" w:rsidDel="00000000" w:rsidP="00000000" w:rsidRDefault="00000000" w:rsidRPr="00000000" w14:paraId="00000820">
      <w:pPr>
        <w:keepLines w:val="1"/>
        <w:numPr>
          <w:ilvl w:val="0"/>
          <w:numId w:val="47"/>
        </w:numPr>
        <w:spacing w:after="100" w:before="100" w:lineRule="auto"/>
        <w:ind w:left="1080" w:hanging="180"/>
        <w:rPr>
          <w:color w:val="666666"/>
          <w:sz w:val="20"/>
          <w:szCs w:val="20"/>
        </w:rPr>
      </w:pPr>
      <w:sdt>
        <w:sdtPr>
          <w:tag w:val="goog_rdk_1538"/>
        </w:sdtPr>
        <w:sdtContent>
          <w:r w:rsidDel="00000000" w:rsidR="00000000" w:rsidRPr="00000000">
            <w:rPr>
              <w:sz w:val="20"/>
              <w:szCs w:val="20"/>
              <w:rtl w:val="0"/>
              <w:rPrChange w:author="Iman Mohamed Atef Helal" w:id="418" w:date="2023-10-31T19:09:00Z">
                <w:rPr>
                  <w:color w:val="666666"/>
                  <w:sz w:val="20"/>
                  <w:szCs w:val="20"/>
                </w:rPr>
              </w:rPrChange>
            </w:rPr>
            <w:t xml:space="preserve">Availability of desired features and easy communication options.</w:t>
          </w:r>
        </w:sdtContent>
      </w:sdt>
    </w:p>
    <w:p w:rsidR="00000000" w:rsidDel="00000000" w:rsidP="00000000" w:rsidRDefault="00000000" w:rsidRPr="00000000" w14:paraId="00000821">
      <w:pPr>
        <w:keepLines w:val="1"/>
        <w:numPr>
          <w:ilvl w:val="0"/>
          <w:numId w:val="47"/>
        </w:numPr>
        <w:spacing w:after="100" w:before="100" w:lineRule="auto"/>
        <w:ind w:left="1080" w:hanging="180"/>
        <w:rPr>
          <w:color w:val="666666"/>
          <w:sz w:val="20"/>
          <w:szCs w:val="20"/>
        </w:rPr>
      </w:pPr>
      <w:sdt>
        <w:sdtPr>
          <w:tag w:val="goog_rdk_1539"/>
        </w:sdtPr>
        <w:sdtContent>
          <w:r w:rsidDel="00000000" w:rsidR="00000000" w:rsidRPr="00000000">
            <w:rPr>
              <w:sz w:val="20"/>
              <w:szCs w:val="20"/>
              <w:rtl w:val="0"/>
              <w:rPrChange w:author="Iman Mohamed Atef Helal" w:id="418" w:date="2023-10-31T19:09:00Z">
                <w:rPr>
                  <w:color w:val="666666"/>
                  <w:sz w:val="20"/>
                  <w:szCs w:val="20"/>
                </w:rPr>
              </w:rPrChange>
            </w:rPr>
            <w:t xml:space="preserve">User-friendly design, easy to understand, and comfortable to work with on both computers and mobile devices.</w:t>
          </w:r>
        </w:sdtContent>
      </w:sdt>
    </w:p>
    <w:p w:rsidR="00000000" w:rsidDel="00000000" w:rsidP="00000000" w:rsidRDefault="00000000" w:rsidRPr="00000000" w14:paraId="00000822">
      <w:pPr>
        <w:keepLines w:val="1"/>
        <w:numPr>
          <w:ilvl w:val="0"/>
          <w:numId w:val="47"/>
        </w:numPr>
        <w:spacing w:after="100" w:before="100" w:lineRule="auto"/>
        <w:ind w:left="1080" w:hanging="180"/>
        <w:rPr>
          <w:color w:val="666666"/>
          <w:sz w:val="20"/>
          <w:szCs w:val="20"/>
        </w:rPr>
      </w:pPr>
      <w:sdt>
        <w:sdtPr>
          <w:tag w:val="goog_rdk_1540"/>
        </w:sdtPr>
        <w:sdtContent>
          <w:r w:rsidDel="00000000" w:rsidR="00000000" w:rsidRPr="00000000">
            <w:rPr>
              <w:sz w:val="20"/>
              <w:szCs w:val="20"/>
              <w:rtl w:val="0"/>
              <w:rPrChange w:author="Iman Mohamed Atef Helal" w:id="418" w:date="2023-10-31T19:09:00Z">
                <w:rPr>
                  <w:color w:val="666666"/>
                  <w:sz w:val="20"/>
                  <w:szCs w:val="20"/>
                </w:rPr>
              </w:rPrChange>
            </w:rPr>
            <w:t xml:space="preserve">Simple platform with no complications.</w:t>
          </w:r>
        </w:sdtContent>
      </w:sdt>
    </w:p>
    <w:p w:rsidR="00000000" w:rsidDel="00000000" w:rsidP="00000000" w:rsidRDefault="00000000" w:rsidRPr="00000000" w14:paraId="00000823">
      <w:pPr>
        <w:keepLines w:val="1"/>
        <w:numPr>
          <w:ilvl w:val="0"/>
          <w:numId w:val="47"/>
        </w:numPr>
        <w:spacing w:after="100" w:before="100" w:lineRule="auto"/>
        <w:ind w:left="1080" w:hanging="180"/>
        <w:rPr>
          <w:color w:val="666666"/>
          <w:sz w:val="20"/>
          <w:szCs w:val="20"/>
        </w:rPr>
      </w:pPr>
      <w:sdt>
        <w:sdtPr>
          <w:tag w:val="goog_rdk_1541"/>
        </w:sdtPr>
        <w:sdtContent>
          <w:r w:rsidDel="00000000" w:rsidR="00000000" w:rsidRPr="00000000">
            <w:rPr>
              <w:sz w:val="20"/>
              <w:szCs w:val="20"/>
              <w:rtl w:val="0"/>
              <w:rPrChange w:author="Iman Mohamed Atef Helal" w:id="418" w:date="2023-10-31T19:09:00Z">
                <w:rPr>
                  <w:color w:val="666666"/>
                  <w:sz w:val="20"/>
                  <w:szCs w:val="20"/>
                </w:rPr>
              </w:rPrChange>
            </w:rPr>
            <w:t xml:space="preserve">Effective meeting quality and chat functionality.</w:t>
          </w:r>
        </w:sdtContent>
      </w:sdt>
    </w:p>
    <w:p w:rsidR="00000000" w:rsidDel="00000000" w:rsidP="00000000" w:rsidRDefault="00000000" w:rsidRPr="00000000" w14:paraId="00000824">
      <w:pPr>
        <w:keepLines w:val="1"/>
        <w:numPr>
          <w:ilvl w:val="0"/>
          <w:numId w:val="47"/>
        </w:numPr>
        <w:spacing w:after="100" w:before="100" w:lineRule="auto"/>
        <w:ind w:left="1080" w:hanging="180"/>
        <w:rPr>
          <w:color w:val="666666"/>
          <w:sz w:val="20"/>
          <w:szCs w:val="20"/>
        </w:rPr>
      </w:pPr>
      <w:sdt>
        <w:sdtPr>
          <w:tag w:val="goog_rdk_1542"/>
        </w:sdtPr>
        <w:sdtContent>
          <w:r w:rsidDel="00000000" w:rsidR="00000000" w:rsidRPr="00000000">
            <w:rPr>
              <w:sz w:val="20"/>
              <w:szCs w:val="20"/>
              <w:rtl w:val="0"/>
              <w:rPrChange w:author="Iman Mohamed Atef Helal" w:id="418" w:date="2023-10-31T19:09:00Z">
                <w:rPr>
                  <w:color w:val="666666"/>
                  <w:sz w:val="20"/>
                  <w:szCs w:val="20"/>
                </w:rPr>
              </w:rPrChange>
            </w:rPr>
            <w:t xml:space="preserve">Organized and straightforward in its approach.</w:t>
          </w:r>
        </w:sdtContent>
      </w:sdt>
    </w:p>
    <w:p w:rsidR="00000000" w:rsidDel="00000000" w:rsidP="00000000" w:rsidRDefault="00000000" w:rsidRPr="00000000" w14:paraId="00000825">
      <w:pPr>
        <w:keepLines w:val="1"/>
        <w:numPr>
          <w:ilvl w:val="0"/>
          <w:numId w:val="47"/>
        </w:numPr>
        <w:spacing w:after="100" w:before="100" w:lineRule="auto"/>
        <w:ind w:left="1080" w:hanging="180"/>
        <w:rPr>
          <w:color w:val="666666"/>
          <w:sz w:val="20"/>
          <w:szCs w:val="20"/>
        </w:rPr>
      </w:pPr>
      <w:sdt>
        <w:sdtPr>
          <w:tag w:val="goog_rdk_1543"/>
        </w:sdtPr>
        <w:sdtContent>
          <w:r w:rsidDel="00000000" w:rsidR="00000000" w:rsidRPr="00000000">
            <w:rPr>
              <w:sz w:val="20"/>
              <w:szCs w:val="20"/>
              <w:rtl w:val="0"/>
              <w:rPrChange w:author="Iman Mohamed Atef Helal" w:id="418" w:date="2023-10-31T19:09:00Z">
                <w:rPr>
                  <w:color w:val="666666"/>
                  <w:sz w:val="20"/>
                  <w:szCs w:val="20"/>
                </w:rPr>
              </w:rPrChange>
            </w:rPr>
            <w:t xml:space="preserve">Good performance without frequent disconnections or interruptions.</w:t>
          </w:r>
        </w:sdtContent>
      </w:sdt>
    </w:p>
    <w:sdt>
      <w:sdtPr>
        <w:tag w:val="goog_rdk_1545"/>
      </w:sdtPr>
      <w:sdtContent>
        <w:p w:rsidR="00000000" w:rsidDel="00000000" w:rsidP="00000000" w:rsidRDefault="00000000" w:rsidRPr="00000000" w14:paraId="00000826">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44"/>
            </w:sdtPr>
            <w:sdtContent>
              <w:r w:rsidDel="00000000" w:rsidR="00000000" w:rsidRPr="00000000">
                <w:rPr>
                  <w:sz w:val="20"/>
                  <w:szCs w:val="20"/>
                  <w:rtl w:val="0"/>
                  <w:rPrChange w:author="Iman Mohamed Atef Helal" w:id="418" w:date="2023-10-31T19:09:00Z">
                    <w:rPr>
                      <w:color w:val="666666"/>
                      <w:sz w:val="20"/>
                      <w:szCs w:val="20"/>
                    </w:rPr>
                  </w:rPrChange>
                </w:rPr>
                <w:t xml:space="preserve">Negative aspects:</w:t>
              </w:r>
            </w:sdtContent>
          </w:sdt>
        </w:p>
      </w:sdtContent>
    </w:sdt>
    <w:p w:rsidR="00000000" w:rsidDel="00000000" w:rsidP="00000000" w:rsidRDefault="00000000" w:rsidRPr="00000000" w14:paraId="00000827">
      <w:pPr>
        <w:keepLines w:val="1"/>
        <w:numPr>
          <w:ilvl w:val="0"/>
          <w:numId w:val="47"/>
        </w:numPr>
        <w:spacing w:after="100" w:before="100" w:lineRule="auto"/>
        <w:ind w:left="1080" w:hanging="180"/>
        <w:rPr>
          <w:color w:val="666666"/>
          <w:sz w:val="20"/>
          <w:szCs w:val="20"/>
        </w:rPr>
      </w:pPr>
      <w:sdt>
        <w:sdtPr>
          <w:tag w:val="goog_rdk_1546"/>
        </w:sdtPr>
        <w:sdtContent>
          <w:r w:rsidDel="00000000" w:rsidR="00000000" w:rsidRPr="00000000">
            <w:rPr>
              <w:sz w:val="20"/>
              <w:szCs w:val="20"/>
              <w:rtl w:val="0"/>
              <w:rPrChange w:author="Iman Mohamed Atef Helal" w:id="418" w:date="2023-10-31T19:09:00Z">
                <w:rPr>
                  <w:color w:val="666666"/>
                  <w:sz w:val="20"/>
                  <w:szCs w:val="20"/>
                </w:rPr>
              </w:rPrChange>
            </w:rPr>
            <w:t xml:space="preserve">Occasional login issues and disruptions in connectivity.</w:t>
          </w:r>
        </w:sdtContent>
      </w:sdt>
    </w:p>
    <w:p w:rsidR="00000000" w:rsidDel="00000000" w:rsidP="00000000" w:rsidRDefault="00000000" w:rsidRPr="00000000" w14:paraId="00000828">
      <w:pPr>
        <w:keepLines w:val="1"/>
        <w:numPr>
          <w:ilvl w:val="0"/>
          <w:numId w:val="47"/>
        </w:numPr>
        <w:spacing w:after="100" w:before="100" w:lineRule="auto"/>
        <w:ind w:left="1080" w:hanging="180"/>
        <w:rPr>
          <w:color w:val="666666"/>
          <w:sz w:val="20"/>
          <w:szCs w:val="20"/>
        </w:rPr>
      </w:pPr>
      <w:sdt>
        <w:sdtPr>
          <w:tag w:val="goog_rdk_1547"/>
        </w:sdtPr>
        <w:sdtContent>
          <w:r w:rsidDel="00000000" w:rsidR="00000000" w:rsidRPr="00000000">
            <w:rPr>
              <w:sz w:val="20"/>
              <w:szCs w:val="20"/>
              <w:rtl w:val="0"/>
              <w:rPrChange w:author="Iman Mohamed Atef Helal" w:id="418" w:date="2023-10-31T19:09:00Z">
                <w:rPr>
                  <w:color w:val="666666"/>
                  <w:sz w:val="20"/>
                  <w:szCs w:val="20"/>
                </w:rPr>
              </w:rPrChange>
            </w:rPr>
            <w:t xml:space="preserve">Some users experienced lags and slow loading times.</w:t>
          </w:r>
        </w:sdtContent>
      </w:sdt>
    </w:p>
    <w:p w:rsidR="00000000" w:rsidDel="00000000" w:rsidP="00000000" w:rsidRDefault="00000000" w:rsidRPr="00000000" w14:paraId="00000829">
      <w:pPr>
        <w:keepLines w:val="1"/>
        <w:numPr>
          <w:ilvl w:val="0"/>
          <w:numId w:val="47"/>
        </w:numPr>
        <w:spacing w:after="100" w:before="100" w:lineRule="auto"/>
        <w:ind w:left="1080" w:hanging="180"/>
        <w:rPr>
          <w:color w:val="666666"/>
          <w:sz w:val="20"/>
          <w:szCs w:val="20"/>
        </w:rPr>
      </w:pPr>
      <w:sdt>
        <w:sdtPr>
          <w:tag w:val="goog_rdk_1548"/>
        </w:sdtPr>
        <w:sdtContent>
          <w:r w:rsidDel="00000000" w:rsidR="00000000" w:rsidRPr="00000000">
            <w:rPr>
              <w:sz w:val="20"/>
              <w:szCs w:val="20"/>
              <w:rtl w:val="0"/>
              <w:rPrChange w:author="Iman Mohamed Atef Helal" w:id="418" w:date="2023-10-31T19:09:00Z">
                <w:rPr>
                  <w:color w:val="666666"/>
                  <w:sz w:val="20"/>
                  <w:szCs w:val="20"/>
                </w:rPr>
              </w:rPrChange>
            </w:rPr>
            <w:t xml:space="preserve">Occasional errors and issues.</w:t>
          </w:r>
        </w:sdtContent>
      </w:sdt>
    </w:p>
    <w:p w:rsidR="00000000" w:rsidDel="00000000" w:rsidP="00000000" w:rsidRDefault="00000000" w:rsidRPr="00000000" w14:paraId="0000082A">
      <w:pPr>
        <w:keepLines w:val="1"/>
        <w:numPr>
          <w:ilvl w:val="0"/>
          <w:numId w:val="47"/>
        </w:numPr>
        <w:spacing w:after="100" w:before="100" w:lineRule="auto"/>
        <w:ind w:left="1080" w:hanging="180"/>
        <w:rPr>
          <w:color w:val="666666"/>
          <w:sz w:val="20"/>
          <w:szCs w:val="20"/>
        </w:rPr>
      </w:pPr>
      <w:sdt>
        <w:sdtPr>
          <w:tag w:val="goog_rdk_1549"/>
        </w:sdtPr>
        <w:sdtContent>
          <w:r w:rsidDel="00000000" w:rsidR="00000000" w:rsidRPr="00000000">
            <w:rPr>
              <w:sz w:val="20"/>
              <w:szCs w:val="20"/>
              <w:rtl w:val="0"/>
              <w:rPrChange w:author="Iman Mohamed Atef Helal" w:id="418" w:date="2023-10-31T19:09:00Z">
                <w:rPr>
                  <w:color w:val="666666"/>
                  <w:sz w:val="20"/>
                  <w:szCs w:val="20"/>
                </w:rPr>
              </w:rPrChange>
            </w:rPr>
            <w:t xml:space="preserve">Share screen function not working well, and slow performance at times.</w:t>
          </w:r>
        </w:sdtContent>
      </w:sdt>
    </w:p>
    <w:p w:rsidR="00000000" w:rsidDel="00000000" w:rsidP="00000000" w:rsidRDefault="00000000" w:rsidRPr="00000000" w14:paraId="0000082B">
      <w:pPr>
        <w:keepLines w:val="1"/>
        <w:numPr>
          <w:ilvl w:val="0"/>
          <w:numId w:val="47"/>
        </w:numPr>
        <w:spacing w:after="100" w:before="100" w:lineRule="auto"/>
        <w:ind w:left="1080" w:hanging="180"/>
        <w:rPr>
          <w:color w:val="666666"/>
          <w:sz w:val="20"/>
          <w:szCs w:val="20"/>
        </w:rPr>
      </w:pPr>
      <w:sdt>
        <w:sdtPr>
          <w:tag w:val="goog_rdk_1550"/>
        </w:sdtPr>
        <w:sdtContent>
          <w:r w:rsidDel="00000000" w:rsidR="00000000" w:rsidRPr="00000000">
            <w:rPr>
              <w:sz w:val="20"/>
              <w:szCs w:val="20"/>
              <w:rtl w:val="0"/>
              <w:rPrChange w:author="Iman Mohamed Atef Helal" w:id="418" w:date="2023-10-31T19:09:00Z">
                <w:rPr>
                  <w:color w:val="666666"/>
                  <w:sz w:val="20"/>
                  <w:szCs w:val="20"/>
                </w:rPr>
              </w:rPrChange>
            </w:rPr>
            <w:t xml:space="preserve">Internet-related problems causing occasional disruptions.</w:t>
          </w:r>
        </w:sdtContent>
      </w:sdt>
    </w:p>
    <w:sdt>
      <w:sdtPr>
        <w:tag w:val="goog_rdk_1552"/>
      </w:sdtPr>
      <w:sdtContent>
        <w:p w:rsidR="00000000" w:rsidDel="00000000" w:rsidP="00000000" w:rsidRDefault="00000000" w:rsidRPr="00000000" w14:paraId="0000082C">
          <w:pPr>
            <w:keepLines w:val="1"/>
            <w:spacing w:after="240" w:before="240" w:lineRule="auto"/>
            <w:ind w:left="630" w:firstLine="0"/>
            <w:rPr>
              <w:sz w:val="20"/>
              <w:szCs w:val="20"/>
              <w:rPrChange w:author="Iman Mohamed Atef Helal" w:id="418" w:date="2023-10-31T19:09:00Z">
                <w:rPr>
                  <w:color w:val="666666"/>
                  <w:sz w:val="20"/>
                  <w:szCs w:val="20"/>
                </w:rPr>
              </w:rPrChange>
            </w:rPr>
          </w:pPr>
          <w:sdt>
            <w:sdtPr>
              <w:tag w:val="goog_rdk_1551"/>
            </w:sdtPr>
            <w:sdtContent>
              <w:r w:rsidDel="00000000" w:rsidR="00000000" w:rsidRPr="00000000">
                <w:rPr>
                  <w:sz w:val="20"/>
                  <w:szCs w:val="20"/>
                  <w:rtl w:val="0"/>
                  <w:rPrChange w:author="Iman Mohamed Atef Helal" w:id="418" w:date="2023-10-31T19:09:00Z">
                    <w:rPr>
                      <w:color w:val="666666"/>
                      <w:sz w:val="20"/>
                      <w:szCs w:val="20"/>
                    </w:rPr>
                  </w:rPrChange>
                </w:rPr>
                <w:t xml:space="preserve">Overall, Microsoft Teams is praised for its ease of use, user-friendly interface, and effective communication features. However, occasional technical issues and connectivity problems were some of the areas that affected the overall experience for a few users.</w:t>
              </w:r>
            </w:sdtContent>
          </w:sdt>
        </w:p>
      </w:sdtContent>
    </w:sdt>
    <w:sdt>
      <w:sdtPr>
        <w:tag w:val="goog_rdk_1554"/>
      </w:sdtPr>
      <w:sdtContent>
        <w:p w:rsidR="00000000" w:rsidDel="00000000" w:rsidP="00000000" w:rsidRDefault="00000000" w:rsidRPr="00000000" w14:paraId="0000082D">
          <w:pPr>
            <w:keepLines w:val="1"/>
            <w:spacing w:after="240" w:before="240" w:lineRule="auto"/>
            <w:ind w:left="630" w:firstLine="0"/>
            <w:rPr>
              <w:sz w:val="20"/>
              <w:szCs w:val="20"/>
              <w:rPrChange w:author="Iman Mohamed Atef Helal" w:id="418" w:date="2023-10-31T19:09:00Z">
                <w:rPr>
                  <w:color w:val="666666"/>
                  <w:sz w:val="20"/>
                  <w:szCs w:val="20"/>
                </w:rPr>
              </w:rPrChange>
            </w:rPr>
          </w:pPr>
          <w:sdt>
            <w:sdtPr>
              <w:tag w:val="goog_rdk_1553"/>
            </w:sdtPr>
            <w:sdtContent>
              <w:r w:rsidDel="00000000" w:rsidR="00000000" w:rsidRPr="00000000">
                <w:rPr>
                  <w:rtl w:val="0"/>
                </w:rPr>
              </w:r>
            </w:sdtContent>
          </w:sdt>
        </w:p>
      </w:sdtContent>
    </w:sdt>
    <w:sdt>
      <w:sdtPr>
        <w:tag w:val="goog_rdk_1556"/>
      </w:sdtPr>
      <w:sdtContent>
        <w:p w:rsidR="00000000" w:rsidDel="00000000" w:rsidP="00000000" w:rsidRDefault="00000000" w:rsidRPr="00000000" w14:paraId="0000082E">
          <w:pPr>
            <w:keepLines w:val="1"/>
            <w:spacing w:after="240" w:before="240" w:lineRule="auto"/>
            <w:ind w:left="630" w:firstLine="0"/>
            <w:rPr>
              <w:sz w:val="20"/>
              <w:szCs w:val="20"/>
              <w:rPrChange w:author="Iman Mohamed Atef Helal" w:id="418" w:date="2023-10-31T19:09:00Z">
                <w:rPr>
                  <w:color w:val="666666"/>
                  <w:sz w:val="20"/>
                  <w:szCs w:val="20"/>
                </w:rPr>
              </w:rPrChange>
            </w:rPr>
          </w:pPr>
          <w:sdt>
            <w:sdtPr>
              <w:tag w:val="goog_rdk_1555"/>
            </w:sdtPr>
            <w:sdtContent>
              <w:r w:rsidDel="00000000" w:rsidR="00000000" w:rsidRPr="00000000">
                <w:rPr>
                  <w:rtl w:val="0"/>
                </w:rPr>
              </w:r>
            </w:sdtContent>
          </w:sdt>
        </w:p>
      </w:sdtContent>
    </w:sdt>
    <w:sdt>
      <w:sdtPr>
        <w:tag w:val="goog_rdk_1558"/>
      </w:sdtPr>
      <w:sdtContent>
        <w:p w:rsidR="00000000" w:rsidDel="00000000" w:rsidP="00000000" w:rsidRDefault="00000000" w:rsidRPr="00000000" w14:paraId="0000082F">
          <w:pPr>
            <w:keepLines w:val="1"/>
            <w:spacing w:after="240" w:before="240" w:lineRule="auto"/>
            <w:ind w:left="630" w:firstLine="0"/>
            <w:rPr>
              <w:sz w:val="20"/>
              <w:szCs w:val="20"/>
              <w:rPrChange w:author="Iman Mohamed Atef Helal" w:id="418" w:date="2023-10-31T19:09:00Z">
                <w:rPr>
                  <w:color w:val="666666"/>
                  <w:sz w:val="20"/>
                  <w:szCs w:val="20"/>
                </w:rPr>
              </w:rPrChange>
            </w:rPr>
          </w:pPr>
          <w:sdt>
            <w:sdtPr>
              <w:tag w:val="goog_rdk_1557"/>
            </w:sdtPr>
            <w:sdtContent>
              <w:r w:rsidDel="00000000" w:rsidR="00000000" w:rsidRPr="00000000">
                <w:rPr>
                  <w:rtl w:val="0"/>
                </w:rPr>
              </w:r>
            </w:sdtContent>
          </w:sdt>
        </w:p>
      </w:sdtContent>
    </w:sdt>
    <w:sdt>
      <w:sdtPr>
        <w:tag w:val="goog_rdk_1560"/>
      </w:sdtPr>
      <w:sdtContent>
        <w:p w:rsidR="00000000" w:rsidDel="00000000" w:rsidP="00000000" w:rsidRDefault="00000000" w:rsidRPr="00000000" w14:paraId="00000830">
          <w:pPr>
            <w:keepLines w:val="1"/>
            <w:spacing w:after="240" w:before="240" w:lineRule="auto"/>
            <w:ind w:left="630" w:firstLine="0"/>
            <w:rPr>
              <w:sz w:val="20"/>
              <w:szCs w:val="20"/>
              <w:rPrChange w:author="Iman Mohamed Atef Helal" w:id="418" w:date="2023-10-31T19:09:00Z">
                <w:rPr>
                  <w:color w:val="666666"/>
                  <w:sz w:val="20"/>
                  <w:szCs w:val="20"/>
                </w:rPr>
              </w:rPrChange>
            </w:rPr>
          </w:pPr>
          <w:sdt>
            <w:sdtPr>
              <w:tag w:val="goog_rdk_1559"/>
            </w:sdtPr>
            <w:sdtContent>
              <w:r w:rsidDel="00000000" w:rsidR="00000000" w:rsidRPr="00000000">
                <w:rPr>
                  <w:rtl w:val="0"/>
                </w:rPr>
              </w:r>
            </w:sdtContent>
          </w:sdt>
        </w:p>
      </w:sdtContent>
    </w:sdt>
    <w:sdt>
      <w:sdtPr>
        <w:tag w:val="goog_rdk_1562"/>
      </w:sdtPr>
      <w:sdtContent>
        <w:p w:rsidR="00000000" w:rsidDel="00000000" w:rsidP="00000000" w:rsidRDefault="00000000" w:rsidRPr="00000000" w14:paraId="00000831">
          <w:pPr>
            <w:keepLines w:val="1"/>
            <w:spacing w:after="240" w:before="240" w:lineRule="auto"/>
            <w:ind w:left="630" w:firstLine="0"/>
            <w:rPr>
              <w:sz w:val="20"/>
              <w:szCs w:val="20"/>
              <w:rPrChange w:author="Iman Mohamed Atef Helal" w:id="418" w:date="2023-10-31T19:09:00Z">
                <w:rPr>
                  <w:color w:val="666666"/>
                  <w:sz w:val="20"/>
                  <w:szCs w:val="20"/>
                </w:rPr>
              </w:rPrChange>
            </w:rPr>
          </w:pPr>
          <w:sdt>
            <w:sdtPr>
              <w:tag w:val="goog_rdk_1561"/>
            </w:sdtPr>
            <w:sdtContent>
              <w:r w:rsidDel="00000000" w:rsidR="00000000" w:rsidRPr="00000000">
                <w:rPr>
                  <w:rtl w:val="0"/>
                </w:rPr>
              </w:r>
            </w:sdtContent>
          </w:sdt>
        </w:p>
      </w:sdtContent>
    </w:sdt>
    <w:sdt>
      <w:sdtPr>
        <w:tag w:val="goog_rdk_1565"/>
      </w:sdtPr>
      <w:sdtContent>
        <w:p w:rsidR="00000000" w:rsidDel="00000000" w:rsidP="00000000" w:rsidRDefault="00000000" w:rsidRPr="00000000" w14:paraId="00000832">
          <w:pPr>
            <w:keepLines w:val="1"/>
            <w:spacing w:before="100" w:lineRule="auto"/>
            <w:ind w:hanging="360"/>
            <w:rPr>
              <w:sz w:val="20"/>
              <w:szCs w:val="20"/>
              <w:rPrChange w:author="Iman Mohamed Atef Helal" w:id="418" w:date="2023-10-31T19:09:00Z">
                <w:rPr>
                  <w:color w:val="666666"/>
                  <w:sz w:val="20"/>
                  <w:szCs w:val="20"/>
                </w:rPr>
              </w:rPrChange>
            </w:rPr>
          </w:pPr>
          <w:sdt>
            <w:sdtPr>
              <w:tag w:val="goog_rdk_1563"/>
            </w:sdtPr>
            <w:sdtContent>
              <w:r w:rsidDel="00000000" w:rsidR="00000000" w:rsidRPr="00000000">
                <w:rPr>
                  <w:sz w:val="26"/>
                  <w:szCs w:val="26"/>
                  <w:rtl w:val="0"/>
                  <w:rPrChange w:author="Iman Mohamed Atef Helal" w:id="418" w:date="2023-10-31T19:09:00Z">
                    <w:rPr>
                      <w:color w:val="666666"/>
                      <w:sz w:val="26"/>
                      <w:szCs w:val="26"/>
                    </w:rPr>
                  </w:rPrChange>
                </w:rPr>
                <w:t xml:space="preserve">SWOT Analysis for Microsoft Teams:</w:t>
              </w:r>
            </w:sdtContent>
          </w:sdt>
          <w:sdt>
            <w:sdtPr>
              <w:tag w:val="goog_rdk_1564"/>
            </w:sdtPr>
            <w:sdtContent>
              <w:r w:rsidDel="00000000" w:rsidR="00000000" w:rsidRPr="00000000">
                <w:rPr>
                  <w:rtl w:val="0"/>
                </w:rPr>
              </w:r>
            </w:sdtContent>
          </w:sdt>
        </w:p>
      </w:sdtContent>
    </w:sdt>
    <w:sdt>
      <w:sdtPr>
        <w:tag w:val="goog_rdk_1567"/>
      </w:sdtPr>
      <w:sdtContent>
        <w:p w:rsidR="00000000" w:rsidDel="00000000" w:rsidP="00000000" w:rsidRDefault="00000000" w:rsidRPr="00000000" w14:paraId="00000833">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66"/>
            </w:sdtPr>
            <w:sdtContent>
              <w:r w:rsidDel="00000000" w:rsidR="00000000" w:rsidRPr="00000000">
                <w:rPr>
                  <w:sz w:val="20"/>
                  <w:szCs w:val="20"/>
                  <w:rtl w:val="0"/>
                  <w:rPrChange w:author="Iman Mohamed Atef Helal" w:id="418" w:date="2023-10-31T19:09:00Z">
                    <w:rPr>
                      <w:color w:val="666666"/>
                      <w:sz w:val="20"/>
                      <w:szCs w:val="20"/>
                    </w:rPr>
                  </w:rPrChange>
                </w:rPr>
                <w:t xml:space="preserve">Strengths:</w:t>
              </w:r>
            </w:sdtContent>
          </w:sdt>
        </w:p>
      </w:sdtContent>
    </w:sdt>
    <w:p w:rsidR="00000000" w:rsidDel="00000000" w:rsidP="00000000" w:rsidRDefault="00000000" w:rsidRPr="00000000" w14:paraId="00000834">
      <w:pPr>
        <w:keepLines w:val="1"/>
        <w:numPr>
          <w:ilvl w:val="0"/>
          <w:numId w:val="47"/>
        </w:numPr>
        <w:spacing w:after="100" w:before="100" w:lineRule="auto"/>
        <w:ind w:left="1080" w:hanging="180"/>
        <w:rPr>
          <w:color w:val="666666"/>
          <w:sz w:val="20"/>
          <w:szCs w:val="20"/>
        </w:rPr>
      </w:pPr>
      <w:sdt>
        <w:sdtPr>
          <w:tag w:val="goog_rdk_1568"/>
        </w:sdtPr>
        <w:sdtContent>
          <w:r w:rsidDel="00000000" w:rsidR="00000000" w:rsidRPr="00000000">
            <w:rPr>
              <w:sz w:val="20"/>
              <w:szCs w:val="20"/>
              <w:rtl w:val="0"/>
              <w:rPrChange w:author="Iman Mohamed Atef Helal" w:id="418" w:date="2023-10-31T19:09:00Z">
                <w:rPr>
                  <w:color w:val="666666"/>
                  <w:sz w:val="20"/>
                  <w:szCs w:val="20"/>
                </w:rPr>
              </w:rPrChange>
            </w:rPr>
            <w:t xml:space="preserve">Easy to use, clear, and simple interface.</w:t>
          </w:r>
        </w:sdtContent>
      </w:sdt>
    </w:p>
    <w:p w:rsidR="00000000" w:rsidDel="00000000" w:rsidP="00000000" w:rsidRDefault="00000000" w:rsidRPr="00000000" w14:paraId="00000835">
      <w:pPr>
        <w:keepLines w:val="1"/>
        <w:numPr>
          <w:ilvl w:val="0"/>
          <w:numId w:val="47"/>
        </w:numPr>
        <w:spacing w:after="100" w:before="100" w:lineRule="auto"/>
        <w:ind w:left="1080" w:hanging="180"/>
        <w:rPr>
          <w:color w:val="666666"/>
          <w:sz w:val="20"/>
          <w:szCs w:val="20"/>
        </w:rPr>
      </w:pPr>
      <w:sdt>
        <w:sdtPr>
          <w:tag w:val="goog_rdk_1569"/>
        </w:sdtPr>
        <w:sdtContent>
          <w:r w:rsidDel="00000000" w:rsidR="00000000" w:rsidRPr="00000000">
            <w:rPr>
              <w:sz w:val="20"/>
              <w:szCs w:val="20"/>
              <w:rtl w:val="0"/>
              <w:rPrChange w:author="Iman Mohamed Atef Helal" w:id="418" w:date="2023-10-31T19:09:00Z">
                <w:rPr>
                  <w:color w:val="666666"/>
                  <w:sz w:val="20"/>
                  <w:szCs w:val="20"/>
                </w:rPr>
              </w:rPrChange>
            </w:rPr>
            <w:t xml:space="preserve">Availability of desired features and easy communication options.</w:t>
          </w:r>
        </w:sdtContent>
      </w:sdt>
    </w:p>
    <w:p w:rsidR="00000000" w:rsidDel="00000000" w:rsidP="00000000" w:rsidRDefault="00000000" w:rsidRPr="00000000" w14:paraId="00000836">
      <w:pPr>
        <w:keepLines w:val="1"/>
        <w:numPr>
          <w:ilvl w:val="0"/>
          <w:numId w:val="47"/>
        </w:numPr>
        <w:spacing w:after="100" w:before="100" w:lineRule="auto"/>
        <w:ind w:left="1080" w:hanging="180"/>
        <w:rPr>
          <w:color w:val="666666"/>
          <w:sz w:val="20"/>
          <w:szCs w:val="20"/>
        </w:rPr>
      </w:pPr>
      <w:sdt>
        <w:sdtPr>
          <w:tag w:val="goog_rdk_1570"/>
        </w:sdtPr>
        <w:sdtContent>
          <w:r w:rsidDel="00000000" w:rsidR="00000000" w:rsidRPr="00000000">
            <w:rPr>
              <w:sz w:val="20"/>
              <w:szCs w:val="20"/>
              <w:rtl w:val="0"/>
              <w:rPrChange w:author="Iman Mohamed Atef Helal" w:id="418" w:date="2023-10-31T19:09:00Z">
                <w:rPr>
                  <w:color w:val="666666"/>
                  <w:sz w:val="20"/>
                  <w:szCs w:val="20"/>
                </w:rPr>
              </w:rPrChange>
            </w:rPr>
            <w:t xml:space="preserve">User-friendly design, comfortable to work with on both computers and mobile devices.</w:t>
          </w:r>
        </w:sdtContent>
      </w:sdt>
    </w:p>
    <w:p w:rsidR="00000000" w:rsidDel="00000000" w:rsidP="00000000" w:rsidRDefault="00000000" w:rsidRPr="00000000" w14:paraId="00000837">
      <w:pPr>
        <w:keepLines w:val="1"/>
        <w:numPr>
          <w:ilvl w:val="0"/>
          <w:numId w:val="47"/>
        </w:numPr>
        <w:spacing w:after="100" w:before="100" w:lineRule="auto"/>
        <w:ind w:left="1080" w:hanging="180"/>
        <w:rPr>
          <w:color w:val="666666"/>
          <w:sz w:val="20"/>
          <w:szCs w:val="20"/>
        </w:rPr>
      </w:pPr>
      <w:sdt>
        <w:sdtPr>
          <w:tag w:val="goog_rdk_1571"/>
        </w:sdtPr>
        <w:sdtContent>
          <w:r w:rsidDel="00000000" w:rsidR="00000000" w:rsidRPr="00000000">
            <w:rPr>
              <w:sz w:val="20"/>
              <w:szCs w:val="20"/>
              <w:rtl w:val="0"/>
              <w:rPrChange w:author="Iman Mohamed Atef Helal" w:id="418" w:date="2023-10-31T19:09:00Z">
                <w:rPr>
                  <w:color w:val="666666"/>
                  <w:sz w:val="20"/>
                  <w:szCs w:val="20"/>
                </w:rPr>
              </w:rPrChange>
            </w:rPr>
            <w:t xml:space="preserve">Organized and straightforward in its approach.</w:t>
          </w:r>
        </w:sdtContent>
      </w:sdt>
    </w:p>
    <w:p w:rsidR="00000000" w:rsidDel="00000000" w:rsidP="00000000" w:rsidRDefault="00000000" w:rsidRPr="00000000" w14:paraId="00000838">
      <w:pPr>
        <w:keepLines w:val="1"/>
        <w:numPr>
          <w:ilvl w:val="0"/>
          <w:numId w:val="47"/>
        </w:numPr>
        <w:spacing w:after="100" w:before="100" w:lineRule="auto"/>
        <w:ind w:left="1080" w:hanging="180"/>
        <w:rPr>
          <w:color w:val="666666"/>
          <w:sz w:val="20"/>
          <w:szCs w:val="20"/>
        </w:rPr>
      </w:pPr>
      <w:sdt>
        <w:sdtPr>
          <w:tag w:val="goog_rdk_1572"/>
        </w:sdtPr>
        <w:sdtContent>
          <w:r w:rsidDel="00000000" w:rsidR="00000000" w:rsidRPr="00000000">
            <w:rPr>
              <w:sz w:val="20"/>
              <w:szCs w:val="20"/>
              <w:rtl w:val="0"/>
              <w:rPrChange w:author="Iman Mohamed Atef Helal" w:id="418" w:date="2023-10-31T19:09:00Z">
                <w:rPr>
                  <w:color w:val="666666"/>
                  <w:sz w:val="20"/>
                  <w:szCs w:val="20"/>
                </w:rPr>
              </w:rPrChange>
            </w:rPr>
            <w:t xml:space="preserve">Effective meeting quality and chat functionality.</w:t>
          </w:r>
        </w:sdtContent>
      </w:sdt>
    </w:p>
    <w:p w:rsidR="00000000" w:rsidDel="00000000" w:rsidP="00000000" w:rsidRDefault="00000000" w:rsidRPr="00000000" w14:paraId="00000839">
      <w:pPr>
        <w:keepLines w:val="1"/>
        <w:numPr>
          <w:ilvl w:val="0"/>
          <w:numId w:val="47"/>
        </w:numPr>
        <w:spacing w:after="100" w:before="100" w:lineRule="auto"/>
        <w:ind w:left="1080" w:hanging="180"/>
        <w:rPr>
          <w:color w:val="666666"/>
          <w:sz w:val="20"/>
          <w:szCs w:val="20"/>
        </w:rPr>
      </w:pPr>
      <w:sdt>
        <w:sdtPr>
          <w:tag w:val="goog_rdk_1573"/>
        </w:sdtPr>
        <w:sdtContent>
          <w:r w:rsidDel="00000000" w:rsidR="00000000" w:rsidRPr="00000000">
            <w:rPr>
              <w:sz w:val="20"/>
              <w:szCs w:val="20"/>
              <w:rtl w:val="0"/>
              <w:rPrChange w:author="Iman Mohamed Atef Helal" w:id="418" w:date="2023-10-31T19:09:00Z">
                <w:rPr>
                  <w:color w:val="666666"/>
                  <w:sz w:val="20"/>
                  <w:szCs w:val="20"/>
                </w:rPr>
              </w:rPrChange>
            </w:rPr>
            <w:t xml:space="preserve">Good performance without frequent disconnections or interruptions.</w:t>
          </w:r>
        </w:sdtContent>
      </w:sdt>
    </w:p>
    <w:sdt>
      <w:sdtPr>
        <w:tag w:val="goog_rdk_1575"/>
      </w:sdtPr>
      <w:sdtContent>
        <w:p w:rsidR="00000000" w:rsidDel="00000000" w:rsidP="00000000" w:rsidRDefault="00000000" w:rsidRPr="00000000" w14:paraId="0000083A">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74"/>
            </w:sdtPr>
            <w:sdtContent>
              <w:r w:rsidDel="00000000" w:rsidR="00000000" w:rsidRPr="00000000">
                <w:rPr>
                  <w:sz w:val="20"/>
                  <w:szCs w:val="20"/>
                  <w:rtl w:val="0"/>
                  <w:rPrChange w:author="Iman Mohamed Atef Helal" w:id="418" w:date="2023-10-31T19:09:00Z">
                    <w:rPr>
                      <w:color w:val="666666"/>
                      <w:sz w:val="20"/>
                      <w:szCs w:val="20"/>
                    </w:rPr>
                  </w:rPrChange>
                </w:rPr>
                <w:t xml:space="preserve">Weaknesses:</w:t>
              </w:r>
            </w:sdtContent>
          </w:sdt>
        </w:p>
      </w:sdtContent>
    </w:sdt>
    <w:p w:rsidR="00000000" w:rsidDel="00000000" w:rsidP="00000000" w:rsidRDefault="00000000" w:rsidRPr="00000000" w14:paraId="0000083B">
      <w:pPr>
        <w:keepLines w:val="1"/>
        <w:numPr>
          <w:ilvl w:val="0"/>
          <w:numId w:val="47"/>
        </w:numPr>
        <w:spacing w:after="100" w:before="100" w:lineRule="auto"/>
        <w:ind w:left="1080" w:hanging="180"/>
        <w:rPr>
          <w:color w:val="666666"/>
          <w:sz w:val="20"/>
          <w:szCs w:val="20"/>
        </w:rPr>
      </w:pPr>
      <w:sdt>
        <w:sdtPr>
          <w:tag w:val="goog_rdk_1576"/>
        </w:sdtPr>
        <w:sdtContent>
          <w:r w:rsidDel="00000000" w:rsidR="00000000" w:rsidRPr="00000000">
            <w:rPr>
              <w:sz w:val="20"/>
              <w:szCs w:val="20"/>
              <w:rtl w:val="0"/>
              <w:rPrChange w:author="Iman Mohamed Atef Helal" w:id="418" w:date="2023-10-31T19:09:00Z">
                <w:rPr>
                  <w:color w:val="666666"/>
                  <w:sz w:val="20"/>
                  <w:szCs w:val="20"/>
                </w:rPr>
              </w:rPrChange>
            </w:rPr>
            <w:t xml:space="preserve">Occasional login issues and disruptions in connectivity.</w:t>
          </w:r>
        </w:sdtContent>
      </w:sdt>
    </w:p>
    <w:p w:rsidR="00000000" w:rsidDel="00000000" w:rsidP="00000000" w:rsidRDefault="00000000" w:rsidRPr="00000000" w14:paraId="0000083C">
      <w:pPr>
        <w:keepLines w:val="1"/>
        <w:numPr>
          <w:ilvl w:val="0"/>
          <w:numId w:val="47"/>
        </w:numPr>
        <w:spacing w:after="100" w:before="100" w:lineRule="auto"/>
        <w:ind w:left="1080" w:hanging="180"/>
        <w:rPr>
          <w:color w:val="666666"/>
          <w:sz w:val="20"/>
          <w:szCs w:val="20"/>
        </w:rPr>
      </w:pPr>
      <w:sdt>
        <w:sdtPr>
          <w:tag w:val="goog_rdk_1577"/>
        </w:sdtPr>
        <w:sdtContent>
          <w:r w:rsidDel="00000000" w:rsidR="00000000" w:rsidRPr="00000000">
            <w:rPr>
              <w:sz w:val="20"/>
              <w:szCs w:val="20"/>
              <w:rtl w:val="0"/>
              <w:rPrChange w:author="Iman Mohamed Atef Helal" w:id="418" w:date="2023-10-31T19:09:00Z">
                <w:rPr>
                  <w:color w:val="666666"/>
                  <w:sz w:val="20"/>
                  <w:szCs w:val="20"/>
                </w:rPr>
              </w:rPrChange>
            </w:rPr>
            <w:t xml:space="preserve">Some users experienced lags and slow loading times.</w:t>
          </w:r>
        </w:sdtContent>
      </w:sdt>
    </w:p>
    <w:p w:rsidR="00000000" w:rsidDel="00000000" w:rsidP="00000000" w:rsidRDefault="00000000" w:rsidRPr="00000000" w14:paraId="0000083D">
      <w:pPr>
        <w:keepLines w:val="1"/>
        <w:numPr>
          <w:ilvl w:val="0"/>
          <w:numId w:val="47"/>
        </w:numPr>
        <w:spacing w:after="100" w:before="100" w:lineRule="auto"/>
        <w:ind w:left="1080" w:hanging="180"/>
        <w:rPr>
          <w:color w:val="666666"/>
          <w:sz w:val="20"/>
          <w:szCs w:val="20"/>
        </w:rPr>
      </w:pPr>
      <w:sdt>
        <w:sdtPr>
          <w:tag w:val="goog_rdk_1578"/>
        </w:sdtPr>
        <w:sdtContent>
          <w:r w:rsidDel="00000000" w:rsidR="00000000" w:rsidRPr="00000000">
            <w:rPr>
              <w:sz w:val="20"/>
              <w:szCs w:val="20"/>
              <w:rtl w:val="0"/>
              <w:rPrChange w:author="Iman Mohamed Atef Helal" w:id="418" w:date="2023-10-31T19:09:00Z">
                <w:rPr>
                  <w:color w:val="666666"/>
                  <w:sz w:val="20"/>
                  <w:szCs w:val="20"/>
                </w:rPr>
              </w:rPrChange>
            </w:rPr>
            <w:t xml:space="preserve">Occasional errors and issues.</w:t>
          </w:r>
        </w:sdtContent>
      </w:sdt>
    </w:p>
    <w:p w:rsidR="00000000" w:rsidDel="00000000" w:rsidP="00000000" w:rsidRDefault="00000000" w:rsidRPr="00000000" w14:paraId="0000083E">
      <w:pPr>
        <w:keepLines w:val="1"/>
        <w:numPr>
          <w:ilvl w:val="0"/>
          <w:numId w:val="47"/>
        </w:numPr>
        <w:spacing w:after="100" w:before="100" w:lineRule="auto"/>
        <w:ind w:left="1080" w:hanging="180"/>
        <w:rPr>
          <w:color w:val="666666"/>
          <w:sz w:val="20"/>
          <w:szCs w:val="20"/>
        </w:rPr>
      </w:pPr>
      <w:sdt>
        <w:sdtPr>
          <w:tag w:val="goog_rdk_1579"/>
        </w:sdtPr>
        <w:sdtContent>
          <w:r w:rsidDel="00000000" w:rsidR="00000000" w:rsidRPr="00000000">
            <w:rPr>
              <w:sz w:val="20"/>
              <w:szCs w:val="20"/>
              <w:rtl w:val="0"/>
              <w:rPrChange w:author="Iman Mohamed Atef Helal" w:id="418" w:date="2023-10-31T19:09:00Z">
                <w:rPr>
                  <w:color w:val="666666"/>
                  <w:sz w:val="20"/>
                  <w:szCs w:val="20"/>
                </w:rPr>
              </w:rPrChange>
            </w:rPr>
            <w:t xml:space="preserve">Share screen function not working well, and slow performance at times.</w:t>
          </w:r>
        </w:sdtContent>
      </w:sdt>
    </w:p>
    <w:p w:rsidR="00000000" w:rsidDel="00000000" w:rsidP="00000000" w:rsidRDefault="00000000" w:rsidRPr="00000000" w14:paraId="0000083F">
      <w:pPr>
        <w:keepLines w:val="1"/>
        <w:numPr>
          <w:ilvl w:val="0"/>
          <w:numId w:val="47"/>
        </w:numPr>
        <w:spacing w:after="100" w:before="100" w:lineRule="auto"/>
        <w:ind w:left="1080" w:hanging="180"/>
        <w:rPr>
          <w:color w:val="666666"/>
          <w:sz w:val="20"/>
          <w:szCs w:val="20"/>
        </w:rPr>
      </w:pPr>
      <w:sdt>
        <w:sdtPr>
          <w:tag w:val="goog_rdk_1580"/>
        </w:sdtPr>
        <w:sdtContent>
          <w:r w:rsidDel="00000000" w:rsidR="00000000" w:rsidRPr="00000000">
            <w:rPr>
              <w:sz w:val="20"/>
              <w:szCs w:val="20"/>
              <w:rtl w:val="0"/>
              <w:rPrChange w:author="Iman Mohamed Atef Helal" w:id="418" w:date="2023-10-31T19:09:00Z">
                <w:rPr>
                  <w:color w:val="666666"/>
                  <w:sz w:val="20"/>
                  <w:szCs w:val="20"/>
                </w:rPr>
              </w:rPrChange>
            </w:rPr>
            <w:t xml:space="preserve">Internet-related problems causing occasional disruptions.</w:t>
          </w:r>
        </w:sdtContent>
      </w:sdt>
    </w:p>
    <w:sdt>
      <w:sdtPr>
        <w:tag w:val="goog_rdk_1582"/>
      </w:sdtPr>
      <w:sdtContent>
        <w:p w:rsidR="00000000" w:rsidDel="00000000" w:rsidP="00000000" w:rsidRDefault="00000000" w:rsidRPr="00000000" w14:paraId="00000840">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81"/>
            </w:sdtPr>
            <w:sdtContent>
              <w:r w:rsidDel="00000000" w:rsidR="00000000" w:rsidRPr="00000000">
                <w:rPr>
                  <w:sz w:val="20"/>
                  <w:szCs w:val="20"/>
                  <w:rtl w:val="0"/>
                  <w:rPrChange w:author="Iman Mohamed Atef Helal" w:id="418" w:date="2023-10-31T19:09:00Z">
                    <w:rPr>
                      <w:color w:val="666666"/>
                      <w:sz w:val="20"/>
                      <w:szCs w:val="20"/>
                    </w:rPr>
                  </w:rPrChange>
                </w:rPr>
                <w:t xml:space="preserve">Opportunities:</w:t>
              </w:r>
            </w:sdtContent>
          </w:sdt>
        </w:p>
      </w:sdtContent>
    </w:sdt>
    <w:p w:rsidR="00000000" w:rsidDel="00000000" w:rsidP="00000000" w:rsidRDefault="00000000" w:rsidRPr="00000000" w14:paraId="00000841">
      <w:pPr>
        <w:keepLines w:val="1"/>
        <w:numPr>
          <w:ilvl w:val="0"/>
          <w:numId w:val="47"/>
        </w:numPr>
        <w:spacing w:after="100" w:before="100" w:lineRule="auto"/>
        <w:ind w:left="1080" w:hanging="180"/>
        <w:rPr>
          <w:color w:val="666666"/>
          <w:sz w:val="20"/>
          <w:szCs w:val="20"/>
        </w:rPr>
      </w:pPr>
      <w:sdt>
        <w:sdtPr>
          <w:tag w:val="goog_rdk_1583"/>
        </w:sdtPr>
        <w:sdtContent>
          <w:r w:rsidDel="00000000" w:rsidR="00000000" w:rsidRPr="00000000">
            <w:rPr>
              <w:sz w:val="20"/>
              <w:szCs w:val="20"/>
              <w:rtl w:val="0"/>
              <w:rPrChange w:author="Iman Mohamed Atef Helal" w:id="418" w:date="2023-10-31T19:09:00Z">
                <w:rPr>
                  <w:color w:val="666666"/>
                  <w:sz w:val="20"/>
                  <w:szCs w:val="20"/>
                </w:rPr>
              </w:rPrChange>
            </w:rPr>
            <w:t xml:space="preserve">Addressing technical issues to improve overall platform stability and performance.</w:t>
          </w:r>
        </w:sdtContent>
      </w:sdt>
    </w:p>
    <w:p w:rsidR="00000000" w:rsidDel="00000000" w:rsidP="00000000" w:rsidRDefault="00000000" w:rsidRPr="00000000" w14:paraId="00000842">
      <w:pPr>
        <w:keepLines w:val="1"/>
        <w:numPr>
          <w:ilvl w:val="0"/>
          <w:numId w:val="47"/>
        </w:numPr>
        <w:spacing w:after="100" w:before="100" w:lineRule="auto"/>
        <w:ind w:left="1080" w:hanging="180"/>
        <w:rPr>
          <w:color w:val="666666"/>
          <w:sz w:val="20"/>
          <w:szCs w:val="20"/>
        </w:rPr>
      </w:pPr>
      <w:sdt>
        <w:sdtPr>
          <w:tag w:val="goog_rdk_1584"/>
        </w:sdtPr>
        <w:sdtContent>
          <w:r w:rsidDel="00000000" w:rsidR="00000000" w:rsidRPr="00000000">
            <w:rPr>
              <w:sz w:val="20"/>
              <w:szCs w:val="20"/>
              <w:rtl w:val="0"/>
              <w:rPrChange w:author="Iman Mohamed Atef Helal" w:id="418" w:date="2023-10-31T19:09:00Z">
                <w:rPr>
                  <w:color w:val="666666"/>
                  <w:sz w:val="20"/>
                  <w:szCs w:val="20"/>
                </w:rPr>
              </w:rPrChange>
            </w:rPr>
            <w:t xml:space="preserve">Implementing UI enhancements based on user feedback to increase usability.</w:t>
          </w:r>
        </w:sdtContent>
      </w:sdt>
    </w:p>
    <w:p w:rsidR="00000000" w:rsidDel="00000000" w:rsidP="00000000" w:rsidRDefault="00000000" w:rsidRPr="00000000" w14:paraId="00000843">
      <w:pPr>
        <w:keepLines w:val="1"/>
        <w:numPr>
          <w:ilvl w:val="0"/>
          <w:numId w:val="47"/>
        </w:numPr>
        <w:spacing w:after="100" w:before="100" w:lineRule="auto"/>
        <w:ind w:left="1080" w:hanging="180"/>
        <w:rPr>
          <w:color w:val="666666"/>
          <w:sz w:val="20"/>
          <w:szCs w:val="20"/>
        </w:rPr>
      </w:pPr>
      <w:sdt>
        <w:sdtPr>
          <w:tag w:val="goog_rdk_1585"/>
        </w:sdtPr>
        <w:sdtContent>
          <w:r w:rsidDel="00000000" w:rsidR="00000000" w:rsidRPr="00000000">
            <w:rPr>
              <w:sz w:val="20"/>
              <w:szCs w:val="20"/>
              <w:rtl w:val="0"/>
              <w:rPrChange w:author="Iman Mohamed Atef Helal" w:id="418" w:date="2023-10-31T19:09:00Z">
                <w:rPr>
                  <w:color w:val="666666"/>
                  <w:sz w:val="20"/>
                  <w:szCs w:val="20"/>
                </w:rPr>
              </w:rPrChange>
            </w:rPr>
            <w:t xml:space="preserve">Optimizing the platform to work efficiently on low-spec devices.</w:t>
          </w:r>
        </w:sdtContent>
      </w:sdt>
    </w:p>
    <w:p w:rsidR="00000000" w:rsidDel="00000000" w:rsidP="00000000" w:rsidRDefault="00000000" w:rsidRPr="00000000" w14:paraId="00000844">
      <w:pPr>
        <w:keepLines w:val="1"/>
        <w:numPr>
          <w:ilvl w:val="0"/>
          <w:numId w:val="47"/>
        </w:numPr>
        <w:spacing w:after="100" w:before="100" w:lineRule="auto"/>
        <w:ind w:left="1080" w:hanging="180"/>
        <w:rPr>
          <w:color w:val="666666"/>
          <w:sz w:val="20"/>
          <w:szCs w:val="20"/>
        </w:rPr>
      </w:pPr>
      <w:sdt>
        <w:sdtPr>
          <w:tag w:val="goog_rdk_1586"/>
        </w:sdtPr>
        <w:sdtContent>
          <w:r w:rsidDel="00000000" w:rsidR="00000000" w:rsidRPr="00000000">
            <w:rPr>
              <w:sz w:val="20"/>
              <w:szCs w:val="20"/>
              <w:rtl w:val="0"/>
              <w:rPrChange w:author="Iman Mohamed Atef Helal" w:id="418" w:date="2023-10-31T19:09:00Z">
                <w:rPr>
                  <w:color w:val="666666"/>
                  <w:sz w:val="20"/>
                  <w:szCs w:val="20"/>
                </w:rPr>
              </w:rPrChange>
            </w:rPr>
            <w:t xml:space="preserve">Improving file upload and download speed and communication during lectures.</w:t>
          </w:r>
        </w:sdtContent>
      </w:sdt>
    </w:p>
    <w:p w:rsidR="00000000" w:rsidDel="00000000" w:rsidP="00000000" w:rsidRDefault="00000000" w:rsidRPr="00000000" w14:paraId="00000845">
      <w:pPr>
        <w:keepLines w:val="1"/>
        <w:numPr>
          <w:ilvl w:val="0"/>
          <w:numId w:val="47"/>
        </w:numPr>
        <w:spacing w:after="100" w:before="100" w:lineRule="auto"/>
        <w:ind w:left="1080" w:hanging="180"/>
        <w:rPr>
          <w:color w:val="666666"/>
          <w:sz w:val="20"/>
          <w:szCs w:val="20"/>
        </w:rPr>
      </w:pPr>
      <w:sdt>
        <w:sdtPr>
          <w:tag w:val="goog_rdk_1587"/>
        </w:sdtPr>
        <w:sdtContent>
          <w:r w:rsidDel="00000000" w:rsidR="00000000" w:rsidRPr="00000000">
            <w:rPr>
              <w:sz w:val="20"/>
              <w:szCs w:val="20"/>
              <w:rtl w:val="0"/>
              <w:rPrChange w:author="Iman Mohamed Atef Helal" w:id="418" w:date="2023-10-31T19:09:00Z">
                <w:rPr>
                  <w:color w:val="666666"/>
                  <w:sz w:val="20"/>
                  <w:szCs w:val="20"/>
                </w:rPr>
              </w:rPrChange>
            </w:rPr>
            <w:t xml:space="preserve">Enhancing video quality and additional functionality like screenshot capabilities.</w:t>
          </w:r>
        </w:sdtContent>
      </w:sdt>
    </w:p>
    <w:sdt>
      <w:sdtPr>
        <w:tag w:val="goog_rdk_1589"/>
      </w:sdtPr>
      <w:sdtContent>
        <w:p w:rsidR="00000000" w:rsidDel="00000000" w:rsidP="00000000" w:rsidRDefault="00000000" w:rsidRPr="00000000" w14:paraId="00000846">
          <w:pPr>
            <w:keepLines w:val="1"/>
            <w:spacing w:after="100" w:before="100" w:lineRule="auto"/>
            <w:ind w:left="630" w:firstLine="0"/>
            <w:rPr>
              <w:sz w:val="20"/>
              <w:szCs w:val="20"/>
              <w:rPrChange w:author="Iman Mohamed Atef Helal" w:id="418" w:date="2023-10-31T19:09:00Z">
                <w:rPr>
                  <w:color w:val="666666"/>
                  <w:sz w:val="20"/>
                  <w:szCs w:val="20"/>
                </w:rPr>
              </w:rPrChange>
            </w:rPr>
          </w:pPr>
          <w:sdt>
            <w:sdtPr>
              <w:tag w:val="goog_rdk_1588"/>
            </w:sdtPr>
            <w:sdtContent>
              <w:r w:rsidDel="00000000" w:rsidR="00000000" w:rsidRPr="00000000">
                <w:rPr>
                  <w:sz w:val="20"/>
                  <w:szCs w:val="20"/>
                  <w:rtl w:val="0"/>
                  <w:rPrChange w:author="Iman Mohamed Atef Helal" w:id="418" w:date="2023-10-31T19:09:00Z">
                    <w:rPr>
                      <w:color w:val="666666"/>
                      <w:sz w:val="20"/>
                      <w:szCs w:val="20"/>
                    </w:rPr>
                  </w:rPrChange>
                </w:rPr>
                <w:t xml:space="preserve">Threats:</w:t>
              </w:r>
            </w:sdtContent>
          </w:sdt>
        </w:p>
      </w:sdtContent>
    </w:sdt>
    <w:p w:rsidR="00000000" w:rsidDel="00000000" w:rsidP="00000000" w:rsidRDefault="00000000" w:rsidRPr="00000000" w14:paraId="00000847">
      <w:pPr>
        <w:keepLines w:val="1"/>
        <w:numPr>
          <w:ilvl w:val="0"/>
          <w:numId w:val="47"/>
        </w:numPr>
        <w:spacing w:after="100" w:before="100" w:lineRule="auto"/>
        <w:ind w:left="1080" w:hanging="180"/>
        <w:rPr>
          <w:color w:val="666666"/>
          <w:sz w:val="20"/>
          <w:szCs w:val="20"/>
        </w:rPr>
      </w:pPr>
      <w:sdt>
        <w:sdtPr>
          <w:tag w:val="goog_rdk_1590"/>
        </w:sdtPr>
        <w:sdtContent>
          <w:r w:rsidDel="00000000" w:rsidR="00000000" w:rsidRPr="00000000">
            <w:rPr>
              <w:sz w:val="20"/>
              <w:szCs w:val="20"/>
              <w:rtl w:val="0"/>
              <w:rPrChange w:author="Iman Mohamed Atef Helal" w:id="418" w:date="2023-10-31T19:09:00Z">
                <w:rPr>
                  <w:color w:val="666666"/>
                  <w:sz w:val="20"/>
                  <w:szCs w:val="20"/>
                </w:rPr>
              </w:rPrChange>
            </w:rPr>
            <w:t xml:space="preserve">Competition from other collaboration and communication platforms.</w:t>
          </w:r>
        </w:sdtContent>
      </w:sdt>
    </w:p>
    <w:p w:rsidR="00000000" w:rsidDel="00000000" w:rsidP="00000000" w:rsidRDefault="00000000" w:rsidRPr="00000000" w14:paraId="00000848">
      <w:pPr>
        <w:keepLines w:val="1"/>
        <w:numPr>
          <w:ilvl w:val="0"/>
          <w:numId w:val="47"/>
        </w:numPr>
        <w:spacing w:after="100" w:before="100" w:lineRule="auto"/>
        <w:ind w:left="1080" w:hanging="180"/>
        <w:rPr>
          <w:color w:val="666666"/>
          <w:sz w:val="20"/>
          <w:szCs w:val="20"/>
        </w:rPr>
      </w:pPr>
      <w:sdt>
        <w:sdtPr>
          <w:tag w:val="goog_rdk_1591"/>
        </w:sdtPr>
        <w:sdtContent>
          <w:r w:rsidDel="00000000" w:rsidR="00000000" w:rsidRPr="00000000">
            <w:rPr>
              <w:sz w:val="20"/>
              <w:szCs w:val="20"/>
              <w:rtl w:val="0"/>
              <w:rPrChange w:author="Iman Mohamed Atef Helal" w:id="418" w:date="2023-10-31T19:09:00Z">
                <w:rPr>
                  <w:color w:val="666666"/>
                  <w:sz w:val="20"/>
                  <w:szCs w:val="20"/>
                </w:rPr>
              </w:rPrChange>
            </w:rPr>
            <w:t xml:space="preserve">User dissatisfaction leading to reduced adoption and engagement.</w:t>
          </w:r>
        </w:sdtContent>
      </w:sdt>
    </w:p>
    <w:p w:rsidR="00000000" w:rsidDel="00000000" w:rsidP="00000000" w:rsidRDefault="00000000" w:rsidRPr="00000000" w14:paraId="00000849">
      <w:pPr>
        <w:keepLines w:val="1"/>
        <w:numPr>
          <w:ilvl w:val="0"/>
          <w:numId w:val="47"/>
        </w:numPr>
        <w:spacing w:after="100" w:before="100" w:lineRule="auto"/>
        <w:ind w:left="1080" w:hanging="180"/>
        <w:rPr>
          <w:color w:val="666666"/>
          <w:sz w:val="20"/>
          <w:szCs w:val="20"/>
        </w:rPr>
      </w:pPr>
      <w:sdt>
        <w:sdtPr>
          <w:tag w:val="goog_rdk_1592"/>
        </w:sdtPr>
        <w:sdtContent>
          <w:r w:rsidDel="00000000" w:rsidR="00000000" w:rsidRPr="00000000">
            <w:rPr>
              <w:sz w:val="20"/>
              <w:szCs w:val="20"/>
              <w:rtl w:val="0"/>
              <w:rPrChange w:author="Iman Mohamed Atef Helal" w:id="418" w:date="2023-10-31T19:09:00Z">
                <w:rPr>
                  <w:color w:val="666666"/>
                  <w:sz w:val="20"/>
                  <w:szCs w:val="20"/>
                </w:rPr>
              </w:rPrChange>
            </w:rPr>
            <w:t xml:space="preserve">Technical disruptions impacting platform reliability and user experience.</w:t>
          </w:r>
        </w:sdtContent>
      </w:sdt>
    </w:p>
    <w:p w:rsidR="00000000" w:rsidDel="00000000" w:rsidP="00000000" w:rsidRDefault="00000000" w:rsidRPr="00000000" w14:paraId="0000084A">
      <w:pPr>
        <w:keepLines w:val="1"/>
        <w:numPr>
          <w:ilvl w:val="0"/>
          <w:numId w:val="49"/>
        </w:numPr>
        <w:spacing w:before="100" w:lineRule="auto"/>
        <w:ind w:left="720" w:hanging="360"/>
        <w:rPr>
          <w:color w:val="666666"/>
        </w:rPr>
      </w:pPr>
      <w:sdt>
        <w:sdtPr>
          <w:tag w:val="goog_rdk_1593"/>
        </w:sdtPr>
        <w:sdtContent>
          <w:r w:rsidDel="00000000" w:rsidR="00000000" w:rsidRPr="00000000">
            <w:rPr>
              <w:rtl w:val="0"/>
              <w:rPrChange w:author="Iman Mohamed Atef Helal" w:id="418" w:date="2023-10-31T19:09:00Z">
                <w:rPr>
                  <w:color w:val="666666"/>
                </w:rPr>
              </w:rPrChange>
            </w:rPr>
            <w:t xml:space="preserve">On a scale of 1 to 5, rate the performance and speed of the platform.</w:t>
          </w:r>
        </w:sdtContent>
      </w:sdt>
    </w:p>
    <w:p w:rsidR="00000000" w:rsidDel="00000000" w:rsidP="00000000" w:rsidRDefault="00000000" w:rsidRPr="00000000" w14:paraId="0000084B">
      <w:pPr>
        <w:keepLines w:val="1"/>
        <w:numPr>
          <w:ilvl w:val="0"/>
          <w:numId w:val="47"/>
        </w:numPr>
        <w:spacing w:after="100" w:before="100" w:lineRule="auto"/>
        <w:ind w:left="1080" w:hanging="180"/>
        <w:rPr>
          <w:color w:val="666666"/>
          <w:sz w:val="20"/>
          <w:szCs w:val="20"/>
        </w:rPr>
      </w:pPr>
      <w:sdt>
        <w:sdtPr>
          <w:tag w:val="goog_rdk_1594"/>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the ratings for the performance and speed of the platform range from 2 to 5, with an average rating of approximately 3.71.</w:t>
          </w:r>
        </w:sdtContent>
      </w:sdt>
    </w:p>
    <w:p w:rsidR="00000000" w:rsidDel="00000000" w:rsidP="00000000" w:rsidRDefault="00000000" w:rsidRPr="00000000" w14:paraId="0000084C">
      <w:pPr>
        <w:keepLines w:val="1"/>
        <w:numPr>
          <w:ilvl w:val="0"/>
          <w:numId w:val="49"/>
        </w:numPr>
        <w:spacing w:before="100" w:lineRule="auto"/>
        <w:ind w:left="720" w:hanging="360"/>
        <w:rPr>
          <w:color w:val="666666"/>
        </w:rPr>
      </w:pPr>
      <w:sdt>
        <w:sdtPr>
          <w:tag w:val="goog_rdk_1595"/>
        </w:sdtPr>
        <w:sdtContent>
          <w:r w:rsidDel="00000000" w:rsidR="00000000" w:rsidRPr="00000000">
            <w:rPr>
              <w:rtl w:val="0"/>
              <w:rPrChange w:author="Iman Mohamed Atef Helal" w:id="418" w:date="2023-10-31T19:09:00Z">
                <w:rPr>
                  <w:color w:val="666666"/>
                </w:rPr>
              </w:rPrChange>
            </w:rPr>
            <w:t xml:space="preserve">On a scale of 1 to 5, rate the features/tools available on the platform.</w:t>
          </w:r>
        </w:sdtContent>
      </w:sdt>
    </w:p>
    <w:p w:rsidR="00000000" w:rsidDel="00000000" w:rsidP="00000000" w:rsidRDefault="00000000" w:rsidRPr="00000000" w14:paraId="0000084D">
      <w:pPr>
        <w:keepLines w:val="1"/>
        <w:numPr>
          <w:ilvl w:val="0"/>
          <w:numId w:val="47"/>
        </w:numPr>
        <w:spacing w:after="100" w:before="100" w:lineRule="auto"/>
        <w:ind w:left="1080" w:hanging="180"/>
        <w:rPr>
          <w:color w:val="666666"/>
          <w:sz w:val="20"/>
          <w:szCs w:val="20"/>
        </w:rPr>
      </w:pPr>
      <w:sdt>
        <w:sdtPr>
          <w:tag w:val="goog_rdk_1596"/>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the ratings for the available features and tools on the platform range from 3 to 5, with an average rating of approximately 4.06.</w:t>
          </w:r>
        </w:sdtContent>
      </w:sdt>
    </w:p>
    <w:p w:rsidR="00000000" w:rsidDel="00000000" w:rsidP="00000000" w:rsidRDefault="00000000" w:rsidRPr="00000000" w14:paraId="0000084E">
      <w:pPr>
        <w:keepLines w:val="1"/>
        <w:numPr>
          <w:ilvl w:val="0"/>
          <w:numId w:val="49"/>
        </w:numPr>
        <w:spacing w:before="100" w:lineRule="auto"/>
        <w:ind w:left="720" w:hanging="360"/>
        <w:rPr>
          <w:color w:val="666666"/>
        </w:rPr>
      </w:pPr>
      <w:sdt>
        <w:sdtPr>
          <w:tag w:val="goog_rdk_1597"/>
        </w:sdtPr>
        <w:sdtContent>
          <w:r w:rsidDel="00000000" w:rsidR="00000000" w:rsidRPr="00000000">
            <w:rPr>
              <w:rtl w:val="0"/>
              <w:rPrChange w:author="Iman Mohamed Atef Helal" w:id="418" w:date="2023-10-31T19:09:00Z">
                <w:rPr>
                  <w:color w:val="666666"/>
                </w:rPr>
              </w:rPrChange>
            </w:rPr>
            <w:t xml:space="preserve">On a scale of 1 to 5, rate the user interface of the platform.</w:t>
          </w:r>
        </w:sdtContent>
      </w:sdt>
    </w:p>
    <w:p w:rsidR="00000000" w:rsidDel="00000000" w:rsidP="00000000" w:rsidRDefault="00000000" w:rsidRPr="00000000" w14:paraId="0000084F">
      <w:pPr>
        <w:keepLines w:val="1"/>
        <w:numPr>
          <w:ilvl w:val="0"/>
          <w:numId w:val="47"/>
        </w:numPr>
        <w:spacing w:after="100" w:before="100" w:lineRule="auto"/>
        <w:ind w:left="1080" w:hanging="180"/>
        <w:rPr>
          <w:color w:val="666666"/>
          <w:sz w:val="20"/>
          <w:szCs w:val="20"/>
        </w:rPr>
      </w:pPr>
      <w:sdt>
        <w:sdtPr>
          <w:tag w:val="goog_rdk_1598"/>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the User Interface (UI), the ratings range from 3 to 5, with an average rating of approximately 4.27.</w:t>
          </w:r>
        </w:sdtContent>
      </w:sdt>
    </w:p>
    <w:sdt>
      <w:sdtPr>
        <w:tag w:val="goog_rdk_1600"/>
      </w:sdtPr>
      <w:sdtContent>
        <w:p w:rsidR="00000000" w:rsidDel="00000000" w:rsidP="00000000" w:rsidRDefault="00000000" w:rsidRPr="00000000" w14:paraId="00000850">
          <w:pPr>
            <w:keepLines w:val="1"/>
            <w:spacing w:after="100" w:before="100" w:lineRule="auto"/>
            <w:ind w:left="0" w:firstLine="0"/>
            <w:rPr>
              <w:sz w:val="20"/>
              <w:szCs w:val="20"/>
              <w:rPrChange w:author="Iman Mohamed Atef Helal" w:id="418" w:date="2023-10-31T19:09:00Z">
                <w:rPr>
                  <w:color w:val="666666"/>
                  <w:sz w:val="20"/>
                  <w:szCs w:val="20"/>
                </w:rPr>
              </w:rPrChange>
            </w:rPr>
          </w:pPr>
          <w:sdt>
            <w:sdtPr>
              <w:tag w:val="goog_rdk_1599"/>
            </w:sdtPr>
            <w:sdtContent>
              <w:r w:rsidDel="00000000" w:rsidR="00000000" w:rsidRPr="00000000">
                <w:rPr>
                  <w:rtl w:val="0"/>
                </w:rPr>
              </w:r>
            </w:sdtContent>
          </w:sdt>
        </w:p>
      </w:sdtContent>
    </w:sdt>
    <w:sdt>
      <w:sdtPr>
        <w:tag w:val="goog_rdk_1602"/>
      </w:sdtPr>
      <w:sdtContent>
        <w:p w:rsidR="00000000" w:rsidDel="00000000" w:rsidP="00000000" w:rsidRDefault="00000000" w:rsidRPr="00000000" w14:paraId="00000851">
          <w:pPr>
            <w:keepLines w:val="1"/>
            <w:spacing w:after="100" w:before="100" w:lineRule="auto"/>
            <w:ind w:left="0" w:firstLine="0"/>
            <w:rPr>
              <w:sz w:val="20"/>
              <w:szCs w:val="20"/>
              <w:rPrChange w:author="Iman Mohamed Atef Helal" w:id="418" w:date="2023-10-31T19:09:00Z">
                <w:rPr>
                  <w:color w:val="666666"/>
                  <w:sz w:val="20"/>
                  <w:szCs w:val="20"/>
                </w:rPr>
              </w:rPrChange>
            </w:rPr>
          </w:pPr>
          <w:sdt>
            <w:sdtPr>
              <w:tag w:val="goog_rdk_1601"/>
            </w:sdtPr>
            <w:sdtContent>
              <w:r w:rsidDel="00000000" w:rsidR="00000000" w:rsidRPr="00000000">
                <w:rPr>
                  <w:rtl w:val="0"/>
                </w:rPr>
              </w:r>
            </w:sdtContent>
          </w:sdt>
        </w:p>
      </w:sdtContent>
    </w:sdt>
    <w:sdt>
      <w:sdtPr>
        <w:tag w:val="goog_rdk_1604"/>
      </w:sdtPr>
      <w:sdtContent>
        <w:p w:rsidR="00000000" w:rsidDel="00000000" w:rsidP="00000000" w:rsidRDefault="00000000" w:rsidRPr="00000000" w14:paraId="00000852">
          <w:pPr>
            <w:keepLines w:val="1"/>
            <w:spacing w:after="100" w:before="100" w:lineRule="auto"/>
            <w:ind w:left="0" w:firstLine="0"/>
            <w:rPr>
              <w:sz w:val="20"/>
              <w:szCs w:val="20"/>
              <w:rPrChange w:author="Iman Mohamed Atef Helal" w:id="418" w:date="2023-10-31T19:09:00Z">
                <w:rPr>
                  <w:color w:val="666666"/>
                  <w:sz w:val="20"/>
                  <w:szCs w:val="20"/>
                </w:rPr>
              </w:rPrChange>
            </w:rPr>
          </w:pPr>
          <w:sdt>
            <w:sdtPr>
              <w:tag w:val="goog_rdk_1603"/>
            </w:sdtPr>
            <w:sdtContent>
              <w:r w:rsidDel="00000000" w:rsidR="00000000" w:rsidRPr="00000000">
                <w:rPr>
                  <w:rtl w:val="0"/>
                </w:rPr>
              </w:r>
            </w:sdtContent>
          </w:sdt>
        </w:p>
      </w:sdtContent>
    </w:sdt>
    <w:sdt>
      <w:sdtPr>
        <w:tag w:val="goog_rdk_1606"/>
      </w:sdtPr>
      <w:sdtContent>
        <w:p w:rsidR="00000000" w:rsidDel="00000000" w:rsidP="00000000" w:rsidRDefault="00000000" w:rsidRPr="00000000" w14:paraId="00000853">
          <w:pPr>
            <w:keepLines w:val="1"/>
            <w:spacing w:after="100" w:before="100" w:lineRule="auto"/>
            <w:ind w:left="0" w:firstLine="0"/>
            <w:rPr>
              <w:sz w:val="20"/>
              <w:szCs w:val="20"/>
              <w:rPrChange w:author="Iman Mohamed Atef Helal" w:id="418" w:date="2023-10-31T19:09:00Z">
                <w:rPr>
                  <w:color w:val="666666"/>
                  <w:sz w:val="20"/>
                  <w:szCs w:val="20"/>
                </w:rPr>
              </w:rPrChange>
            </w:rPr>
          </w:pPr>
          <w:sdt>
            <w:sdtPr>
              <w:tag w:val="goog_rdk_1605"/>
            </w:sdtPr>
            <w:sdtContent>
              <w:r w:rsidDel="00000000" w:rsidR="00000000" w:rsidRPr="00000000">
                <w:rPr>
                  <w:rtl w:val="0"/>
                </w:rPr>
              </w:r>
            </w:sdtContent>
          </w:sdt>
        </w:p>
      </w:sdtContent>
    </w:sdt>
    <w:p w:rsidR="00000000" w:rsidDel="00000000" w:rsidP="00000000" w:rsidRDefault="00000000" w:rsidRPr="00000000" w14:paraId="00000854">
      <w:pPr>
        <w:keepLines w:val="1"/>
        <w:numPr>
          <w:ilvl w:val="0"/>
          <w:numId w:val="49"/>
        </w:numPr>
        <w:spacing w:before="100" w:lineRule="auto"/>
        <w:ind w:left="720" w:hanging="360"/>
        <w:rPr>
          <w:color w:val="666666"/>
        </w:rPr>
      </w:pPr>
      <w:sdt>
        <w:sdtPr>
          <w:tag w:val="goog_rdk_1607"/>
        </w:sdtPr>
        <w:sdtContent>
          <w:r w:rsidDel="00000000" w:rsidR="00000000" w:rsidRPr="00000000">
            <w:rPr>
              <w:rtl w:val="0"/>
              <w:rPrChange w:author="Iman Mohamed Atef Helal" w:id="418" w:date="2023-10-31T19:09:00Z">
                <w:rPr>
                  <w:color w:val="666666"/>
                </w:rPr>
              </w:rPrChange>
            </w:rPr>
            <w:t xml:space="preserve">What improvements or changes would you like to see in the platform?</w:t>
          </w:r>
        </w:sdtContent>
      </w:sdt>
    </w:p>
    <w:sdt>
      <w:sdtPr>
        <w:tag w:val="goog_rdk_1610"/>
      </w:sdtPr>
      <w:sdtContent>
        <w:p w:rsidR="00000000" w:rsidDel="00000000" w:rsidP="00000000" w:rsidRDefault="00000000" w:rsidRPr="00000000" w14:paraId="00000855">
          <w:pPr>
            <w:keepLines w:val="1"/>
            <w:spacing w:line="240" w:lineRule="auto"/>
            <w:ind w:left="630" w:firstLine="0"/>
            <w:rPr>
              <w:rPrChange w:author="Iman Mohamed Atef Helal" w:id="418" w:date="2023-10-31T19:09:00Z">
                <w:rPr>
                  <w:color w:val="666666"/>
                </w:rPr>
              </w:rPrChange>
            </w:rPr>
          </w:pPr>
          <w:sdt>
            <w:sdtPr>
              <w:tag w:val="goog_rdk_1608"/>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users would like to see the following improvements or changes in the platform:</w:t>
              </w:r>
            </w:sdtContent>
          </w:sdt>
          <w:sdt>
            <w:sdtPr>
              <w:tag w:val="goog_rdk_1609"/>
            </w:sdtPr>
            <w:sdtContent>
              <w:r w:rsidDel="00000000" w:rsidR="00000000" w:rsidRPr="00000000">
                <w:rPr>
                  <w:rtl w:val="0"/>
                </w:rPr>
              </w:r>
            </w:sdtContent>
          </w:sdt>
        </w:p>
      </w:sdtContent>
    </w:sdt>
    <w:p w:rsidR="00000000" w:rsidDel="00000000" w:rsidP="00000000" w:rsidRDefault="00000000" w:rsidRPr="00000000" w14:paraId="00000856">
      <w:pPr>
        <w:keepLines w:val="1"/>
        <w:numPr>
          <w:ilvl w:val="0"/>
          <w:numId w:val="47"/>
        </w:numPr>
        <w:spacing w:after="100" w:before="100" w:lineRule="auto"/>
        <w:ind w:left="1080" w:hanging="180"/>
        <w:rPr>
          <w:color w:val="666666"/>
          <w:sz w:val="20"/>
          <w:szCs w:val="20"/>
        </w:rPr>
      </w:pPr>
      <w:sdt>
        <w:sdtPr>
          <w:tag w:val="goog_rdk_1611"/>
        </w:sdtPr>
        <w:sdtContent>
          <w:r w:rsidDel="00000000" w:rsidR="00000000" w:rsidRPr="00000000">
            <w:rPr>
              <w:sz w:val="20"/>
              <w:szCs w:val="20"/>
              <w:rtl w:val="0"/>
              <w:rPrChange w:author="Iman Mohamed Atef Helal" w:id="418" w:date="2023-10-31T19:09:00Z">
                <w:rPr>
                  <w:color w:val="666666"/>
                  <w:sz w:val="20"/>
                  <w:szCs w:val="20"/>
                </w:rPr>
              </w:rPrChange>
            </w:rPr>
            <w:t xml:space="preserve">Faster speed and improved performance to avoid frequent issues and interruptions.</w:t>
          </w:r>
        </w:sdtContent>
      </w:sdt>
    </w:p>
    <w:p w:rsidR="00000000" w:rsidDel="00000000" w:rsidP="00000000" w:rsidRDefault="00000000" w:rsidRPr="00000000" w14:paraId="00000857">
      <w:pPr>
        <w:keepLines w:val="1"/>
        <w:numPr>
          <w:ilvl w:val="0"/>
          <w:numId w:val="47"/>
        </w:numPr>
        <w:spacing w:after="100" w:before="100" w:lineRule="auto"/>
        <w:ind w:left="1080" w:hanging="180"/>
        <w:rPr>
          <w:color w:val="666666"/>
          <w:sz w:val="20"/>
          <w:szCs w:val="20"/>
        </w:rPr>
      </w:pPr>
      <w:sdt>
        <w:sdtPr>
          <w:tag w:val="goog_rdk_1612"/>
        </w:sdtPr>
        <w:sdtContent>
          <w:r w:rsidDel="00000000" w:rsidR="00000000" w:rsidRPr="00000000">
            <w:rPr>
              <w:sz w:val="20"/>
              <w:szCs w:val="20"/>
              <w:rtl w:val="0"/>
              <w:rPrChange w:author="Iman Mohamed Atef Helal" w:id="418" w:date="2023-10-31T19:09:00Z">
                <w:rPr>
                  <w:color w:val="666666"/>
                  <w:sz w:val="20"/>
                  <w:szCs w:val="20"/>
                </w:rPr>
              </w:rPrChange>
            </w:rPr>
            <w:t xml:space="preserve">Better user interface (UI) with some changes to enhance usability.</w:t>
          </w:r>
        </w:sdtContent>
      </w:sdt>
    </w:p>
    <w:p w:rsidR="00000000" w:rsidDel="00000000" w:rsidP="00000000" w:rsidRDefault="00000000" w:rsidRPr="00000000" w14:paraId="00000858">
      <w:pPr>
        <w:keepLines w:val="1"/>
        <w:numPr>
          <w:ilvl w:val="0"/>
          <w:numId w:val="47"/>
        </w:numPr>
        <w:spacing w:after="100" w:before="100" w:lineRule="auto"/>
        <w:ind w:left="1080" w:hanging="180"/>
        <w:rPr>
          <w:color w:val="666666"/>
          <w:sz w:val="20"/>
          <w:szCs w:val="20"/>
        </w:rPr>
      </w:pPr>
      <w:sdt>
        <w:sdtPr>
          <w:tag w:val="goog_rdk_1613"/>
        </w:sdtPr>
        <w:sdtContent>
          <w:r w:rsidDel="00000000" w:rsidR="00000000" w:rsidRPr="00000000">
            <w:rPr>
              <w:sz w:val="20"/>
              <w:szCs w:val="20"/>
              <w:rtl w:val="0"/>
              <w:rPrChange w:author="Iman Mohamed Atef Helal" w:id="418" w:date="2023-10-31T19:09:00Z">
                <w:rPr>
                  <w:color w:val="666666"/>
                  <w:sz w:val="20"/>
                  <w:szCs w:val="20"/>
                </w:rPr>
              </w:rPrChange>
            </w:rPr>
            <w:t xml:space="preserve">Addressing the problem of slow file upload and download, as well as difficulties in communication during lectures.</w:t>
          </w:r>
        </w:sdtContent>
      </w:sdt>
    </w:p>
    <w:p w:rsidR="00000000" w:rsidDel="00000000" w:rsidP="00000000" w:rsidRDefault="00000000" w:rsidRPr="00000000" w14:paraId="00000859">
      <w:pPr>
        <w:keepLines w:val="1"/>
        <w:numPr>
          <w:ilvl w:val="0"/>
          <w:numId w:val="47"/>
        </w:numPr>
        <w:spacing w:after="100" w:before="100" w:lineRule="auto"/>
        <w:ind w:left="1080" w:hanging="180"/>
        <w:rPr>
          <w:color w:val="666666"/>
          <w:sz w:val="20"/>
          <w:szCs w:val="20"/>
        </w:rPr>
      </w:pPr>
      <w:sdt>
        <w:sdtPr>
          <w:tag w:val="goog_rdk_1614"/>
        </w:sdtPr>
        <w:sdtContent>
          <w:r w:rsidDel="00000000" w:rsidR="00000000" w:rsidRPr="00000000">
            <w:rPr>
              <w:sz w:val="20"/>
              <w:szCs w:val="20"/>
              <w:rtl w:val="0"/>
              <w:rPrChange w:author="Iman Mohamed Atef Helal" w:id="418" w:date="2023-10-31T19:09:00Z">
                <w:rPr>
                  <w:color w:val="666666"/>
                  <w:sz w:val="20"/>
                  <w:szCs w:val="20"/>
                </w:rPr>
              </w:rPrChange>
            </w:rPr>
            <w:t xml:space="preserve">Improvements in video quality and the ability to take screenshots.</w:t>
          </w:r>
        </w:sdtContent>
      </w:sdt>
    </w:p>
    <w:p w:rsidR="00000000" w:rsidDel="00000000" w:rsidP="00000000" w:rsidRDefault="00000000" w:rsidRPr="00000000" w14:paraId="0000085A">
      <w:pPr>
        <w:keepLines w:val="1"/>
        <w:numPr>
          <w:ilvl w:val="0"/>
          <w:numId w:val="47"/>
        </w:numPr>
        <w:spacing w:after="100" w:before="100" w:lineRule="auto"/>
        <w:ind w:left="1080" w:hanging="180"/>
        <w:rPr>
          <w:color w:val="666666"/>
          <w:sz w:val="20"/>
          <w:szCs w:val="20"/>
        </w:rPr>
      </w:pPr>
      <w:sdt>
        <w:sdtPr>
          <w:tag w:val="goog_rdk_1615"/>
        </w:sdtPr>
        <w:sdtContent>
          <w:r w:rsidDel="00000000" w:rsidR="00000000" w:rsidRPr="00000000">
            <w:rPr>
              <w:sz w:val="20"/>
              <w:szCs w:val="20"/>
              <w:rtl w:val="0"/>
              <w:rPrChange w:author="Iman Mohamed Atef Helal" w:id="418" w:date="2023-10-31T19:09:00Z">
                <w:rPr>
                  <w:color w:val="666666"/>
                  <w:sz w:val="20"/>
                  <w:szCs w:val="20"/>
                </w:rPr>
              </w:rPrChange>
            </w:rPr>
            <w:t xml:space="preserve">Optimizing the platform to work efficiently on low-spec devices.</w:t>
          </w:r>
        </w:sdtContent>
      </w:sdt>
    </w:p>
    <w:p w:rsidR="00000000" w:rsidDel="00000000" w:rsidP="00000000" w:rsidRDefault="00000000" w:rsidRPr="00000000" w14:paraId="0000085B">
      <w:pPr>
        <w:keepLines w:val="1"/>
        <w:numPr>
          <w:ilvl w:val="0"/>
          <w:numId w:val="47"/>
        </w:numPr>
        <w:spacing w:after="100" w:before="100" w:lineRule="auto"/>
        <w:ind w:left="1080" w:hanging="180"/>
        <w:rPr>
          <w:color w:val="666666"/>
          <w:sz w:val="20"/>
          <w:szCs w:val="20"/>
        </w:rPr>
      </w:pPr>
      <w:sdt>
        <w:sdtPr>
          <w:tag w:val="goog_rdk_1616"/>
        </w:sdtPr>
        <w:sdtContent>
          <w:r w:rsidDel="00000000" w:rsidR="00000000" w:rsidRPr="00000000">
            <w:rPr>
              <w:sz w:val="20"/>
              <w:szCs w:val="20"/>
              <w:rtl w:val="0"/>
              <w:rPrChange w:author="Iman Mohamed Atef Helal" w:id="418" w:date="2023-10-31T19:09:00Z">
                <w:rPr>
                  <w:color w:val="666666"/>
                  <w:sz w:val="20"/>
                  <w:szCs w:val="20"/>
                </w:rPr>
              </w:rPrChange>
            </w:rPr>
            <w:t xml:space="preserve">Increased attention to assignments.</w:t>
          </w:r>
        </w:sdtContent>
      </w:sdt>
    </w:p>
    <w:p w:rsidR="00000000" w:rsidDel="00000000" w:rsidP="00000000" w:rsidRDefault="00000000" w:rsidRPr="00000000" w14:paraId="0000085C">
      <w:pPr>
        <w:keepLines w:val="1"/>
        <w:numPr>
          <w:ilvl w:val="0"/>
          <w:numId w:val="47"/>
        </w:numPr>
        <w:spacing w:after="100" w:before="100" w:lineRule="auto"/>
        <w:ind w:left="1080" w:hanging="180"/>
        <w:rPr>
          <w:color w:val="666666"/>
          <w:sz w:val="20"/>
          <w:szCs w:val="20"/>
        </w:rPr>
      </w:pPr>
      <w:sdt>
        <w:sdtPr>
          <w:tag w:val="goog_rdk_1617"/>
        </w:sdtPr>
        <w:sdtContent>
          <w:r w:rsidDel="00000000" w:rsidR="00000000" w:rsidRPr="00000000">
            <w:rPr>
              <w:sz w:val="20"/>
              <w:szCs w:val="20"/>
              <w:rtl w:val="0"/>
              <w:rPrChange w:author="Iman Mohamed Atef Helal" w:id="418" w:date="2023-10-31T19:09:00Z">
                <w:rPr>
                  <w:color w:val="666666"/>
                  <w:sz w:val="20"/>
                  <w:szCs w:val="20"/>
                </w:rPr>
              </w:rPrChange>
            </w:rPr>
            <w:t xml:space="preserve">No specific improvements requested by some users.</w:t>
          </w:r>
        </w:sdtContent>
      </w:sdt>
    </w:p>
    <w:sdt>
      <w:sdtPr>
        <w:tag w:val="goog_rdk_1620"/>
      </w:sdtPr>
      <w:sdtContent>
        <w:p w:rsidR="00000000" w:rsidDel="00000000" w:rsidP="00000000" w:rsidRDefault="00000000" w:rsidRPr="00000000" w14:paraId="0000085D">
          <w:pPr>
            <w:keepLines w:val="1"/>
            <w:spacing w:line="240" w:lineRule="auto"/>
            <w:ind w:left="630" w:firstLine="0"/>
            <w:rPr>
              <w:rPrChange w:author="Iman Mohamed Atef Helal" w:id="418" w:date="2023-10-31T19:09:00Z">
                <w:rPr>
                  <w:color w:val="666666"/>
                </w:rPr>
              </w:rPrChange>
            </w:rPr>
          </w:pPr>
          <w:sdt>
            <w:sdtPr>
              <w:tag w:val="goog_rdk_1618"/>
            </w:sdtPr>
            <w:sdtContent>
              <w:r w:rsidDel="00000000" w:rsidR="00000000" w:rsidRPr="00000000">
                <w:rPr>
                  <w:sz w:val="20"/>
                  <w:szCs w:val="20"/>
                  <w:rtl w:val="0"/>
                  <w:rPrChange w:author="Iman Mohamed Atef Helal" w:id="418" w:date="2023-10-31T19:09:00Z">
                    <w:rPr>
                      <w:color w:val="666666"/>
                      <w:sz w:val="20"/>
                      <w:szCs w:val="20"/>
                    </w:rPr>
                  </w:rPrChange>
                </w:rPr>
                <w:t xml:space="preserve">Overall, users seem to value a smoother and more efficient experience with the platform, focusing on speed, UI enhancements, and better functionality for their learning needs.</w:t>
              </w:r>
            </w:sdtContent>
          </w:sdt>
          <w:sdt>
            <w:sdtPr>
              <w:tag w:val="goog_rdk_1619"/>
            </w:sdtPr>
            <w:sdtContent>
              <w:r w:rsidDel="00000000" w:rsidR="00000000" w:rsidRPr="00000000">
                <w:rPr>
                  <w:rtl w:val="0"/>
                </w:rPr>
              </w:r>
            </w:sdtContent>
          </w:sdt>
        </w:p>
      </w:sdtContent>
    </w:sdt>
    <w:sdt>
      <w:sdtPr>
        <w:tag w:val="goog_rdk_1622"/>
      </w:sdtPr>
      <w:sdtContent>
        <w:p w:rsidR="00000000" w:rsidDel="00000000" w:rsidP="00000000" w:rsidRDefault="00000000" w:rsidRPr="00000000" w14:paraId="0000085E">
          <w:pPr>
            <w:keepLines w:val="1"/>
            <w:spacing w:before="100" w:lineRule="auto"/>
            <w:ind w:left="0" w:firstLine="0"/>
            <w:rPr>
              <w:rPrChange w:author="Iman Mohamed Atef Helal" w:id="418" w:date="2023-10-31T19:09:00Z">
                <w:rPr>
                  <w:color w:val="666666"/>
                </w:rPr>
              </w:rPrChange>
            </w:rPr>
          </w:pPr>
          <w:sdt>
            <w:sdtPr>
              <w:tag w:val="goog_rdk_1621"/>
            </w:sdtPr>
            <w:sdtContent>
              <w:r w:rsidDel="00000000" w:rsidR="00000000" w:rsidRPr="00000000">
                <w:rPr>
                  <w:rtl w:val="0"/>
                </w:rPr>
              </w:r>
            </w:sdtContent>
          </w:sdt>
        </w:p>
      </w:sdtContent>
    </w:sdt>
    <w:p w:rsidR="00000000" w:rsidDel="00000000" w:rsidP="00000000" w:rsidRDefault="00000000" w:rsidRPr="00000000" w14:paraId="0000085F">
      <w:pPr>
        <w:keepLines w:val="1"/>
        <w:numPr>
          <w:ilvl w:val="0"/>
          <w:numId w:val="66"/>
        </w:numPr>
        <w:spacing w:before="100" w:lineRule="auto"/>
        <w:ind w:left="720" w:hanging="360"/>
        <w:rPr>
          <w:color w:val="666666"/>
        </w:rPr>
      </w:pPr>
      <w:sdt>
        <w:sdtPr>
          <w:tag w:val="goog_rdk_1623"/>
        </w:sdtPr>
        <w:sdtContent>
          <w:r w:rsidDel="00000000" w:rsidR="00000000" w:rsidRPr="00000000">
            <w:rPr>
              <w:rtl w:val="0"/>
              <w:rPrChange w:author="Iman Mohamed Atef Helal" w:id="418" w:date="2023-10-31T19:09:00Z">
                <w:rPr>
                  <w:color w:val="666666"/>
                </w:rPr>
              </w:rPrChange>
            </w:rPr>
            <w:t xml:space="preserve">What is the most important aspect for you when using an e-learning platform?</w:t>
          </w:r>
        </w:sdtContent>
      </w:sdt>
    </w:p>
    <w:p w:rsidR="00000000" w:rsidDel="00000000" w:rsidP="00000000" w:rsidRDefault="00000000" w:rsidRPr="00000000" w14:paraId="00000860">
      <w:pPr>
        <w:keepLines w:val="1"/>
        <w:numPr>
          <w:ilvl w:val="0"/>
          <w:numId w:val="47"/>
        </w:numPr>
        <w:spacing w:after="100" w:before="100" w:lineRule="auto"/>
        <w:ind w:left="1080" w:hanging="180"/>
        <w:rPr>
          <w:color w:val="666666"/>
          <w:sz w:val="18"/>
          <w:szCs w:val="18"/>
        </w:rPr>
      </w:pPr>
      <w:sdt>
        <w:sdtPr>
          <w:tag w:val="goog_rdk_1624"/>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provided, the most important aspect when using an e-learning platform seems to be a combination of the following factors:</w:t>
          </w:r>
        </w:sdtContent>
      </w:sdt>
      <w:sdt>
        <w:sdtPr>
          <w:tag w:val="goog_rdk_1625"/>
        </w:sdtPr>
        <w:sdtContent>
          <w:r w:rsidDel="00000000" w:rsidR="00000000" w:rsidRPr="00000000">
            <w:rPr>
              <w:rtl w:val="0"/>
            </w:rPr>
          </w:r>
        </w:sdtContent>
      </w:sdt>
    </w:p>
    <w:p w:rsidR="00000000" w:rsidDel="00000000" w:rsidP="00000000" w:rsidRDefault="00000000" w:rsidRPr="00000000" w14:paraId="00000861">
      <w:pPr>
        <w:keepLines w:val="1"/>
        <w:numPr>
          <w:ilvl w:val="0"/>
          <w:numId w:val="47"/>
        </w:numPr>
        <w:ind w:left="1710" w:hanging="180"/>
        <w:rPr>
          <w:color w:val="666666"/>
          <w:sz w:val="20"/>
          <w:szCs w:val="20"/>
        </w:rPr>
      </w:pPr>
      <w:sdt>
        <w:sdtPr>
          <w:tag w:val="goog_rdk_1626"/>
        </w:sdtPr>
        <w:sdtContent>
          <w:r w:rsidDel="00000000" w:rsidR="00000000" w:rsidRPr="00000000">
            <w:rPr>
              <w:sz w:val="20"/>
              <w:szCs w:val="20"/>
              <w:rtl w:val="0"/>
              <w:rPrChange w:author="Iman Mohamed Atef Helal" w:id="418" w:date="2023-10-31T19:09:00Z">
                <w:rPr>
                  <w:color w:val="666666"/>
                  <w:sz w:val="20"/>
                  <w:szCs w:val="20"/>
                </w:rPr>
              </w:rPrChange>
            </w:rPr>
            <w:t xml:space="preserve">Fast and efficient performance: Users prioritize the platform's speed and effectiveness, regardless of its design.</w:t>
          </w:r>
        </w:sdtContent>
      </w:sdt>
    </w:p>
    <w:p w:rsidR="00000000" w:rsidDel="00000000" w:rsidP="00000000" w:rsidRDefault="00000000" w:rsidRPr="00000000" w14:paraId="00000862">
      <w:pPr>
        <w:keepLines w:val="1"/>
        <w:numPr>
          <w:ilvl w:val="0"/>
          <w:numId w:val="47"/>
        </w:numPr>
        <w:ind w:left="1710" w:hanging="180"/>
        <w:rPr>
          <w:color w:val="666666"/>
          <w:sz w:val="20"/>
          <w:szCs w:val="20"/>
        </w:rPr>
      </w:pPr>
      <w:sdt>
        <w:sdtPr>
          <w:tag w:val="goog_rdk_1627"/>
        </w:sdtPr>
        <w:sdtContent>
          <w:r w:rsidDel="00000000" w:rsidR="00000000" w:rsidRPr="00000000">
            <w:rPr>
              <w:sz w:val="20"/>
              <w:szCs w:val="20"/>
              <w:rtl w:val="0"/>
              <w:rPrChange w:author="Iman Mohamed Atef Helal" w:id="418" w:date="2023-10-31T19:09:00Z">
                <w:rPr>
                  <w:color w:val="666666"/>
                  <w:sz w:val="20"/>
                  <w:szCs w:val="20"/>
                </w:rPr>
              </w:rPrChange>
            </w:rPr>
            <w:t xml:space="preserve">Ease of design and usability: Users value a platform that is easy to navigate, intuitive, and user-friendly.</w:t>
          </w:r>
        </w:sdtContent>
      </w:sdt>
    </w:p>
    <w:p w:rsidR="00000000" w:rsidDel="00000000" w:rsidP="00000000" w:rsidRDefault="00000000" w:rsidRPr="00000000" w14:paraId="00000863">
      <w:pPr>
        <w:keepLines w:val="1"/>
        <w:numPr>
          <w:ilvl w:val="0"/>
          <w:numId w:val="47"/>
        </w:numPr>
        <w:ind w:left="1710" w:hanging="180"/>
        <w:rPr>
          <w:color w:val="666666"/>
          <w:sz w:val="20"/>
          <w:szCs w:val="20"/>
        </w:rPr>
      </w:pPr>
      <w:sdt>
        <w:sdtPr>
          <w:tag w:val="goog_rdk_1628"/>
        </w:sdtPr>
        <w:sdtContent>
          <w:r w:rsidDel="00000000" w:rsidR="00000000" w:rsidRPr="00000000">
            <w:rPr>
              <w:sz w:val="20"/>
              <w:szCs w:val="20"/>
              <w:rtl w:val="0"/>
              <w:rPrChange w:author="Iman Mohamed Atef Helal" w:id="418" w:date="2023-10-31T19:09:00Z">
                <w:rPr>
                  <w:color w:val="666666"/>
                  <w:sz w:val="20"/>
                  <w:szCs w:val="20"/>
                </w:rPr>
              </w:rPrChange>
            </w:rPr>
            <w:t xml:space="preserve">Quick access to frequently used tools: Users appreciate the ability to easily and quickly access the tools and features they frequently use.</w:t>
          </w:r>
        </w:sdtContent>
      </w:sdt>
    </w:p>
    <w:p w:rsidR="00000000" w:rsidDel="00000000" w:rsidP="00000000" w:rsidRDefault="00000000" w:rsidRPr="00000000" w14:paraId="00000864">
      <w:pPr>
        <w:keepLines w:val="1"/>
        <w:numPr>
          <w:ilvl w:val="0"/>
          <w:numId w:val="47"/>
        </w:numPr>
        <w:ind w:left="1710" w:hanging="180"/>
        <w:rPr>
          <w:color w:val="666666"/>
          <w:sz w:val="20"/>
          <w:szCs w:val="20"/>
        </w:rPr>
      </w:pPr>
      <w:sdt>
        <w:sdtPr>
          <w:tag w:val="goog_rdk_1629"/>
        </w:sdtPr>
        <w:sdtContent>
          <w:r w:rsidDel="00000000" w:rsidR="00000000" w:rsidRPr="00000000">
            <w:rPr>
              <w:sz w:val="20"/>
              <w:szCs w:val="20"/>
              <w:rtl w:val="0"/>
              <w:rPrChange w:author="Iman Mohamed Atef Helal" w:id="418" w:date="2023-10-31T19:09:00Z">
                <w:rPr>
                  <w:color w:val="666666"/>
                  <w:sz w:val="20"/>
                  <w:szCs w:val="20"/>
                </w:rPr>
              </w:rPrChange>
            </w:rPr>
            <w:t xml:space="preserve">Platform organization: Users prefer a well-organized platform that doesn't necessarily prioritize attractive design over functionality.</w:t>
          </w:r>
        </w:sdtContent>
      </w:sdt>
    </w:p>
    <w:sdt>
      <w:sdtPr>
        <w:tag w:val="goog_rdk_1632"/>
      </w:sdtPr>
      <w:sdtContent>
        <w:p w:rsidR="00000000" w:rsidDel="00000000" w:rsidP="00000000" w:rsidRDefault="00000000" w:rsidRPr="00000000" w14:paraId="00000865">
          <w:pPr>
            <w:keepLines w:val="1"/>
            <w:spacing w:after="100" w:before="100" w:lineRule="auto"/>
            <w:ind w:left="1080" w:firstLine="0"/>
            <w:rPr>
              <w:rPrChange w:author="Iman Mohamed Atef Helal" w:id="418" w:date="2023-10-31T19:09:00Z">
                <w:rPr>
                  <w:color w:val="666666"/>
                </w:rPr>
              </w:rPrChange>
            </w:rPr>
          </w:pPr>
          <w:sdt>
            <w:sdtPr>
              <w:tag w:val="goog_rdk_1630"/>
            </w:sdtPr>
            <w:sdtContent>
              <w:r w:rsidDel="00000000" w:rsidR="00000000" w:rsidRPr="00000000">
                <w:rPr>
                  <w:sz w:val="20"/>
                  <w:szCs w:val="20"/>
                  <w:rtl w:val="0"/>
                  <w:rPrChange w:author="Iman Mohamed Atef Helal" w:id="418" w:date="2023-10-31T19:09:00Z">
                    <w:rPr>
                      <w:color w:val="666666"/>
                      <w:sz w:val="20"/>
                      <w:szCs w:val="20"/>
                    </w:rPr>
                  </w:rPrChange>
                </w:rPr>
                <w:t xml:space="preserve">These aspects highlight the importance of a smooth user experience, efficient functionality, and convenient access to tools and features. Keep in mind that individual preferences may vary, and different users may have different priorities when it comes to e-learning platforms.</w:t>
              </w:r>
            </w:sdtContent>
          </w:sdt>
          <w:sdt>
            <w:sdtPr>
              <w:tag w:val="goog_rdk_1631"/>
            </w:sdtPr>
            <w:sdtContent>
              <w:r w:rsidDel="00000000" w:rsidR="00000000" w:rsidRPr="00000000">
                <w:rPr>
                  <w:rtl w:val="0"/>
                </w:rPr>
              </w:r>
            </w:sdtContent>
          </w:sdt>
        </w:p>
      </w:sdtContent>
    </w:sdt>
    <w:p w:rsidR="00000000" w:rsidDel="00000000" w:rsidP="00000000" w:rsidRDefault="00000000" w:rsidRPr="00000000" w14:paraId="00000866">
      <w:pPr>
        <w:keepLines w:val="1"/>
        <w:numPr>
          <w:ilvl w:val="0"/>
          <w:numId w:val="66"/>
        </w:numPr>
        <w:spacing w:before="100" w:lineRule="auto"/>
        <w:ind w:left="720" w:hanging="360"/>
        <w:rPr>
          <w:color w:val="666666"/>
        </w:rPr>
      </w:pPr>
      <w:sdt>
        <w:sdtPr>
          <w:tag w:val="goog_rdk_1633"/>
        </w:sdtPr>
        <w:sdtContent>
          <w:r w:rsidDel="00000000" w:rsidR="00000000" w:rsidRPr="00000000">
            <w:rPr>
              <w:rtl w:val="0"/>
              <w:rPrChange w:author="Iman Mohamed Atef Helal" w:id="418" w:date="2023-10-31T19:09:00Z">
                <w:rPr>
                  <w:color w:val="666666"/>
                </w:rPr>
              </w:rPrChange>
            </w:rPr>
            <w:t xml:space="preserve">What are the aspects that you cannot tolerate in an e-learning platform?</w:t>
          </w:r>
        </w:sdtContent>
      </w:sdt>
    </w:p>
    <w:p w:rsidR="00000000" w:rsidDel="00000000" w:rsidP="00000000" w:rsidRDefault="00000000" w:rsidRPr="00000000" w14:paraId="00000867">
      <w:pPr>
        <w:keepLines w:val="1"/>
        <w:numPr>
          <w:ilvl w:val="0"/>
          <w:numId w:val="47"/>
        </w:numPr>
        <w:spacing w:after="100" w:before="100" w:lineRule="auto"/>
        <w:ind w:left="1080" w:hanging="180"/>
        <w:rPr>
          <w:color w:val="666666"/>
          <w:sz w:val="18"/>
          <w:szCs w:val="18"/>
        </w:rPr>
      </w:pPr>
      <w:sdt>
        <w:sdtPr>
          <w:tag w:val="goog_rdk_1634"/>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provided, that are generally not tolerated in an e-learning platform:</w:t>
          </w:r>
        </w:sdtContent>
      </w:sdt>
      <w:sdt>
        <w:sdtPr>
          <w:tag w:val="goog_rdk_1635"/>
        </w:sdtPr>
        <w:sdtContent>
          <w:r w:rsidDel="00000000" w:rsidR="00000000" w:rsidRPr="00000000">
            <w:rPr>
              <w:rtl w:val="0"/>
            </w:rPr>
          </w:r>
        </w:sdtContent>
      </w:sdt>
    </w:p>
    <w:p w:rsidR="00000000" w:rsidDel="00000000" w:rsidP="00000000" w:rsidRDefault="00000000" w:rsidRPr="00000000" w14:paraId="00000868">
      <w:pPr>
        <w:keepLines w:val="1"/>
        <w:numPr>
          <w:ilvl w:val="0"/>
          <w:numId w:val="47"/>
        </w:numPr>
        <w:ind w:left="1710" w:hanging="180"/>
        <w:rPr>
          <w:color w:val="666666"/>
          <w:sz w:val="20"/>
          <w:szCs w:val="20"/>
        </w:rPr>
      </w:pPr>
      <w:sdt>
        <w:sdtPr>
          <w:tag w:val="goog_rdk_1636"/>
        </w:sdtPr>
        <w:sdtContent>
          <w:r w:rsidDel="00000000" w:rsidR="00000000" w:rsidRPr="00000000">
            <w:rPr>
              <w:sz w:val="20"/>
              <w:szCs w:val="20"/>
              <w:rtl w:val="0"/>
              <w:rPrChange w:author="Iman Mohamed Atef Helal" w:id="418" w:date="2023-10-31T19:09:00Z">
                <w:rPr>
                  <w:color w:val="666666"/>
                  <w:sz w:val="20"/>
                  <w:szCs w:val="20"/>
                </w:rPr>
              </w:rPrChange>
            </w:rPr>
            <w:t xml:space="preserve">Complex or confusing design that is difficult to understand.</w:t>
          </w:r>
        </w:sdtContent>
      </w:sdt>
    </w:p>
    <w:p w:rsidR="00000000" w:rsidDel="00000000" w:rsidP="00000000" w:rsidRDefault="00000000" w:rsidRPr="00000000" w14:paraId="00000869">
      <w:pPr>
        <w:keepLines w:val="1"/>
        <w:numPr>
          <w:ilvl w:val="0"/>
          <w:numId w:val="47"/>
        </w:numPr>
        <w:ind w:left="1710" w:hanging="180"/>
        <w:rPr>
          <w:color w:val="666666"/>
          <w:sz w:val="20"/>
          <w:szCs w:val="20"/>
        </w:rPr>
      </w:pPr>
      <w:sdt>
        <w:sdtPr>
          <w:tag w:val="goog_rdk_1637"/>
        </w:sdtPr>
        <w:sdtContent>
          <w:r w:rsidDel="00000000" w:rsidR="00000000" w:rsidRPr="00000000">
            <w:rPr>
              <w:sz w:val="20"/>
              <w:szCs w:val="20"/>
              <w:rtl w:val="0"/>
              <w:rPrChange w:author="Iman Mohamed Atef Helal" w:id="418" w:date="2023-10-31T19:09:00Z">
                <w:rPr>
                  <w:color w:val="666666"/>
                  <w:sz w:val="20"/>
                  <w:szCs w:val="20"/>
                </w:rPr>
              </w:rPrChange>
            </w:rPr>
            <w:t xml:space="preserve">Slow page loading or connectivity issues.</w:t>
          </w:r>
        </w:sdtContent>
      </w:sdt>
    </w:p>
    <w:p w:rsidR="00000000" w:rsidDel="00000000" w:rsidP="00000000" w:rsidRDefault="00000000" w:rsidRPr="00000000" w14:paraId="0000086A">
      <w:pPr>
        <w:keepLines w:val="1"/>
        <w:numPr>
          <w:ilvl w:val="0"/>
          <w:numId w:val="47"/>
        </w:numPr>
        <w:ind w:left="1710" w:hanging="180"/>
        <w:rPr>
          <w:color w:val="666666"/>
          <w:sz w:val="20"/>
          <w:szCs w:val="20"/>
        </w:rPr>
      </w:pPr>
      <w:sdt>
        <w:sdtPr>
          <w:tag w:val="goog_rdk_1638"/>
        </w:sdtPr>
        <w:sdtContent>
          <w:r w:rsidDel="00000000" w:rsidR="00000000" w:rsidRPr="00000000">
            <w:rPr>
              <w:sz w:val="20"/>
              <w:szCs w:val="20"/>
              <w:rtl w:val="0"/>
              <w:rPrChange w:author="Iman Mohamed Atef Helal" w:id="418" w:date="2023-10-31T19:09:00Z">
                <w:rPr>
                  <w:color w:val="666666"/>
                  <w:sz w:val="20"/>
                  <w:szCs w:val="20"/>
                </w:rPr>
              </w:rPrChange>
            </w:rPr>
            <w:t xml:space="preserve">Difficulty in uploading files or learning materials.</w:t>
          </w:r>
        </w:sdtContent>
      </w:sdt>
    </w:p>
    <w:p w:rsidR="00000000" w:rsidDel="00000000" w:rsidP="00000000" w:rsidRDefault="00000000" w:rsidRPr="00000000" w14:paraId="0000086B">
      <w:pPr>
        <w:keepLines w:val="1"/>
        <w:numPr>
          <w:ilvl w:val="0"/>
          <w:numId w:val="47"/>
        </w:numPr>
        <w:ind w:left="1710" w:hanging="180"/>
        <w:rPr>
          <w:color w:val="666666"/>
          <w:sz w:val="20"/>
          <w:szCs w:val="20"/>
        </w:rPr>
      </w:pPr>
      <w:sdt>
        <w:sdtPr>
          <w:tag w:val="goog_rdk_1639"/>
        </w:sdtPr>
        <w:sdtContent>
          <w:r w:rsidDel="00000000" w:rsidR="00000000" w:rsidRPr="00000000">
            <w:rPr>
              <w:sz w:val="20"/>
              <w:szCs w:val="20"/>
              <w:rtl w:val="0"/>
              <w:rPrChange w:author="Iman Mohamed Atef Helal" w:id="418" w:date="2023-10-31T19:09:00Z">
                <w:rPr>
                  <w:color w:val="666666"/>
                  <w:sz w:val="20"/>
                  <w:szCs w:val="20"/>
                </w:rPr>
              </w:rPrChange>
            </w:rPr>
            <w:t xml:space="preserve">Problems with submitting or receiving assignments.</w:t>
          </w:r>
        </w:sdtContent>
      </w:sdt>
    </w:p>
    <w:p w:rsidR="00000000" w:rsidDel="00000000" w:rsidP="00000000" w:rsidRDefault="00000000" w:rsidRPr="00000000" w14:paraId="0000086C">
      <w:pPr>
        <w:keepLines w:val="1"/>
        <w:numPr>
          <w:ilvl w:val="0"/>
          <w:numId w:val="47"/>
        </w:numPr>
        <w:ind w:left="1710" w:hanging="180"/>
        <w:rPr>
          <w:color w:val="666666"/>
          <w:sz w:val="20"/>
          <w:szCs w:val="20"/>
        </w:rPr>
      </w:pPr>
      <w:sdt>
        <w:sdtPr>
          <w:tag w:val="goog_rdk_1640"/>
        </w:sdtPr>
        <w:sdtContent>
          <w:r w:rsidDel="00000000" w:rsidR="00000000" w:rsidRPr="00000000">
            <w:rPr>
              <w:sz w:val="20"/>
              <w:szCs w:val="20"/>
              <w:rtl w:val="0"/>
              <w:rPrChange w:author="Iman Mohamed Atef Helal" w:id="418" w:date="2023-10-31T19:09:00Z">
                <w:rPr>
                  <w:color w:val="666666"/>
                  <w:sz w:val="20"/>
                  <w:szCs w:val="20"/>
                </w:rPr>
              </w:rPrChange>
            </w:rPr>
            <w:t xml:space="preserve">Issues with viewing recorded lectures.</w:t>
          </w:r>
        </w:sdtContent>
      </w:sdt>
    </w:p>
    <w:p w:rsidR="00000000" w:rsidDel="00000000" w:rsidP="00000000" w:rsidRDefault="00000000" w:rsidRPr="00000000" w14:paraId="0000086D">
      <w:pPr>
        <w:keepLines w:val="1"/>
        <w:numPr>
          <w:ilvl w:val="0"/>
          <w:numId w:val="47"/>
        </w:numPr>
        <w:ind w:left="1710" w:hanging="180"/>
        <w:rPr>
          <w:color w:val="666666"/>
          <w:sz w:val="20"/>
          <w:szCs w:val="20"/>
        </w:rPr>
      </w:pPr>
      <w:sdt>
        <w:sdtPr>
          <w:tag w:val="goog_rdk_1641"/>
        </w:sdtPr>
        <w:sdtContent>
          <w:r w:rsidDel="00000000" w:rsidR="00000000" w:rsidRPr="00000000">
            <w:rPr>
              <w:sz w:val="20"/>
              <w:szCs w:val="20"/>
              <w:rtl w:val="0"/>
              <w:rPrChange w:author="Iman Mohamed Atef Helal" w:id="418" w:date="2023-10-31T19:09:00Z">
                <w:rPr>
                  <w:color w:val="666666"/>
                  <w:sz w:val="20"/>
                  <w:szCs w:val="20"/>
                </w:rPr>
              </w:rPrChange>
            </w:rPr>
            <w:t xml:space="preserve">Not receiving notifications or updates correctly.</w:t>
          </w:r>
        </w:sdtContent>
      </w:sdt>
    </w:p>
    <w:p w:rsidR="00000000" w:rsidDel="00000000" w:rsidP="00000000" w:rsidRDefault="00000000" w:rsidRPr="00000000" w14:paraId="0000086E">
      <w:pPr>
        <w:keepLines w:val="1"/>
        <w:numPr>
          <w:ilvl w:val="0"/>
          <w:numId w:val="47"/>
        </w:numPr>
        <w:ind w:left="1710" w:hanging="180"/>
        <w:rPr>
          <w:color w:val="666666"/>
          <w:sz w:val="20"/>
          <w:szCs w:val="20"/>
        </w:rPr>
      </w:pPr>
      <w:sdt>
        <w:sdtPr>
          <w:tag w:val="goog_rdk_1642"/>
        </w:sdtPr>
        <w:sdtContent>
          <w:r w:rsidDel="00000000" w:rsidR="00000000" w:rsidRPr="00000000">
            <w:rPr>
              <w:sz w:val="20"/>
              <w:szCs w:val="20"/>
              <w:rtl w:val="0"/>
              <w:rPrChange w:author="Iman Mohamed Atef Helal" w:id="418" w:date="2023-10-31T19:09:00Z">
                <w:rPr>
                  <w:color w:val="666666"/>
                  <w:sz w:val="20"/>
                  <w:szCs w:val="20"/>
                </w:rPr>
              </w:rPrChange>
            </w:rPr>
            <w:t xml:space="preserve">Login or password reset issues.</w:t>
          </w:r>
        </w:sdtContent>
      </w:sdt>
    </w:p>
    <w:p w:rsidR="00000000" w:rsidDel="00000000" w:rsidP="00000000" w:rsidRDefault="00000000" w:rsidRPr="00000000" w14:paraId="0000086F">
      <w:pPr>
        <w:keepLines w:val="1"/>
        <w:numPr>
          <w:ilvl w:val="0"/>
          <w:numId w:val="47"/>
        </w:numPr>
        <w:ind w:left="1710" w:hanging="180"/>
        <w:rPr>
          <w:color w:val="666666"/>
          <w:sz w:val="20"/>
          <w:szCs w:val="20"/>
        </w:rPr>
      </w:pPr>
      <w:sdt>
        <w:sdtPr>
          <w:tag w:val="goog_rdk_1643"/>
        </w:sdtPr>
        <w:sdtContent>
          <w:r w:rsidDel="00000000" w:rsidR="00000000" w:rsidRPr="00000000">
            <w:rPr>
              <w:sz w:val="20"/>
              <w:szCs w:val="20"/>
              <w:rtl w:val="0"/>
              <w:rPrChange w:author="Iman Mohamed Atef Helal" w:id="418" w:date="2023-10-31T19:09:00Z">
                <w:rPr>
                  <w:color w:val="666666"/>
                  <w:sz w:val="20"/>
                  <w:szCs w:val="20"/>
                </w:rPr>
              </w:rPrChange>
            </w:rPr>
            <w:t xml:space="preserve">Unclear organization of content or interface.</w:t>
          </w:r>
        </w:sdtContent>
      </w:sdt>
    </w:p>
    <w:p w:rsidR="00000000" w:rsidDel="00000000" w:rsidP="00000000" w:rsidRDefault="00000000" w:rsidRPr="00000000" w14:paraId="00000870">
      <w:pPr>
        <w:keepLines w:val="1"/>
        <w:numPr>
          <w:ilvl w:val="0"/>
          <w:numId w:val="47"/>
        </w:numPr>
        <w:ind w:left="1710" w:hanging="180"/>
        <w:rPr>
          <w:color w:val="666666"/>
          <w:sz w:val="20"/>
          <w:szCs w:val="20"/>
        </w:rPr>
      </w:pPr>
      <w:sdt>
        <w:sdtPr>
          <w:tag w:val="goog_rdk_1644"/>
        </w:sdtPr>
        <w:sdtContent>
          <w:r w:rsidDel="00000000" w:rsidR="00000000" w:rsidRPr="00000000">
            <w:rPr>
              <w:sz w:val="20"/>
              <w:szCs w:val="20"/>
              <w:rtl w:val="0"/>
              <w:rPrChange w:author="Iman Mohamed Atef Helal" w:id="418" w:date="2023-10-31T19:09:00Z">
                <w:rPr>
                  <w:color w:val="666666"/>
                  <w:sz w:val="20"/>
                  <w:szCs w:val="20"/>
                </w:rPr>
              </w:rPrChange>
            </w:rPr>
            <w:t xml:space="preserve">Difficulty in communicating with instructors or fellow students.</w:t>
          </w:r>
        </w:sdtContent>
      </w:sdt>
    </w:p>
    <w:p w:rsidR="00000000" w:rsidDel="00000000" w:rsidP="00000000" w:rsidRDefault="00000000" w:rsidRPr="00000000" w14:paraId="00000871">
      <w:pPr>
        <w:keepLines w:val="1"/>
        <w:numPr>
          <w:ilvl w:val="0"/>
          <w:numId w:val="47"/>
        </w:numPr>
        <w:ind w:left="1710" w:hanging="180"/>
        <w:rPr>
          <w:color w:val="666666"/>
          <w:sz w:val="20"/>
          <w:szCs w:val="20"/>
        </w:rPr>
      </w:pPr>
      <w:sdt>
        <w:sdtPr>
          <w:tag w:val="goog_rdk_1645"/>
        </w:sdtPr>
        <w:sdtContent>
          <w:r w:rsidDel="00000000" w:rsidR="00000000" w:rsidRPr="00000000">
            <w:rPr>
              <w:sz w:val="20"/>
              <w:szCs w:val="20"/>
              <w:rtl w:val="0"/>
              <w:rPrChange w:author="Iman Mohamed Atef Helal" w:id="418" w:date="2023-10-31T19:09:00Z">
                <w:rPr>
                  <w:color w:val="666666"/>
                  <w:sz w:val="20"/>
                  <w:szCs w:val="20"/>
                </w:rPr>
              </w:rPrChange>
            </w:rPr>
            <w:t xml:space="preserve">Service interruptions or temporary platform downtime.</w:t>
          </w:r>
        </w:sdtContent>
      </w:sdt>
    </w:p>
    <w:sdt>
      <w:sdtPr>
        <w:tag w:val="goog_rdk_1647"/>
      </w:sdtPr>
      <w:sdtContent>
        <w:p w:rsidR="00000000" w:rsidDel="00000000" w:rsidP="00000000" w:rsidRDefault="00000000" w:rsidRPr="00000000" w14:paraId="00000872">
          <w:pPr>
            <w:keepLines w:val="1"/>
            <w:spacing w:after="100" w:before="100" w:lineRule="auto"/>
            <w:ind w:left="1080" w:firstLine="0"/>
            <w:rPr>
              <w:sz w:val="20"/>
              <w:szCs w:val="20"/>
              <w:rPrChange w:author="Iman Mohamed Atef Helal" w:id="418" w:date="2023-10-31T19:09:00Z">
                <w:rPr>
                  <w:color w:val="666666"/>
                  <w:sz w:val="20"/>
                  <w:szCs w:val="20"/>
                </w:rPr>
              </w:rPrChange>
            </w:rPr>
          </w:pPr>
          <w:sdt>
            <w:sdtPr>
              <w:tag w:val="goog_rdk_1646"/>
            </w:sdtPr>
            <w:sdtContent>
              <w:r w:rsidDel="00000000" w:rsidR="00000000" w:rsidRPr="00000000">
                <w:rPr>
                  <w:sz w:val="20"/>
                  <w:szCs w:val="20"/>
                  <w:rtl w:val="0"/>
                  <w:rPrChange w:author="Iman Mohamed Atef Helal" w:id="418" w:date="2023-10-31T19:09:00Z">
                    <w:rPr>
                      <w:color w:val="666666"/>
                      <w:sz w:val="20"/>
                      <w:szCs w:val="20"/>
                    </w:rPr>
                  </w:rPrChange>
                </w:rPr>
                <w:t xml:space="preserve">These are some common aspects that can negatively impact the user experience and hinder effective learning in an e-learning platform.</w:t>
              </w:r>
            </w:sdtContent>
          </w:sdt>
        </w:p>
      </w:sdtContent>
    </w:sdt>
    <w:p w:rsidR="00000000" w:rsidDel="00000000" w:rsidP="00000000" w:rsidRDefault="00000000" w:rsidRPr="00000000" w14:paraId="00000873">
      <w:pPr>
        <w:keepLines w:val="1"/>
        <w:numPr>
          <w:ilvl w:val="0"/>
          <w:numId w:val="66"/>
        </w:numPr>
        <w:spacing w:before="100" w:lineRule="auto"/>
        <w:ind w:left="720" w:hanging="360"/>
        <w:rPr>
          <w:color w:val="666666"/>
        </w:rPr>
      </w:pPr>
      <w:sdt>
        <w:sdtPr>
          <w:tag w:val="goog_rdk_1648"/>
        </w:sdtPr>
        <w:sdtContent>
          <w:r w:rsidDel="00000000" w:rsidR="00000000" w:rsidRPr="00000000">
            <w:rPr>
              <w:rtl w:val="0"/>
              <w:rPrChange w:author="Iman Mohamed Atef Helal" w:id="418" w:date="2023-10-31T19:09:00Z">
                <w:rPr>
                  <w:color w:val="666666"/>
                </w:rPr>
              </w:rPrChange>
            </w:rPr>
            <w:t xml:space="preserve">Among the following factors, which aspect do you prefer us to prioritize more in the new platform?</w:t>
          </w:r>
        </w:sdtContent>
      </w:sdt>
    </w:p>
    <w:p w:rsidR="00000000" w:rsidDel="00000000" w:rsidP="00000000" w:rsidRDefault="00000000" w:rsidRPr="00000000" w14:paraId="00000874">
      <w:pPr>
        <w:keepLines w:val="1"/>
        <w:numPr>
          <w:ilvl w:val="0"/>
          <w:numId w:val="47"/>
        </w:numPr>
        <w:spacing w:after="100" w:before="100" w:lineRule="auto"/>
        <w:ind w:left="1080" w:hanging="180"/>
        <w:rPr>
          <w:color w:val="666666"/>
          <w:sz w:val="18"/>
          <w:szCs w:val="18"/>
        </w:rPr>
      </w:pPr>
      <w:sdt>
        <w:sdtPr>
          <w:tag w:val="goog_rdk_1649"/>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provided, it appears that the majority of the choices prioritize "Ease of use and quick access to the desired goals" in the new platform. Therefore, it would be advisable to prioritize this aspect to ensure that users can navigate the platform easily and efficiently reach their intended objectives.</w:t>
          </w:r>
        </w:sdtContent>
      </w:sdt>
      <w:sdt>
        <w:sdtPr>
          <w:tag w:val="goog_rdk_1650"/>
        </w:sdtPr>
        <w:sdtContent>
          <w:r w:rsidDel="00000000" w:rsidR="00000000" w:rsidRPr="00000000">
            <w:rPr>
              <w:rtl w:val="0"/>
            </w:rPr>
          </w:r>
        </w:sdtContent>
      </w:sdt>
    </w:p>
    <w:p w:rsidR="00000000" w:rsidDel="00000000" w:rsidP="00000000" w:rsidRDefault="00000000" w:rsidRPr="00000000" w14:paraId="00000875">
      <w:pPr>
        <w:keepLines w:val="1"/>
        <w:numPr>
          <w:ilvl w:val="0"/>
          <w:numId w:val="66"/>
        </w:numPr>
        <w:spacing w:before="100" w:lineRule="auto"/>
        <w:ind w:left="720" w:hanging="360"/>
        <w:rPr>
          <w:color w:val="666666"/>
        </w:rPr>
      </w:pPr>
      <w:sdt>
        <w:sdtPr>
          <w:tag w:val="goog_rdk_1651"/>
        </w:sdtPr>
        <w:sdtContent>
          <w:r w:rsidDel="00000000" w:rsidR="00000000" w:rsidRPr="00000000">
            <w:rPr>
              <w:rtl w:val="0"/>
              <w:rPrChange w:author="Iman Mohamed Atef Helal" w:id="418" w:date="2023-10-31T19:09:00Z">
                <w:rPr>
                  <w:color w:val="666666"/>
                </w:rPr>
              </w:rPrChange>
            </w:rPr>
            <w:t xml:space="preserve">What are the specific tools you would like to see in the new platform?</w:t>
          </w:r>
        </w:sdtContent>
      </w:sdt>
    </w:p>
    <w:p w:rsidR="00000000" w:rsidDel="00000000" w:rsidP="00000000" w:rsidRDefault="00000000" w:rsidRPr="00000000" w14:paraId="00000876">
      <w:pPr>
        <w:keepLines w:val="1"/>
        <w:numPr>
          <w:ilvl w:val="0"/>
          <w:numId w:val="47"/>
        </w:numPr>
        <w:spacing w:after="100" w:before="100" w:lineRule="auto"/>
        <w:ind w:left="1080" w:hanging="180"/>
        <w:rPr>
          <w:color w:val="666666"/>
          <w:sz w:val="18"/>
          <w:szCs w:val="18"/>
        </w:rPr>
      </w:pPr>
      <w:sdt>
        <w:sdtPr>
          <w:tag w:val="goog_rdk_1652"/>
        </w:sdtPr>
        <w:sdtContent>
          <w:r w:rsidDel="00000000" w:rsidR="00000000" w:rsidRPr="00000000">
            <w:rPr>
              <w:sz w:val="20"/>
              <w:szCs w:val="20"/>
              <w:rtl w:val="0"/>
              <w:rPrChange w:author="Iman Mohamed Atef Helal" w:id="418" w:date="2023-10-31T19:09:00Z">
                <w:rPr>
                  <w:color w:val="666666"/>
                  <w:sz w:val="20"/>
                  <w:szCs w:val="20"/>
                </w:rPr>
              </w:rPrChange>
            </w:rPr>
            <w:t xml:space="preserve">Based on the responses provided, that are generally not tolerated in an e-learning platform:</w:t>
          </w:r>
        </w:sdtContent>
      </w:sdt>
      <w:sdt>
        <w:sdtPr>
          <w:tag w:val="goog_rdk_1653"/>
        </w:sdtPr>
        <w:sdtContent>
          <w:r w:rsidDel="00000000" w:rsidR="00000000" w:rsidRPr="00000000">
            <w:rPr>
              <w:rtl w:val="0"/>
            </w:rPr>
          </w:r>
        </w:sdtContent>
      </w:sdt>
    </w:p>
    <w:p w:rsidR="00000000" w:rsidDel="00000000" w:rsidP="00000000" w:rsidRDefault="00000000" w:rsidRPr="00000000" w14:paraId="00000877">
      <w:pPr>
        <w:keepLines w:val="1"/>
        <w:numPr>
          <w:ilvl w:val="0"/>
          <w:numId w:val="47"/>
        </w:numPr>
        <w:ind w:left="1710" w:hanging="180"/>
        <w:rPr>
          <w:color w:val="666666"/>
          <w:sz w:val="20"/>
          <w:szCs w:val="20"/>
        </w:rPr>
      </w:pPr>
      <w:sdt>
        <w:sdtPr>
          <w:tag w:val="goog_rdk_1654"/>
        </w:sdtPr>
        <w:sdtContent>
          <w:r w:rsidDel="00000000" w:rsidR="00000000" w:rsidRPr="00000000">
            <w:rPr>
              <w:sz w:val="20"/>
              <w:szCs w:val="20"/>
              <w:rtl w:val="0"/>
              <w:rPrChange w:author="Iman Mohamed Atef Helal" w:id="418" w:date="2023-10-31T19:09:00Z">
                <w:rPr>
                  <w:color w:val="666666"/>
                  <w:sz w:val="20"/>
                  <w:szCs w:val="20"/>
                </w:rPr>
              </w:rPrChange>
            </w:rPr>
            <w:t xml:space="preserve">Easy access to recorded lectures: A feature that allows users to find and access recorded lectures easily.</w:t>
          </w:r>
        </w:sdtContent>
      </w:sdt>
    </w:p>
    <w:p w:rsidR="00000000" w:rsidDel="00000000" w:rsidP="00000000" w:rsidRDefault="00000000" w:rsidRPr="00000000" w14:paraId="00000878">
      <w:pPr>
        <w:keepLines w:val="1"/>
        <w:numPr>
          <w:ilvl w:val="0"/>
          <w:numId w:val="47"/>
        </w:numPr>
        <w:ind w:left="1710" w:hanging="180"/>
        <w:rPr>
          <w:color w:val="666666"/>
          <w:sz w:val="20"/>
          <w:szCs w:val="20"/>
        </w:rPr>
      </w:pPr>
      <w:sdt>
        <w:sdtPr>
          <w:tag w:val="goog_rdk_1655"/>
        </w:sdtPr>
        <w:sdtContent>
          <w:r w:rsidDel="00000000" w:rsidR="00000000" w:rsidRPr="00000000">
            <w:rPr>
              <w:sz w:val="20"/>
              <w:szCs w:val="20"/>
              <w:rtl w:val="0"/>
              <w:rPrChange w:author="Iman Mohamed Atef Helal" w:id="418" w:date="2023-10-31T19:09:00Z">
                <w:rPr>
                  <w:color w:val="666666"/>
                  <w:sz w:val="20"/>
                  <w:szCs w:val="20"/>
                </w:rPr>
              </w:rPrChange>
            </w:rPr>
            <w:t xml:space="preserve">Meeting rooms: Virtual meeting rooms for synchronous learning and collaboration.</w:t>
          </w:r>
        </w:sdtContent>
      </w:sdt>
    </w:p>
    <w:p w:rsidR="00000000" w:rsidDel="00000000" w:rsidP="00000000" w:rsidRDefault="00000000" w:rsidRPr="00000000" w14:paraId="00000879">
      <w:pPr>
        <w:keepLines w:val="1"/>
        <w:numPr>
          <w:ilvl w:val="0"/>
          <w:numId w:val="47"/>
        </w:numPr>
        <w:ind w:left="1710" w:hanging="180"/>
        <w:rPr>
          <w:color w:val="666666"/>
          <w:sz w:val="20"/>
          <w:szCs w:val="20"/>
        </w:rPr>
      </w:pPr>
      <w:sdt>
        <w:sdtPr>
          <w:tag w:val="goog_rdk_1656"/>
        </w:sdtPr>
        <w:sdtContent>
          <w:r w:rsidDel="00000000" w:rsidR="00000000" w:rsidRPr="00000000">
            <w:rPr>
              <w:sz w:val="20"/>
              <w:szCs w:val="20"/>
              <w:rtl w:val="0"/>
              <w:rPrChange w:author="Iman Mohamed Atef Helal" w:id="418" w:date="2023-10-31T19:09:00Z">
                <w:rPr>
                  <w:color w:val="666666"/>
                  <w:sz w:val="20"/>
                  <w:szCs w:val="20"/>
                </w:rPr>
              </w:rPrChange>
            </w:rPr>
            <w:t xml:space="preserve">Personalized rooms or spaces: Private spaces where users can gather and organize their learning resources.</w:t>
          </w:r>
        </w:sdtContent>
      </w:sdt>
    </w:p>
    <w:p w:rsidR="00000000" w:rsidDel="00000000" w:rsidP="00000000" w:rsidRDefault="00000000" w:rsidRPr="00000000" w14:paraId="0000087A">
      <w:pPr>
        <w:keepLines w:val="1"/>
        <w:numPr>
          <w:ilvl w:val="0"/>
          <w:numId w:val="47"/>
        </w:numPr>
        <w:ind w:left="1710" w:hanging="180"/>
        <w:rPr>
          <w:color w:val="666666"/>
          <w:sz w:val="20"/>
          <w:szCs w:val="20"/>
        </w:rPr>
      </w:pPr>
      <w:sdt>
        <w:sdtPr>
          <w:tag w:val="goog_rdk_1657"/>
        </w:sdtPr>
        <w:sdtContent>
          <w:r w:rsidDel="00000000" w:rsidR="00000000" w:rsidRPr="00000000">
            <w:rPr>
              <w:sz w:val="20"/>
              <w:szCs w:val="20"/>
              <w:rtl w:val="0"/>
              <w:rPrChange w:author="Iman Mohamed Atef Helal" w:id="418" w:date="2023-10-31T19:09:00Z">
                <w:rPr>
                  <w:color w:val="666666"/>
                  <w:sz w:val="20"/>
                  <w:szCs w:val="20"/>
                </w:rPr>
              </w:rPrChange>
            </w:rPr>
            <w:t xml:space="preserve">YouTube integration: Integration with YouTube for easy access to external video resources.</w:t>
          </w:r>
        </w:sdtContent>
      </w:sdt>
    </w:p>
    <w:p w:rsidR="00000000" w:rsidDel="00000000" w:rsidP="00000000" w:rsidRDefault="00000000" w:rsidRPr="00000000" w14:paraId="0000087B">
      <w:pPr>
        <w:keepLines w:val="1"/>
        <w:numPr>
          <w:ilvl w:val="0"/>
          <w:numId w:val="47"/>
        </w:numPr>
        <w:ind w:left="1710" w:hanging="180"/>
        <w:rPr>
          <w:color w:val="666666"/>
          <w:sz w:val="20"/>
          <w:szCs w:val="20"/>
        </w:rPr>
      </w:pPr>
      <w:sdt>
        <w:sdtPr>
          <w:tag w:val="goog_rdk_1658"/>
        </w:sdtPr>
        <w:sdtContent>
          <w:r w:rsidDel="00000000" w:rsidR="00000000" w:rsidRPr="00000000">
            <w:rPr>
              <w:sz w:val="20"/>
              <w:szCs w:val="20"/>
              <w:rtl w:val="0"/>
              <w:rPrChange w:author="Iman Mohamed Atef Helal" w:id="418" w:date="2023-10-31T19:09:00Z">
                <w:rPr>
                  <w:color w:val="666666"/>
                  <w:sz w:val="20"/>
                  <w:szCs w:val="20"/>
                </w:rPr>
              </w:rPrChange>
            </w:rPr>
            <w:t xml:space="preserve">Search functionality: A robust search tool to quickly find specific content or resources within the platform.</w:t>
          </w:r>
        </w:sdtContent>
      </w:sdt>
    </w:p>
    <w:p w:rsidR="00000000" w:rsidDel="00000000" w:rsidP="00000000" w:rsidRDefault="00000000" w:rsidRPr="00000000" w14:paraId="0000087C">
      <w:pPr>
        <w:keepLines w:val="1"/>
        <w:numPr>
          <w:ilvl w:val="0"/>
          <w:numId w:val="47"/>
        </w:numPr>
        <w:ind w:left="1710" w:hanging="180"/>
        <w:rPr>
          <w:color w:val="666666"/>
          <w:sz w:val="20"/>
          <w:szCs w:val="20"/>
        </w:rPr>
      </w:pPr>
      <w:sdt>
        <w:sdtPr>
          <w:tag w:val="goog_rdk_1659"/>
        </w:sdtPr>
        <w:sdtContent>
          <w:r w:rsidDel="00000000" w:rsidR="00000000" w:rsidRPr="00000000">
            <w:rPr>
              <w:sz w:val="20"/>
              <w:szCs w:val="20"/>
              <w:rtl w:val="0"/>
              <w:rPrChange w:author="Iman Mohamed Atef Helal" w:id="418" w:date="2023-10-31T19:09:00Z">
                <w:rPr>
                  <w:color w:val="666666"/>
                  <w:sz w:val="20"/>
                  <w:szCs w:val="20"/>
                </w:rPr>
              </w:rPrChange>
            </w:rPr>
            <w:t xml:space="preserve">Help or support button: A visible button or feature that provides assistance or guidance to users when needed.</w:t>
          </w:r>
        </w:sdtContent>
      </w:sdt>
    </w:p>
    <w:p w:rsidR="00000000" w:rsidDel="00000000" w:rsidP="00000000" w:rsidRDefault="00000000" w:rsidRPr="00000000" w14:paraId="0000087D">
      <w:pPr>
        <w:keepLines w:val="1"/>
        <w:numPr>
          <w:ilvl w:val="0"/>
          <w:numId w:val="47"/>
        </w:numPr>
        <w:ind w:left="1710" w:hanging="180"/>
        <w:rPr>
          <w:color w:val="666666"/>
          <w:sz w:val="20"/>
          <w:szCs w:val="20"/>
        </w:rPr>
      </w:pPr>
      <w:sdt>
        <w:sdtPr>
          <w:tag w:val="goog_rdk_1660"/>
        </w:sdtPr>
        <w:sdtContent>
          <w:r w:rsidDel="00000000" w:rsidR="00000000" w:rsidRPr="00000000">
            <w:rPr>
              <w:sz w:val="20"/>
              <w:szCs w:val="20"/>
              <w:rtl w:val="0"/>
              <w:rPrChange w:author="Iman Mohamed Atef Helal" w:id="418" w:date="2023-10-31T19:09:00Z">
                <w:rPr>
                  <w:color w:val="666666"/>
                  <w:sz w:val="20"/>
                  <w:szCs w:val="20"/>
                </w:rPr>
              </w:rPrChange>
            </w:rPr>
            <w:t xml:space="preserve">Screen sharing: The ability to share screens during live sessions or virtual meetings.</w:t>
          </w:r>
        </w:sdtContent>
      </w:sdt>
    </w:p>
    <w:p w:rsidR="00000000" w:rsidDel="00000000" w:rsidP="00000000" w:rsidRDefault="00000000" w:rsidRPr="00000000" w14:paraId="0000087E">
      <w:pPr>
        <w:keepLines w:val="1"/>
        <w:numPr>
          <w:ilvl w:val="0"/>
          <w:numId w:val="47"/>
        </w:numPr>
        <w:ind w:left="1710" w:hanging="180"/>
        <w:rPr>
          <w:color w:val="666666"/>
          <w:sz w:val="20"/>
          <w:szCs w:val="20"/>
        </w:rPr>
      </w:pPr>
      <w:sdt>
        <w:sdtPr>
          <w:tag w:val="goog_rdk_1661"/>
        </w:sdtPr>
        <w:sdtContent>
          <w:r w:rsidDel="00000000" w:rsidR="00000000" w:rsidRPr="00000000">
            <w:rPr>
              <w:sz w:val="20"/>
              <w:szCs w:val="20"/>
              <w:rtl w:val="0"/>
              <w:rPrChange w:author="Iman Mohamed Atef Helal" w:id="418" w:date="2023-10-31T19:09:00Z">
                <w:rPr>
                  <w:color w:val="666666"/>
                  <w:sz w:val="20"/>
                  <w:szCs w:val="20"/>
                </w:rPr>
              </w:rPrChange>
            </w:rPr>
            <w:t xml:space="preserve">Improved assignment and task submission: Streamlined processes for reviewing, submitting, and receiving assignments and tasks.</w:t>
          </w:r>
        </w:sdtContent>
      </w:sdt>
    </w:p>
    <w:p w:rsidR="00000000" w:rsidDel="00000000" w:rsidP="00000000" w:rsidRDefault="00000000" w:rsidRPr="00000000" w14:paraId="0000087F">
      <w:pPr>
        <w:keepLines w:val="1"/>
        <w:numPr>
          <w:ilvl w:val="0"/>
          <w:numId w:val="47"/>
        </w:numPr>
        <w:ind w:left="1710" w:hanging="180"/>
        <w:rPr>
          <w:color w:val="666666"/>
          <w:sz w:val="20"/>
          <w:szCs w:val="20"/>
        </w:rPr>
      </w:pPr>
      <w:sdt>
        <w:sdtPr>
          <w:tag w:val="goog_rdk_1662"/>
        </w:sdtPr>
        <w:sdtContent>
          <w:r w:rsidDel="00000000" w:rsidR="00000000" w:rsidRPr="00000000">
            <w:rPr>
              <w:sz w:val="20"/>
              <w:szCs w:val="20"/>
              <w:rtl w:val="0"/>
              <w:rPrChange w:author="Iman Mohamed Atef Helal" w:id="418" w:date="2023-10-31T19:09:00Z">
                <w:rPr>
                  <w:color w:val="666666"/>
                  <w:sz w:val="20"/>
                  <w:szCs w:val="20"/>
                </w:rPr>
              </w:rPrChange>
            </w:rPr>
            <w:t xml:space="preserve">Statistics and analytics: Tools that provide insights and analytics on learning progress and performance.</w:t>
          </w:r>
        </w:sdtContent>
      </w:sdt>
    </w:p>
    <w:p w:rsidR="00000000" w:rsidDel="00000000" w:rsidP="00000000" w:rsidRDefault="00000000" w:rsidRPr="00000000" w14:paraId="00000880">
      <w:pPr>
        <w:keepLines w:val="1"/>
        <w:numPr>
          <w:ilvl w:val="0"/>
          <w:numId w:val="47"/>
        </w:numPr>
        <w:ind w:left="1710" w:hanging="180"/>
        <w:rPr>
          <w:color w:val="666666"/>
          <w:sz w:val="20"/>
          <w:szCs w:val="20"/>
        </w:rPr>
      </w:pPr>
      <w:sdt>
        <w:sdtPr>
          <w:tag w:val="goog_rdk_1663"/>
        </w:sdtPr>
        <w:sdtContent>
          <w:r w:rsidDel="00000000" w:rsidR="00000000" w:rsidRPr="00000000">
            <w:rPr>
              <w:sz w:val="20"/>
              <w:szCs w:val="20"/>
              <w:rtl w:val="0"/>
              <w:rPrChange w:author="Iman Mohamed Atef Helal" w:id="418" w:date="2023-10-31T19:09:00Z">
                <w:rPr>
                  <w:color w:val="666666"/>
                  <w:sz w:val="20"/>
                  <w:szCs w:val="20"/>
                </w:rPr>
              </w:rPrChange>
            </w:rPr>
            <w:t xml:space="preserve">User-friendly interface: A visually appealing and intuitive user interface that enhances usability.</w:t>
          </w:r>
        </w:sdtContent>
      </w:sdt>
    </w:p>
    <w:p w:rsidR="00000000" w:rsidDel="00000000" w:rsidP="00000000" w:rsidRDefault="00000000" w:rsidRPr="00000000" w14:paraId="00000881">
      <w:pPr>
        <w:keepLines w:val="1"/>
        <w:numPr>
          <w:ilvl w:val="0"/>
          <w:numId w:val="47"/>
        </w:numPr>
        <w:ind w:left="1710" w:hanging="180"/>
        <w:rPr>
          <w:color w:val="666666"/>
          <w:sz w:val="20"/>
          <w:szCs w:val="20"/>
        </w:rPr>
      </w:pPr>
      <w:sdt>
        <w:sdtPr>
          <w:tag w:val="goog_rdk_1664"/>
        </w:sdtPr>
        <w:sdtContent>
          <w:r w:rsidDel="00000000" w:rsidR="00000000" w:rsidRPr="00000000">
            <w:rPr>
              <w:sz w:val="20"/>
              <w:szCs w:val="20"/>
              <w:rtl w:val="0"/>
              <w:rPrChange w:author="Iman Mohamed Atef Helal" w:id="418" w:date="2023-10-31T19:09:00Z">
                <w:rPr>
                  <w:color w:val="666666"/>
                  <w:sz w:val="20"/>
                  <w:szCs w:val="20"/>
                </w:rPr>
              </w:rPrChange>
            </w:rPr>
            <w:t xml:space="preserve">Synced calendar and pace tracker: Integration with a calendar system and automatic tracking of learning progress.</w:t>
          </w:r>
        </w:sdtContent>
      </w:sdt>
    </w:p>
    <w:p w:rsidR="00000000" w:rsidDel="00000000" w:rsidP="00000000" w:rsidRDefault="00000000" w:rsidRPr="00000000" w14:paraId="00000882">
      <w:pPr>
        <w:keepLines w:val="1"/>
        <w:numPr>
          <w:ilvl w:val="0"/>
          <w:numId w:val="47"/>
        </w:numPr>
        <w:ind w:left="1710" w:hanging="180"/>
        <w:rPr>
          <w:color w:val="666666"/>
          <w:sz w:val="20"/>
          <w:szCs w:val="20"/>
        </w:rPr>
      </w:pPr>
      <w:sdt>
        <w:sdtPr>
          <w:tag w:val="goog_rdk_1665"/>
        </w:sdtPr>
        <w:sdtContent>
          <w:r w:rsidDel="00000000" w:rsidR="00000000" w:rsidRPr="00000000">
            <w:rPr>
              <w:sz w:val="20"/>
              <w:szCs w:val="20"/>
              <w:rtl w:val="0"/>
              <w:rPrChange w:author="Iman Mohamed Atef Helal" w:id="418" w:date="2023-10-31T19:09:00Z">
                <w:rPr>
                  <w:color w:val="666666"/>
                  <w:sz w:val="20"/>
                  <w:szCs w:val="20"/>
                </w:rPr>
              </w:rPrChange>
            </w:rPr>
            <w:t xml:space="preserve">Messaging and communication features: In-platform chat or messaging capabilities to facilitate communication between students and instructors.</w:t>
          </w:r>
        </w:sdtContent>
      </w:sdt>
    </w:p>
    <w:p w:rsidR="00000000" w:rsidDel="00000000" w:rsidP="00000000" w:rsidRDefault="00000000" w:rsidRPr="00000000" w14:paraId="00000883">
      <w:pPr>
        <w:keepLines w:val="1"/>
        <w:numPr>
          <w:ilvl w:val="0"/>
          <w:numId w:val="47"/>
        </w:numPr>
        <w:ind w:left="1710" w:hanging="180"/>
        <w:rPr>
          <w:color w:val="666666"/>
          <w:sz w:val="20"/>
          <w:szCs w:val="20"/>
        </w:rPr>
      </w:pPr>
      <w:sdt>
        <w:sdtPr>
          <w:tag w:val="goog_rdk_1666"/>
        </w:sdtPr>
        <w:sdtContent>
          <w:r w:rsidDel="00000000" w:rsidR="00000000" w:rsidRPr="00000000">
            <w:rPr>
              <w:sz w:val="20"/>
              <w:szCs w:val="20"/>
              <w:rtl w:val="0"/>
              <w:rPrChange w:author="Iman Mohamed Atef Helal" w:id="418" w:date="2023-10-31T19:09:00Z">
                <w:rPr>
                  <w:color w:val="666666"/>
                  <w:sz w:val="20"/>
                  <w:szCs w:val="20"/>
                </w:rPr>
              </w:rPrChange>
            </w:rPr>
            <w:t xml:space="preserve">Note-taking tools: Built-in tools for taking and saving notes within the platform.</w:t>
          </w:r>
        </w:sdtContent>
      </w:sdt>
    </w:p>
    <w:p w:rsidR="00000000" w:rsidDel="00000000" w:rsidP="00000000" w:rsidRDefault="00000000" w:rsidRPr="00000000" w14:paraId="00000884">
      <w:pPr>
        <w:keepLines w:val="1"/>
        <w:numPr>
          <w:ilvl w:val="0"/>
          <w:numId w:val="47"/>
        </w:numPr>
        <w:ind w:left="1710" w:hanging="180"/>
        <w:rPr>
          <w:color w:val="666666"/>
          <w:sz w:val="20"/>
          <w:szCs w:val="20"/>
        </w:rPr>
      </w:pPr>
      <w:sdt>
        <w:sdtPr>
          <w:tag w:val="goog_rdk_1667"/>
        </w:sdtPr>
        <w:sdtContent>
          <w:r w:rsidDel="00000000" w:rsidR="00000000" w:rsidRPr="00000000">
            <w:rPr>
              <w:sz w:val="20"/>
              <w:szCs w:val="20"/>
              <w:rtl w:val="0"/>
              <w:rPrChange w:author="Iman Mohamed Atef Helal" w:id="418" w:date="2023-10-31T19:09:00Z">
                <w:rPr>
                  <w:color w:val="666666"/>
                  <w:sz w:val="20"/>
                  <w:szCs w:val="20"/>
                </w:rPr>
              </w:rPrChange>
            </w:rPr>
            <w:t xml:space="preserve">Dark mode: A visual option for a dark-themed interface, which can be easier on the eyes and provide a different aesthetic.</w:t>
          </w:r>
        </w:sdtContent>
      </w:sdt>
    </w:p>
    <w:p w:rsidR="00000000" w:rsidDel="00000000" w:rsidP="00000000" w:rsidRDefault="00000000" w:rsidRPr="00000000" w14:paraId="00000885">
      <w:pPr>
        <w:keepLines w:val="1"/>
        <w:numPr>
          <w:ilvl w:val="0"/>
          <w:numId w:val="47"/>
        </w:numPr>
        <w:ind w:left="1710" w:hanging="180"/>
        <w:rPr>
          <w:color w:val="666666"/>
          <w:sz w:val="20"/>
          <w:szCs w:val="20"/>
        </w:rPr>
      </w:pPr>
      <w:sdt>
        <w:sdtPr>
          <w:tag w:val="goog_rdk_1668"/>
        </w:sdtPr>
        <w:sdtContent>
          <w:r w:rsidDel="00000000" w:rsidR="00000000" w:rsidRPr="00000000">
            <w:rPr>
              <w:sz w:val="20"/>
              <w:szCs w:val="20"/>
              <w:rtl w:val="0"/>
              <w:rPrChange w:author="Iman Mohamed Atef Helal" w:id="418" w:date="2023-10-31T19:09:00Z">
                <w:rPr>
                  <w:color w:val="666666"/>
                  <w:sz w:val="20"/>
                  <w:szCs w:val="20"/>
                </w:rPr>
              </w:rPrChange>
            </w:rPr>
            <w:t xml:space="preserve">Feedback and comments: The ability to leave comments, provide feedback, or engage in discussions related to course content.</w:t>
          </w:r>
        </w:sdtContent>
      </w:sdt>
    </w:p>
    <w:p w:rsidR="00000000" w:rsidDel="00000000" w:rsidP="00000000" w:rsidRDefault="00000000" w:rsidRPr="00000000" w14:paraId="00000886">
      <w:pPr>
        <w:keepLines w:val="1"/>
        <w:numPr>
          <w:ilvl w:val="0"/>
          <w:numId w:val="47"/>
        </w:numPr>
        <w:ind w:left="1710" w:hanging="180"/>
        <w:rPr>
          <w:color w:val="666666"/>
          <w:sz w:val="20"/>
          <w:szCs w:val="20"/>
        </w:rPr>
      </w:pPr>
      <w:sdt>
        <w:sdtPr>
          <w:tag w:val="goog_rdk_1669"/>
        </w:sdtPr>
        <w:sdtContent>
          <w:r w:rsidDel="00000000" w:rsidR="00000000" w:rsidRPr="00000000">
            <w:rPr>
              <w:sz w:val="20"/>
              <w:szCs w:val="20"/>
              <w:rtl w:val="0"/>
              <w:rPrChange w:author="Iman Mohamed Atef Helal" w:id="418" w:date="2023-10-31T19:09:00Z">
                <w:rPr>
                  <w:color w:val="666666"/>
                  <w:sz w:val="20"/>
                  <w:szCs w:val="20"/>
                </w:rPr>
              </w:rPrChange>
            </w:rPr>
            <w:t xml:space="preserve">File sharing: Easy and efficient ways to share files and documents within the platform.</w:t>
          </w:r>
        </w:sdtContent>
      </w:sdt>
    </w:p>
    <w:p w:rsidR="00000000" w:rsidDel="00000000" w:rsidP="00000000" w:rsidRDefault="00000000" w:rsidRPr="00000000" w14:paraId="00000887">
      <w:pPr>
        <w:keepLines w:val="1"/>
        <w:numPr>
          <w:ilvl w:val="0"/>
          <w:numId w:val="47"/>
        </w:numPr>
        <w:ind w:left="1710" w:hanging="180"/>
        <w:rPr>
          <w:color w:val="666666"/>
          <w:sz w:val="20"/>
          <w:szCs w:val="20"/>
        </w:rPr>
      </w:pPr>
      <w:sdt>
        <w:sdtPr>
          <w:tag w:val="goog_rdk_1670"/>
        </w:sdtPr>
        <w:sdtContent>
          <w:r w:rsidDel="00000000" w:rsidR="00000000" w:rsidRPr="00000000">
            <w:rPr>
              <w:sz w:val="20"/>
              <w:szCs w:val="20"/>
              <w:rtl w:val="0"/>
              <w:rPrChange w:author="Iman Mohamed Atef Helal" w:id="418" w:date="2023-10-31T19:09:00Z">
                <w:rPr>
                  <w:color w:val="666666"/>
                  <w:sz w:val="20"/>
                  <w:szCs w:val="20"/>
                </w:rPr>
              </w:rPrChange>
            </w:rPr>
            <w:t xml:space="preserve">Progress indicators: Visual indicators or tracking features to monitor the progress of completing a course.</w:t>
          </w:r>
        </w:sdtContent>
      </w:sdt>
    </w:p>
    <w:p w:rsidR="00000000" w:rsidDel="00000000" w:rsidP="00000000" w:rsidRDefault="00000000" w:rsidRPr="00000000" w14:paraId="00000888">
      <w:pPr>
        <w:keepLines w:val="1"/>
        <w:numPr>
          <w:ilvl w:val="0"/>
          <w:numId w:val="47"/>
        </w:numPr>
        <w:ind w:left="1710" w:hanging="180"/>
        <w:rPr>
          <w:color w:val="666666"/>
          <w:sz w:val="20"/>
          <w:szCs w:val="20"/>
        </w:rPr>
      </w:pPr>
      <w:sdt>
        <w:sdtPr>
          <w:tag w:val="goog_rdk_1671"/>
        </w:sdtPr>
        <w:sdtContent>
          <w:r w:rsidDel="00000000" w:rsidR="00000000" w:rsidRPr="00000000">
            <w:rPr>
              <w:sz w:val="20"/>
              <w:szCs w:val="20"/>
              <w:rtl w:val="0"/>
              <w:rPrChange w:author="Iman Mohamed Atef Helal" w:id="418" w:date="2023-10-31T19:09:00Z">
                <w:rPr>
                  <w:color w:val="666666"/>
                  <w:sz w:val="20"/>
                  <w:szCs w:val="20"/>
                </w:rPr>
              </w:rPrChange>
            </w:rPr>
            <w:t xml:space="preserve">Voice call functionality: Easy-to-access voice call capabilities within the platform for communication purposes.</w:t>
          </w:r>
        </w:sdtContent>
      </w:sdt>
    </w:p>
    <w:p w:rsidR="00000000" w:rsidDel="00000000" w:rsidP="00000000" w:rsidRDefault="00000000" w:rsidRPr="00000000" w14:paraId="00000889">
      <w:pPr>
        <w:keepLines w:val="1"/>
        <w:numPr>
          <w:ilvl w:val="0"/>
          <w:numId w:val="47"/>
        </w:numPr>
        <w:ind w:left="1710" w:hanging="180"/>
        <w:rPr>
          <w:color w:val="666666"/>
          <w:sz w:val="20"/>
          <w:szCs w:val="20"/>
        </w:rPr>
      </w:pPr>
      <w:sdt>
        <w:sdtPr>
          <w:tag w:val="goog_rdk_1672"/>
        </w:sdtPr>
        <w:sdtContent>
          <w:r w:rsidDel="00000000" w:rsidR="00000000" w:rsidRPr="00000000">
            <w:rPr>
              <w:sz w:val="20"/>
              <w:szCs w:val="20"/>
              <w:rtl w:val="0"/>
              <w:rPrChange w:author="Iman Mohamed Atef Helal" w:id="418" w:date="2023-10-31T19:09:00Z">
                <w:rPr>
                  <w:color w:val="666666"/>
                  <w:sz w:val="20"/>
                  <w:szCs w:val="20"/>
                </w:rPr>
              </w:rPrChange>
            </w:rPr>
            <w:t xml:space="preserve">Group collaboration tools: Features that facilitate collaboration among students, such as group chat or shared workspaces.</w:t>
          </w:r>
        </w:sdtContent>
      </w:sdt>
    </w:p>
    <w:p w:rsidR="00000000" w:rsidDel="00000000" w:rsidP="00000000" w:rsidRDefault="00000000" w:rsidRPr="00000000" w14:paraId="0000088A">
      <w:pPr>
        <w:keepLines w:val="1"/>
        <w:numPr>
          <w:ilvl w:val="0"/>
          <w:numId w:val="47"/>
        </w:numPr>
        <w:ind w:left="1710" w:hanging="180"/>
        <w:rPr>
          <w:color w:val="666666"/>
          <w:sz w:val="20"/>
          <w:szCs w:val="20"/>
        </w:rPr>
      </w:pPr>
      <w:sdt>
        <w:sdtPr>
          <w:tag w:val="goog_rdk_1673"/>
        </w:sdtPr>
        <w:sdtContent>
          <w:r w:rsidDel="00000000" w:rsidR="00000000" w:rsidRPr="00000000">
            <w:rPr>
              <w:sz w:val="20"/>
              <w:szCs w:val="20"/>
              <w:rtl w:val="0"/>
              <w:rPrChange w:author="Iman Mohamed Atef Helal" w:id="418" w:date="2023-10-31T19:09:00Z">
                <w:rPr>
                  <w:color w:val="666666"/>
                  <w:sz w:val="20"/>
                  <w:szCs w:val="20"/>
                </w:rPr>
              </w:rPrChange>
            </w:rPr>
            <w:t xml:space="preserve">Chatbot support: Integration of chatbot support to provide quick assistance and answer common questions.</w:t>
          </w:r>
        </w:sdtContent>
      </w:sdt>
    </w:p>
    <w:sdt>
      <w:sdtPr>
        <w:tag w:val="goog_rdk_1675"/>
      </w:sdtPr>
      <w:sdtContent>
        <w:p w:rsidR="00000000" w:rsidDel="00000000" w:rsidP="00000000" w:rsidRDefault="00000000" w:rsidRPr="00000000" w14:paraId="0000088B">
          <w:pPr>
            <w:keepLines w:val="1"/>
            <w:spacing w:after="100" w:before="100" w:lineRule="auto"/>
            <w:ind w:left="1080" w:firstLine="0"/>
            <w:rPr>
              <w:sz w:val="20"/>
              <w:szCs w:val="20"/>
              <w:rPrChange w:author="Iman Mohamed Atef Helal" w:id="418" w:date="2023-10-31T19:09:00Z">
                <w:rPr>
                  <w:color w:val="666666"/>
                  <w:sz w:val="20"/>
                  <w:szCs w:val="20"/>
                </w:rPr>
              </w:rPrChange>
            </w:rPr>
          </w:pPr>
          <w:sdt>
            <w:sdtPr>
              <w:tag w:val="goog_rdk_1674"/>
            </w:sdtPr>
            <w:sdtContent>
              <w:r w:rsidDel="00000000" w:rsidR="00000000" w:rsidRPr="00000000">
                <w:rPr>
                  <w:sz w:val="20"/>
                  <w:szCs w:val="20"/>
                  <w:rtl w:val="0"/>
                  <w:rPrChange w:author="Iman Mohamed Atef Helal" w:id="418" w:date="2023-10-31T19:09:00Z">
                    <w:rPr>
                      <w:color w:val="666666"/>
                      <w:sz w:val="20"/>
                      <w:szCs w:val="20"/>
                    </w:rPr>
                  </w:rPrChange>
                </w:rPr>
                <w:t xml:space="preserve">These are just some examples of the tools and features that users would like to see in an ideal e-learning platform. The specific requirements may vary depending on individual preferences and needs.</w:t>
              </w:r>
            </w:sdtContent>
          </w:sdt>
        </w:p>
      </w:sdtContent>
    </w:sdt>
    <w:sdt>
      <w:sdtPr>
        <w:tag w:val="goog_rdk_1677"/>
      </w:sdtPr>
      <w:sdtContent>
        <w:p w:rsidR="00000000" w:rsidDel="00000000" w:rsidP="00000000" w:rsidRDefault="00000000" w:rsidRPr="00000000" w14:paraId="0000088C">
          <w:pPr>
            <w:keepLines w:val="1"/>
            <w:spacing w:after="100" w:before="100" w:lineRule="auto"/>
            <w:ind w:left="0" w:firstLine="0"/>
            <w:rPr>
              <w:sz w:val="20"/>
              <w:szCs w:val="20"/>
              <w:rPrChange w:author="Iman Mohamed Atef Helal" w:id="418" w:date="2023-10-31T19:09:00Z">
                <w:rPr>
                  <w:color w:val="666666"/>
                  <w:sz w:val="20"/>
                  <w:szCs w:val="20"/>
                </w:rPr>
              </w:rPrChange>
            </w:rPr>
          </w:pPr>
          <w:sdt>
            <w:sdtPr>
              <w:tag w:val="goog_rdk_1676"/>
            </w:sdtPr>
            <w:sdtContent>
              <w:r w:rsidDel="00000000" w:rsidR="00000000" w:rsidRPr="00000000">
                <w:rPr>
                  <w:rtl w:val="0"/>
                </w:rPr>
              </w:r>
            </w:sdtContent>
          </w:sdt>
        </w:p>
      </w:sdtContent>
    </w:sdt>
    <w:p w:rsidR="00000000" w:rsidDel="00000000" w:rsidP="00000000" w:rsidRDefault="00000000" w:rsidRPr="00000000" w14:paraId="0000088D">
      <w:pPr>
        <w:keepLines w:val="1"/>
        <w:numPr>
          <w:ilvl w:val="0"/>
          <w:numId w:val="66"/>
        </w:numPr>
        <w:spacing w:before="100" w:lineRule="auto"/>
        <w:ind w:left="720" w:hanging="360"/>
        <w:rPr>
          <w:color w:val="666666"/>
        </w:rPr>
      </w:pPr>
      <w:sdt>
        <w:sdtPr>
          <w:tag w:val="goog_rdk_1678"/>
        </w:sdtPr>
        <w:sdtContent>
          <w:r w:rsidDel="00000000" w:rsidR="00000000" w:rsidRPr="00000000">
            <w:rPr>
              <w:rtl w:val="0"/>
              <w:rPrChange w:author="Iman Mohamed Atef Helal" w:id="418" w:date="2023-10-31T19:09:00Z">
                <w:rPr>
                  <w:color w:val="666666"/>
                </w:rPr>
              </w:rPrChange>
            </w:rPr>
            <w:t xml:space="preserve">How do you imagine the ideal e-learning platform?</w:t>
          </w:r>
        </w:sdtContent>
      </w:sdt>
    </w:p>
    <w:p w:rsidR="00000000" w:rsidDel="00000000" w:rsidP="00000000" w:rsidRDefault="00000000" w:rsidRPr="00000000" w14:paraId="0000088E">
      <w:pPr>
        <w:keepLines w:val="1"/>
        <w:numPr>
          <w:ilvl w:val="0"/>
          <w:numId w:val="47"/>
        </w:numPr>
        <w:spacing w:after="100" w:before="100" w:lineRule="auto"/>
        <w:ind w:left="1080" w:hanging="180"/>
        <w:rPr>
          <w:color w:val="666666"/>
          <w:sz w:val="18"/>
          <w:szCs w:val="18"/>
        </w:rPr>
      </w:pPr>
      <w:sdt>
        <w:sdtPr>
          <w:tag w:val="goog_rdk_1679"/>
        </w:sdtPr>
        <w:sdtContent>
          <w:r w:rsidDel="00000000" w:rsidR="00000000" w:rsidRPr="00000000">
            <w:rPr>
              <w:rtl w:val="0"/>
              <w:rPrChange w:author="Iman Mohamed Atef Helal" w:id="418" w:date="2023-10-31T19:09:00Z">
                <w:rPr>
                  <w:color w:val="666666"/>
                </w:rPr>
              </w:rPrChange>
            </w:rPr>
            <w:t xml:space="preserve">The ideal e-learning platform, based on the responses, would have the following features:</w:t>
          </w:r>
        </w:sdtContent>
      </w:sdt>
      <w:sdt>
        <w:sdtPr>
          <w:tag w:val="goog_rdk_1680"/>
        </w:sdtPr>
        <w:sdtContent>
          <w:r w:rsidDel="00000000" w:rsidR="00000000" w:rsidRPr="00000000">
            <w:rPr>
              <w:rtl w:val="0"/>
            </w:rPr>
          </w:r>
        </w:sdtContent>
      </w:sdt>
    </w:p>
    <w:p w:rsidR="00000000" w:rsidDel="00000000" w:rsidP="00000000" w:rsidRDefault="00000000" w:rsidRPr="00000000" w14:paraId="0000088F">
      <w:pPr>
        <w:keepLines w:val="1"/>
        <w:numPr>
          <w:ilvl w:val="0"/>
          <w:numId w:val="47"/>
        </w:numPr>
        <w:ind w:left="1710" w:hanging="180"/>
        <w:rPr>
          <w:color w:val="666666"/>
          <w:sz w:val="20"/>
          <w:szCs w:val="20"/>
        </w:rPr>
      </w:pPr>
      <w:sdt>
        <w:sdtPr>
          <w:tag w:val="goog_rdk_1681"/>
        </w:sdtPr>
        <w:sdtContent>
          <w:r w:rsidDel="00000000" w:rsidR="00000000" w:rsidRPr="00000000">
            <w:rPr>
              <w:sz w:val="20"/>
              <w:szCs w:val="20"/>
              <w:rtl w:val="0"/>
              <w:rPrChange w:author="Iman Mohamed Atef Helal" w:id="418" w:date="2023-10-31T19:09:00Z">
                <w:rPr>
                  <w:color w:val="666666"/>
                  <w:sz w:val="20"/>
                  <w:szCs w:val="20"/>
                </w:rPr>
              </w:rPrChange>
            </w:rPr>
            <w:t xml:space="preserve">Ease of use: The platform should be easy to navigate and user-friendly, allowing users to find the necessary materials and features without complications.</w:t>
          </w:r>
        </w:sdtContent>
      </w:sdt>
    </w:p>
    <w:p w:rsidR="00000000" w:rsidDel="00000000" w:rsidP="00000000" w:rsidRDefault="00000000" w:rsidRPr="00000000" w14:paraId="00000890">
      <w:pPr>
        <w:keepLines w:val="1"/>
        <w:numPr>
          <w:ilvl w:val="0"/>
          <w:numId w:val="47"/>
        </w:numPr>
        <w:ind w:left="1710" w:hanging="180"/>
        <w:rPr>
          <w:color w:val="666666"/>
          <w:sz w:val="20"/>
          <w:szCs w:val="20"/>
        </w:rPr>
      </w:pPr>
      <w:sdt>
        <w:sdtPr>
          <w:tag w:val="goog_rdk_1682"/>
        </w:sdtPr>
        <w:sdtContent>
          <w:r w:rsidDel="00000000" w:rsidR="00000000" w:rsidRPr="00000000">
            <w:rPr>
              <w:sz w:val="20"/>
              <w:szCs w:val="20"/>
              <w:rtl w:val="0"/>
              <w:rPrChange w:author="Iman Mohamed Atef Helal" w:id="418" w:date="2023-10-31T19:09:00Z">
                <w:rPr>
                  <w:color w:val="666666"/>
                  <w:sz w:val="20"/>
                  <w:szCs w:val="20"/>
                </w:rPr>
              </w:rPrChange>
            </w:rPr>
            <w:t xml:space="preserve">Quick access to content: Users should be able to access recorded lectures and other educational materials at their convenience, without being bound to specific times or schedules.</w:t>
          </w:r>
        </w:sdtContent>
      </w:sdt>
    </w:p>
    <w:p w:rsidR="00000000" w:rsidDel="00000000" w:rsidP="00000000" w:rsidRDefault="00000000" w:rsidRPr="00000000" w14:paraId="00000891">
      <w:pPr>
        <w:keepLines w:val="1"/>
        <w:numPr>
          <w:ilvl w:val="0"/>
          <w:numId w:val="47"/>
        </w:numPr>
        <w:ind w:left="1710" w:hanging="180"/>
        <w:rPr>
          <w:color w:val="666666"/>
          <w:sz w:val="20"/>
          <w:szCs w:val="20"/>
        </w:rPr>
      </w:pPr>
      <w:sdt>
        <w:sdtPr>
          <w:tag w:val="goog_rdk_1683"/>
        </w:sdtPr>
        <w:sdtContent>
          <w:r w:rsidDel="00000000" w:rsidR="00000000" w:rsidRPr="00000000">
            <w:rPr>
              <w:sz w:val="20"/>
              <w:szCs w:val="20"/>
              <w:rtl w:val="0"/>
              <w:rPrChange w:author="Iman Mohamed Atef Helal" w:id="418" w:date="2023-10-31T19:09:00Z">
                <w:rPr>
                  <w:color w:val="666666"/>
                  <w:sz w:val="20"/>
                  <w:szCs w:val="20"/>
                </w:rPr>
              </w:rPrChange>
            </w:rPr>
            <w:t xml:space="preserve">Performance and speed: The platform should have fast loading times and a smooth performance to ensure a seamless learning experience.</w:t>
          </w:r>
        </w:sdtContent>
      </w:sdt>
    </w:p>
    <w:p w:rsidR="00000000" w:rsidDel="00000000" w:rsidP="00000000" w:rsidRDefault="00000000" w:rsidRPr="00000000" w14:paraId="00000892">
      <w:pPr>
        <w:keepLines w:val="1"/>
        <w:numPr>
          <w:ilvl w:val="0"/>
          <w:numId w:val="47"/>
        </w:numPr>
        <w:ind w:left="1710" w:hanging="180"/>
        <w:rPr>
          <w:color w:val="666666"/>
          <w:sz w:val="20"/>
          <w:szCs w:val="20"/>
        </w:rPr>
      </w:pPr>
      <w:sdt>
        <w:sdtPr>
          <w:tag w:val="goog_rdk_1684"/>
        </w:sdtPr>
        <w:sdtContent>
          <w:r w:rsidDel="00000000" w:rsidR="00000000" w:rsidRPr="00000000">
            <w:rPr>
              <w:sz w:val="20"/>
              <w:szCs w:val="20"/>
              <w:rtl w:val="0"/>
              <w:rPrChange w:author="Iman Mohamed Atef Helal" w:id="418" w:date="2023-10-31T19:09:00Z">
                <w:rPr>
                  <w:color w:val="666666"/>
                  <w:sz w:val="20"/>
                  <w:szCs w:val="20"/>
                </w:rPr>
              </w:rPrChange>
            </w:rPr>
            <w:t xml:space="preserve">Attractive and interactive user interface: An appealing and interactive interface can enhance engagement and make the learning process more enjoyable.</w:t>
          </w:r>
        </w:sdtContent>
      </w:sdt>
    </w:p>
    <w:p w:rsidR="00000000" w:rsidDel="00000000" w:rsidP="00000000" w:rsidRDefault="00000000" w:rsidRPr="00000000" w14:paraId="00000893">
      <w:pPr>
        <w:keepLines w:val="1"/>
        <w:numPr>
          <w:ilvl w:val="0"/>
          <w:numId w:val="47"/>
        </w:numPr>
        <w:ind w:left="1710" w:hanging="180"/>
        <w:rPr>
          <w:color w:val="666666"/>
          <w:sz w:val="20"/>
          <w:szCs w:val="20"/>
        </w:rPr>
      </w:pPr>
      <w:sdt>
        <w:sdtPr>
          <w:tag w:val="goog_rdk_1685"/>
        </w:sdtPr>
        <w:sdtContent>
          <w:r w:rsidDel="00000000" w:rsidR="00000000" w:rsidRPr="00000000">
            <w:rPr>
              <w:sz w:val="20"/>
              <w:szCs w:val="20"/>
              <w:rtl w:val="0"/>
              <w:rPrChange w:author="Iman Mohamed Atef Helal" w:id="418" w:date="2023-10-31T19:09:00Z">
                <w:rPr>
                  <w:color w:val="666666"/>
                  <w:sz w:val="20"/>
                  <w:szCs w:val="20"/>
                </w:rPr>
              </w:rPrChange>
            </w:rPr>
            <w:t xml:space="preserve">Availability of features and tools: The platform should provide a variety of tools and features that facilitate learning, such as communication tools, collaboration features, and content creation options.</w:t>
          </w:r>
        </w:sdtContent>
      </w:sdt>
    </w:p>
    <w:p w:rsidR="00000000" w:rsidDel="00000000" w:rsidP="00000000" w:rsidRDefault="00000000" w:rsidRPr="00000000" w14:paraId="00000894">
      <w:pPr>
        <w:keepLines w:val="1"/>
        <w:numPr>
          <w:ilvl w:val="0"/>
          <w:numId w:val="47"/>
        </w:numPr>
        <w:ind w:left="1710" w:hanging="180"/>
        <w:rPr>
          <w:color w:val="666666"/>
          <w:sz w:val="20"/>
          <w:szCs w:val="20"/>
        </w:rPr>
      </w:pPr>
      <w:sdt>
        <w:sdtPr>
          <w:tag w:val="goog_rdk_1686"/>
        </w:sdtPr>
        <w:sdtContent>
          <w:r w:rsidDel="00000000" w:rsidR="00000000" w:rsidRPr="00000000">
            <w:rPr>
              <w:sz w:val="20"/>
              <w:szCs w:val="20"/>
              <w:rtl w:val="0"/>
              <w:rPrChange w:author="Iman Mohamed Atef Helal" w:id="418" w:date="2023-10-31T19:09:00Z">
                <w:rPr>
                  <w:color w:val="666666"/>
                  <w:sz w:val="20"/>
                  <w:szCs w:val="20"/>
                </w:rPr>
              </w:rPrChange>
            </w:rPr>
            <w:t xml:space="preserve">Integration with other apps and services: Integration with other apps, such as instant messaging, cloud storage, and calendar applications, can enhance the overall user experience and productivity.</w:t>
          </w:r>
        </w:sdtContent>
      </w:sdt>
    </w:p>
    <w:sdt>
      <w:sdtPr>
        <w:tag w:val="goog_rdk_1689"/>
      </w:sdtPr>
      <w:sdtContent>
        <w:p w:rsidR="00000000" w:rsidDel="00000000" w:rsidP="00000000" w:rsidRDefault="00000000" w:rsidRPr="00000000" w14:paraId="00000895">
          <w:pPr>
            <w:keepLines w:val="1"/>
            <w:spacing w:after="100" w:before="100" w:lineRule="auto"/>
            <w:ind w:left="1080" w:firstLine="0"/>
            <w:rPr>
              <w:rPrChange w:author="Iman Mohamed Atef Helal" w:id="419" w:date="2023-10-31T19:09:00Z">
                <w:rPr>
                  <w:color w:val="666666"/>
                </w:rPr>
              </w:rPrChange>
            </w:rPr>
          </w:pPr>
          <w:sdt>
            <w:sdtPr>
              <w:tag w:val="goog_rdk_1687"/>
            </w:sdtPr>
            <w:sdtContent>
              <w:r w:rsidDel="00000000" w:rsidR="00000000" w:rsidRPr="00000000">
                <w:rPr>
                  <w:rtl w:val="0"/>
                  <w:rPrChange w:author="Iman Mohamed Atef Helal" w:id="418" w:date="2023-10-31T19:09:00Z">
                    <w:rPr>
                      <w:color w:val="666666"/>
                    </w:rPr>
                  </w:rPrChange>
                </w:rPr>
                <w:t xml:space="preserve">It's important to note that these are general preferences and may vary depending on individual needs and preferences.</w:t>
              </w:r>
            </w:sdtContent>
          </w:sdt>
          <w:r w:rsidDel="00000000" w:rsidR="00000000" w:rsidRPr="00000000">
            <w:br w:type="page"/>
          </w:r>
          <w:sdt>
            <w:sdtPr>
              <w:tag w:val="goog_rdk_1688"/>
            </w:sdtPr>
            <w:sdtContent>
              <w:r w:rsidDel="00000000" w:rsidR="00000000" w:rsidRPr="00000000">
                <w:rPr>
                  <w:rtl w:val="0"/>
                </w:rPr>
              </w:r>
            </w:sdtContent>
          </w:sdt>
        </w:p>
      </w:sdtContent>
    </w:sdt>
    <w:p w:rsidR="00000000" w:rsidDel="00000000" w:rsidP="00000000" w:rsidRDefault="00000000" w:rsidRPr="00000000" w14:paraId="00000896">
      <w:pPr>
        <w:pStyle w:val="Heading2"/>
        <w:spacing w:after="100" w:before="100" w:lineRule="auto"/>
        <w:ind w:hanging="360"/>
        <w:rPr/>
      </w:pPr>
      <w:bookmarkStart w:colFirst="0" w:colLast="0" w:name="_heading=h.2afmg28" w:id="80"/>
      <w:bookmarkEnd w:id="80"/>
      <w:r w:rsidDel="00000000" w:rsidR="00000000" w:rsidRPr="00000000">
        <w:rPr>
          <w:rtl w:val="0"/>
        </w:rPr>
        <w:t xml:space="preserve">F. Initial Requirements:</w:t>
      </w:r>
    </w:p>
    <w:p w:rsidR="00000000" w:rsidDel="00000000" w:rsidP="00000000" w:rsidRDefault="00000000" w:rsidRPr="00000000" w14:paraId="00000897">
      <w:pPr>
        <w:rPr/>
      </w:pPr>
      <w:r w:rsidDel="00000000" w:rsidR="00000000" w:rsidRPr="00000000">
        <w:rPr>
          <w:rtl w:val="0"/>
        </w:rPr>
      </w:r>
    </w:p>
    <w:sdt>
      <w:sdtPr>
        <w:tag w:val="goog_rdk_1691"/>
      </w:sdtPr>
      <w:sdtContent>
        <w:p w:rsidR="00000000" w:rsidDel="00000000" w:rsidP="00000000" w:rsidRDefault="00000000" w:rsidRPr="00000000" w14:paraId="00000898">
          <w:pPr>
            <w:pStyle w:val="Subtitle"/>
            <w:spacing w:after="100" w:before="100" w:lineRule="auto"/>
            <w:ind w:left="0" w:firstLine="0"/>
            <w:rPr>
              <w:rFonts w:ascii="Times New Roman" w:cs="Times New Roman" w:eastAsia="Times New Roman" w:hAnsi="Times New Roman"/>
              <w:color w:val="000000"/>
              <w:rPrChange w:author="Iman Mohamed Atef Helal" w:id="420" w:date="2023-10-31T19:09:00Z">
                <w:rPr>
                  <w:rFonts w:ascii="Times New Roman" w:cs="Times New Roman" w:eastAsia="Times New Roman" w:hAnsi="Times New Roman"/>
                </w:rPr>
              </w:rPrChange>
            </w:rPr>
          </w:pPr>
          <w:bookmarkStart w:colFirst="0" w:colLast="0" w:name="_heading=h.pkwqa1" w:id="81"/>
          <w:bookmarkEnd w:id="81"/>
          <w:sdt>
            <w:sdtPr>
              <w:tag w:val="goog_rdk_1690"/>
            </w:sdtPr>
            <w:sdtContent>
              <w:r w:rsidDel="00000000" w:rsidR="00000000" w:rsidRPr="00000000">
                <w:rPr>
                  <w:rFonts w:ascii="Times New Roman" w:cs="Times New Roman" w:eastAsia="Times New Roman" w:hAnsi="Times New Roman"/>
                  <w:color w:val="000000"/>
                  <w:rtl w:val="0"/>
                  <w:rPrChange w:author="Iman Mohamed Atef Helal" w:id="420" w:date="2023-10-31T19:09:00Z">
                    <w:rPr>
                      <w:rFonts w:ascii="Times New Roman" w:cs="Times New Roman" w:eastAsia="Times New Roman" w:hAnsi="Times New Roman"/>
                    </w:rPr>
                  </w:rPrChange>
                </w:rPr>
                <w:t xml:space="preserve">Must Have Features:</w:t>
              </w:r>
            </w:sdtContent>
          </w:sdt>
        </w:p>
      </w:sdtContent>
    </w:sdt>
    <w:p w:rsidR="00000000" w:rsidDel="00000000" w:rsidP="00000000" w:rsidRDefault="00000000" w:rsidRPr="00000000" w14:paraId="00000899">
      <w:pPr>
        <w:pStyle w:val="Subtitle"/>
        <w:numPr>
          <w:ilvl w:val="0"/>
          <w:numId w:val="83"/>
        </w:numPr>
        <w:spacing w:after="120" w:before="0" w:line="240" w:lineRule="auto"/>
        <w:ind w:left="180" w:hanging="270"/>
        <w:rPr>
          <w:rFonts w:ascii="Times New Roman" w:cs="Times New Roman" w:eastAsia="Times New Roman" w:hAnsi="Times New Roman"/>
        </w:rPr>
      </w:pPr>
      <w:bookmarkStart w:colFirst="0" w:colLast="0" w:name="_heading=h.39kk8xu" w:id="82"/>
      <w:bookmarkEnd w:id="82"/>
      <w:sdt>
        <w:sdtPr>
          <w:tag w:val="goog_rdk_1692"/>
        </w:sdtPr>
        <w:sdtContent>
          <w:r w:rsidDel="00000000" w:rsidR="00000000" w:rsidRPr="00000000">
            <w:rPr>
              <w:rFonts w:ascii="Times New Roman" w:cs="Times New Roman" w:eastAsia="Times New Roman" w:hAnsi="Times New Roman"/>
              <w:color w:val="000000"/>
              <w:rtl w:val="0"/>
              <w:rPrChange w:author="Iman Mohamed Atef Helal" w:id="420" w:date="2023-10-31T19:09:00Z">
                <w:rPr>
                  <w:rFonts w:ascii="Times New Roman" w:cs="Times New Roman" w:eastAsia="Times New Roman" w:hAnsi="Times New Roman"/>
                </w:rPr>
              </w:rPrChange>
            </w:rPr>
            <w:t xml:space="preserve">Course progress</w:t>
          </w:r>
        </w:sdtContent>
      </w:sdt>
    </w:p>
    <w:p w:rsidR="00000000" w:rsidDel="00000000" w:rsidP="00000000" w:rsidRDefault="00000000" w:rsidRPr="00000000" w14:paraId="0000089A">
      <w:pPr>
        <w:numPr>
          <w:ilvl w:val="0"/>
          <w:numId w:val="29"/>
        </w:numPr>
        <w:spacing w:after="200" w:line="259" w:lineRule="auto"/>
        <w:ind w:left="540" w:hanging="180"/>
        <w:rPr>
          <w:rFonts w:ascii="Roboto" w:cs="Roboto" w:eastAsia="Roboto" w:hAnsi="Roboto"/>
          <w:color w:val="666666"/>
          <w:sz w:val="20"/>
          <w:szCs w:val="20"/>
        </w:rPr>
      </w:pPr>
      <w:sdt>
        <w:sdtPr>
          <w:tag w:val="goog_rdk_1693"/>
        </w:sdtPr>
        <w:sdtContent>
          <w:r w:rsidDel="00000000" w:rsidR="00000000" w:rsidRPr="00000000">
            <w:rPr>
              <w:b w:val="1"/>
              <w:sz w:val="20"/>
              <w:szCs w:val="20"/>
              <w:rtl w:val="0"/>
              <w:rPrChange w:author="Iman Mohamed Atef Helal" w:id="421" w:date="2023-10-31T19:09:00Z">
                <w:rPr>
                  <w:b w:val="1"/>
                  <w:color w:val="666666"/>
                  <w:sz w:val="20"/>
                  <w:szCs w:val="20"/>
                </w:rPr>
              </w:rPrChange>
            </w:rPr>
            <w:t xml:space="preserve">Description:</w:t>
          </w:r>
        </w:sdtContent>
      </w:sdt>
      <w:sdt>
        <w:sdtPr>
          <w:tag w:val="goog_rdk_1694"/>
        </w:sdtPr>
        <w:sdtContent>
          <w:r w:rsidDel="00000000" w:rsidR="00000000" w:rsidRPr="00000000">
            <w:rPr>
              <w:sz w:val="20"/>
              <w:szCs w:val="20"/>
              <w:rtl w:val="0"/>
              <w:rPrChange w:author="Iman Mohamed Atef Helal" w:id="421" w:date="2023-10-31T19:09:00Z">
                <w:rPr>
                  <w:color w:val="666666"/>
                  <w:sz w:val="20"/>
                  <w:szCs w:val="20"/>
                </w:rPr>
              </w:rPrChange>
            </w:rPr>
            <w:t xml:space="preserve"> enabling learners to monitor their progress by displaying completed and pending lectures and tasks. This feature empowers learners to set goals, celebrate achievements, and stay motivated throughout their learning journey.</w:t>
          </w:r>
        </w:sdtContent>
      </w:sdt>
      <w:sdt>
        <w:sdtPr>
          <w:tag w:val="goog_rdk_1695"/>
        </w:sdtPr>
        <w:sdtContent>
          <w:r w:rsidDel="00000000" w:rsidR="00000000" w:rsidRPr="00000000">
            <w:rPr>
              <w:rtl w:val="0"/>
            </w:rPr>
          </w:r>
        </w:sdtContent>
      </w:sdt>
    </w:p>
    <w:p w:rsidR="00000000" w:rsidDel="00000000" w:rsidP="00000000" w:rsidRDefault="00000000" w:rsidRPr="00000000" w14:paraId="0000089B">
      <w:pPr>
        <w:numPr>
          <w:ilvl w:val="0"/>
          <w:numId w:val="29"/>
        </w:numPr>
        <w:spacing w:after="200" w:line="259" w:lineRule="auto"/>
        <w:ind w:left="540" w:hanging="180"/>
        <w:rPr>
          <w:rFonts w:ascii="Roboto" w:cs="Roboto" w:eastAsia="Roboto" w:hAnsi="Roboto"/>
          <w:color w:val="666666"/>
          <w:sz w:val="20"/>
          <w:szCs w:val="20"/>
        </w:rPr>
      </w:pPr>
      <w:sdt>
        <w:sdtPr>
          <w:tag w:val="goog_rdk_1696"/>
        </w:sdtPr>
        <w:sdtContent>
          <w:r w:rsidDel="00000000" w:rsidR="00000000" w:rsidRPr="00000000">
            <w:rPr>
              <w:b w:val="1"/>
              <w:sz w:val="20"/>
              <w:szCs w:val="20"/>
              <w:rtl w:val="0"/>
              <w:rPrChange w:author="Iman Mohamed Atef Helal" w:id="421" w:date="2023-10-31T19:09:00Z">
                <w:rPr>
                  <w:b w:val="1"/>
                  <w:color w:val="666666"/>
                  <w:sz w:val="20"/>
                  <w:szCs w:val="20"/>
                </w:rPr>
              </w:rPrChange>
            </w:rPr>
            <w:t xml:space="preserve">Vision:</w:t>
          </w:r>
        </w:sdtContent>
      </w:sdt>
      <w:sdt>
        <w:sdtPr>
          <w:tag w:val="goog_rdk_1697"/>
        </w:sdtPr>
        <w:sdtContent>
          <w:r w:rsidDel="00000000" w:rsidR="00000000" w:rsidRPr="00000000">
            <w:rPr>
              <w:sz w:val="20"/>
              <w:szCs w:val="20"/>
              <w:rtl w:val="0"/>
              <w:rPrChange w:author="Iman Mohamed Atef Helal" w:id="421" w:date="2023-10-31T19:09:00Z">
                <w:rPr>
                  <w:color w:val="666666"/>
                  <w:sz w:val="20"/>
                  <w:szCs w:val="20"/>
                </w:rPr>
              </w:rPrChange>
            </w:rPr>
            <w:t xml:space="preserve"> It fosters a sense of accomplishment and accountability among learners. By visualizing their progress, learners are inspired to take ownership of their education, leading to a more structured and fulfilling learning experience.</w:t>
          </w:r>
        </w:sdtContent>
      </w:sdt>
      <w:sdt>
        <w:sdtPr>
          <w:tag w:val="goog_rdk_1698"/>
        </w:sdtPr>
        <w:sdtContent>
          <w:r w:rsidDel="00000000" w:rsidR="00000000" w:rsidRPr="00000000">
            <w:rPr>
              <w:rtl w:val="0"/>
            </w:rPr>
          </w:r>
        </w:sdtContent>
      </w:sdt>
    </w:p>
    <w:p w:rsidR="00000000" w:rsidDel="00000000" w:rsidP="00000000" w:rsidRDefault="00000000" w:rsidRPr="00000000" w14:paraId="0000089C">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1opuj5n" w:id="83"/>
      <w:bookmarkEnd w:id="83"/>
      <w:sdt>
        <w:sdtPr>
          <w:tag w:val="goog_rdk_1699"/>
        </w:sdtPr>
        <w:sdtContent>
          <w:r w:rsidDel="00000000" w:rsidR="00000000" w:rsidRPr="00000000">
            <w:rPr>
              <w:rFonts w:ascii="Times New Roman" w:cs="Times New Roman" w:eastAsia="Times New Roman" w:hAnsi="Times New Roman"/>
              <w:color w:val="000000"/>
              <w:rtl w:val="0"/>
              <w:rPrChange w:author="Iman Mohamed Atef Helal" w:id="422" w:date="2023-10-31T19:09:00Z">
                <w:rPr>
                  <w:rFonts w:ascii="Times New Roman" w:cs="Times New Roman" w:eastAsia="Times New Roman" w:hAnsi="Times New Roman"/>
                </w:rPr>
              </w:rPrChange>
            </w:rPr>
            <w:t xml:space="preserve">User Dashboard</w:t>
          </w:r>
        </w:sdtContent>
      </w:sdt>
    </w:p>
    <w:p w:rsidR="00000000" w:rsidDel="00000000" w:rsidP="00000000" w:rsidRDefault="00000000" w:rsidRPr="00000000" w14:paraId="0000089D">
      <w:pPr>
        <w:numPr>
          <w:ilvl w:val="0"/>
          <w:numId w:val="29"/>
        </w:numPr>
        <w:spacing w:after="200" w:line="259" w:lineRule="auto"/>
        <w:ind w:left="540" w:hanging="180"/>
        <w:rPr>
          <w:rFonts w:ascii="Roboto" w:cs="Roboto" w:eastAsia="Roboto" w:hAnsi="Roboto"/>
          <w:color w:val="666666"/>
          <w:sz w:val="20"/>
          <w:szCs w:val="20"/>
        </w:rPr>
      </w:pPr>
      <w:sdt>
        <w:sdtPr>
          <w:tag w:val="goog_rdk_1700"/>
        </w:sdtPr>
        <w:sdtContent>
          <w:r w:rsidDel="00000000" w:rsidR="00000000" w:rsidRPr="00000000">
            <w:rPr>
              <w:b w:val="1"/>
              <w:sz w:val="20"/>
              <w:szCs w:val="20"/>
              <w:rtl w:val="0"/>
              <w:rPrChange w:author="Iman Mohamed Atef Helal" w:id="423" w:date="2023-10-31T19:09:00Z">
                <w:rPr>
                  <w:b w:val="1"/>
                  <w:color w:val="666666"/>
                  <w:sz w:val="20"/>
                  <w:szCs w:val="20"/>
                </w:rPr>
              </w:rPrChange>
            </w:rPr>
            <w:t xml:space="preserve">Description: </w:t>
          </w:r>
        </w:sdtContent>
      </w:sdt>
      <w:sdt>
        <w:sdtPr>
          <w:tag w:val="goog_rdk_1701"/>
        </w:sdtPr>
        <w:sdtContent>
          <w:r w:rsidDel="00000000" w:rsidR="00000000" w:rsidRPr="00000000">
            <w:rPr>
              <w:sz w:val="20"/>
              <w:szCs w:val="20"/>
              <w:rtl w:val="0"/>
              <w:rPrChange w:author="Iman Mohamed Atef Helal" w:id="423" w:date="2023-10-31T19:09:00Z">
                <w:rPr>
                  <w:color w:val="666666"/>
                  <w:sz w:val="20"/>
                  <w:szCs w:val="20"/>
                </w:rPr>
              </w:rPrChange>
            </w:rPr>
            <w:t xml:space="preserve">The user dashboard serves as a centralized hub where learners can access course progress, upcoming tasks, and announcements. Visual representations of achievements and milestones provide learners with a comprehensive overview of their learning journey.</w:t>
          </w:r>
        </w:sdtContent>
      </w:sdt>
      <w:sdt>
        <w:sdtPr>
          <w:tag w:val="goog_rdk_1702"/>
        </w:sdtPr>
        <w:sdtContent>
          <w:r w:rsidDel="00000000" w:rsidR="00000000" w:rsidRPr="00000000">
            <w:rPr>
              <w:rtl w:val="0"/>
            </w:rPr>
          </w:r>
        </w:sdtContent>
      </w:sdt>
    </w:p>
    <w:p w:rsidR="00000000" w:rsidDel="00000000" w:rsidP="00000000" w:rsidRDefault="00000000" w:rsidRPr="00000000" w14:paraId="0000089E">
      <w:pPr>
        <w:numPr>
          <w:ilvl w:val="0"/>
          <w:numId w:val="29"/>
        </w:numPr>
        <w:spacing w:after="200" w:line="259" w:lineRule="auto"/>
        <w:ind w:left="540" w:hanging="180"/>
        <w:rPr>
          <w:rFonts w:ascii="Roboto" w:cs="Roboto" w:eastAsia="Roboto" w:hAnsi="Roboto"/>
          <w:color w:val="666666"/>
          <w:sz w:val="20"/>
          <w:szCs w:val="20"/>
        </w:rPr>
      </w:pPr>
      <w:sdt>
        <w:sdtPr>
          <w:tag w:val="goog_rdk_1703"/>
        </w:sdtPr>
        <w:sdtContent>
          <w:r w:rsidDel="00000000" w:rsidR="00000000" w:rsidRPr="00000000">
            <w:rPr>
              <w:b w:val="1"/>
              <w:sz w:val="20"/>
              <w:szCs w:val="20"/>
              <w:rtl w:val="0"/>
              <w:rPrChange w:author="Iman Mohamed Atef Helal" w:id="423" w:date="2023-10-31T19:09:00Z">
                <w:rPr>
                  <w:b w:val="1"/>
                  <w:color w:val="666666"/>
                  <w:sz w:val="20"/>
                  <w:szCs w:val="20"/>
                </w:rPr>
              </w:rPrChange>
            </w:rPr>
            <w:t xml:space="preserve">Vision:</w:t>
          </w:r>
        </w:sdtContent>
      </w:sdt>
      <w:sdt>
        <w:sdtPr>
          <w:tag w:val="goog_rdk_1704"/>
        </w:sdtPr>
        <w:sdtContent>
          <w:r w:rsidDel="00000000" w:rsidR="00000000" w:rsidRPr="00000000">
            <w:rPr>
              <w:sz w:val="20"/>
              <w:szCs w:val="20"/>
              <w:rtl w:val="0"/>
              <w:rPrChange w:author="Iman Mohamed Atef Helal" w:id="423" w:date="2023-10-31T19:09:00Z">
                <w:rPr>
                  <w:color w:val="666666"/>
                  <w:sz w:val="20"/>
                  <w:szCs w:val="20"/>
                </w:rPr>
              </w:rPrChange>
            </w:rPr>
            <w:t xml:space="preserve"> The user dashboard promotes transparency and accountability. By offering insights into progress and achievements, this feature empowers learners to stay on track and make informed decisions about their studies.</w:t>
          </w:r>
        </w:sdtContent>
      </w:sdt>
      <w:sdt>
        <w:sdtPr>
          <w:tag w:val="goog_rdk_1705"/>
        </w:sdtPr>
        <w:sdtContent>
          <w:r w:rsidDel="00000000" w:rsidR="00000000" w:rsidRPr="00000000">
            <w:rPr>
              <w:rtl w:val="0"/>
            </w:rPr>
          </w:r>
        </w:sdtContent>
      </w:sdt>
    </w:p>
    <w:p w:rsidR="00000000" w:rsidDel="00000000" w:rsidP="00000000" w:rsidRDefault="00000000" w:rsidRPr="00000000" w14:paraId="0000089F">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48pi1tg" w:id="84"/>
      <w:bookmarkEnd w:id="84"/>
      <w:sdt>
        <w:sdtPr>
          <w:tag w:val="goog_rdk_1706"/>
        </w:sdtPr>
        <w:sdtContent>
          <w:r w:rsidDel="00000000" w:rsidR="00000000" w:rsidRPr="00000000">
            <w:rPr>
              <w:rFonts w:ascii="Times New Roman" w:cs="Times New Roman" w:eastAsia="Times New Roman" w:hAnsi="Times New Roman"/>
              <w:color w:val="000000"/>
              <w:rtl w:val="0"/>
              <w:rPrChange w:author="Iman Mohamed Atef Helal" w:id="424" w:date="2023-10-31T19:09:00Z">
                <w:rPr>
                  <w:rFonts w:ascii="Times New Roman" w:cs="Times New Roman" w:eastAsia="Times New Roman" w:hAnsi="Times New Roman"/>
                </w:rPr>
              </w:rPrChange>
            </w:rPr>
            <w:t xml:space="preserve">Cloud Storage</w:t>
          </w:r>
        </w:sdtContent>
      </w:sdt>
    </w:p>
    <w:p w:rsidR="00000000" w:rsidDel="00000000" w:rsidP="00000000" w:rsidRDefault="00000000" w:rsidRPr="00000000" w14:paraId="000008A0">
      <w:pPr>
        <w:numPr>
          <w:ilvl w:val="0"/>
          <w:numId w:val="29"/>
        </w:numPr>
        <w:spacing w:after="200" w:line="259" w:lineRule="auto"/>
        <w:ind w:left="540" w:hanging="180"/>
        <w:rPr>
          <w:rFonts w:ascii="Roboto" w:cs="Roboto" w:eastAsia="Roboto" w:hAnsi="Roboto"/>
          <w:color w:val="666666"/>
          <w:sz w:val="20"/>
          <w:szCs w:val="20"/>
        </w:rPr>
      </w:pPr>
      <w:sdt>
        <w:sdtPr>
          <w:tag w:val="goog_rdk_1707"/>
        </w:sdtPr>
        <w:sdtContent>
          <w:r w:rsidDel="00000000" w:rsidR="00000000" w:rsidRPr="00000000">
            <w:rPr>
              <w:b w:val="1"/>
              <w:sz w:val="20"/>
              <w:szCs w:val="20"/>
              <w:rtl w:val="0"/>
              <w:rPrChange w:author="Iman Mohamed Atef Helal" w:id="425" w:date="2023-10-31T19:09:00Z">
                <w:rPr>
                  <w:b w:val="1"/>
                  <w:color w:val="666666"/>
                  <w:sz w:val="20"/>
                  <w:szCs w:val="20"/>
                </w:rPr>
              </w:rPrChange>
            </w:rPr>
            <w:t xml:space="preserve">Description: </w:t>
          </w:r>
        </w:sdtContent>
      </w:sdt>
      <w:sdt>
        <w:sdtPr>
          <w:tag w:val="goog_rdk_1708"/>
        </w:sdtPr>
        <w:sdtContent>
          <w:r w:rsidDel="00000000" w:rsidR="00000000" w:rsidRPr="00000000">
            <w:rPr>
              <w:sz w:val="20"/>
              <w:szCs w:val="20"/>
              <w:rtl w:val="0"/>
              <w:rPrChange w:author="Iman Mohamed Atef Helal" w:id="425" w:date="2023-10-31T19:09:00Z">
                <w:rPr>
                  <w:color w:val="666666"/>
                  <w:sz w:val="20"/>
                  <w:szCs w:val="20"/>
                </w:rPr>
              </w:rPrChange>
            </w:rPr>
            <w:t xml:space="preserve">Cloud storage facilitates seamless access to learning materials from various devices. Learners can effortlessly upload, store, and retrieve files, ensuring their educational resources are easily accessible and organized.</w:t>
          </w:r>
        </w:sdtContent>
      </w:sdt>
      <w:sdt>
        <w:sdtPr>
          <w:tag w:val="goog_rdk_1709"/>
        </w:sdtPr>
        <w:sdtContent>
          <w:r w:rsidDel="00000000" w:rsidR="00000000" w:rsidRPr="00000000">
            <w:rPr>
              <w:rtl w:val="0"/>
            </w:rPr>
          </w:r>
        </w:sdtContent>
      </w:sdt>
    </w:p>
    <w:p w:rsidR="00000000" w:rsidDel="00000000" w:rsidP="00000000" w:rsidRDefault="00000000" w:rsidRPr="00000000" w14:paraId="000008A1">
      <w:pPr>
        <w:numPr>
          <w:ilvl w:val="0"/>
          <w:numId w:val="29"/>
        </w:numPr>
        <w:spacing w:after="200" w:line="259" w:lineRule="auto"/>
        <w:ind w:left="540" w:hanging="180"/>
        <w:rPr>
          <w:rFonts w:ascii="Roboto" w:cs="Roboto" w:eastAsia="Roboto" w:hAnsi="Roboto"/>
          <w:color w:val="666666"/>
          <w:sz w:val="20"/>
          <w:szCs w:val="20"/>
        </w:rPr>
      </w:pPr>
      <w:sdt>
        <w:sdtPr>
          <w:tag w:val="goog_rdk_1710"/>
        </w:sdtPr>
        <w:sdtContent>
          <w:r w:rsidDel="00000000" w:rsidR="00000000" w:rsidRPr="00000000">
            <w:rPr>
              <w:b w:val="1"/>
              <w:sz w:val="20"/>
              <w:szCs w:val="20"/>
              <w:rtl w:val="0"/>
              <w:rPrChange w:author="Iman Mohamed Atef Helal" w:id="425" w:date="2023-10-31T19:09:00Z">
                <w:rPr>
                  <w:b w:val="1"/>
                  <w:color w:val="666666"/>
                  <w:sz w:val="20"/>
                  <w:szCs w:val="20"/>
                </w:rPr>
              </w:rPrChange>
            </w:rPr>
            <w:t xml:space="preserve">Vision: </w:t>
          </w:r>
        </w:sdtContent>
      </w:sdt>
      <w:sdt>
        <w:sdtPr>
          <w:tag w:val="goog_rdk_1711"/>
        </w:sdtPr>
        <w:sdtContent>
          <w:r w:rsidDel="00000000" w:rsidR="00000000" w:rsidRPr="00000000">
            <w:rPr>
              <w:sz w:val="20"/>
              <w:szCs w:val="20"/>
              <w:rtl w:val="0"/>
              <w:rPrChange w:author="Iman Mohamed Atef Helal" w:id="425" w:date="2023-10-31T19:09:00Z">
                <w:rPr>
                  <w:color w:val="666666"/>
                  <w:sz w:val="20"/>
                  <w:szCs w:val="20"/>
                </w:rPr>
              </w:rPrChange>
            </w:rPr>
            <w:t xml:space="preserve">Cloud storage enhances accessibility and flexibility, enabling learners to engage with content wherever they are. This feature promotes a borderless learning experience, breaking down geographical barriers and accommodating diverse learning styles.</w:t>
          </w:r>
        </w:sdtContent>
      </w:sdt>
      <w:sdt>
        <w:sdtPr>
          <w:tag w:val="goog_rdk_1712"/>
        </w:sdtPr>
        <w:sdtContent>
          <w:r w:rsidDel="00000000" w:rsidR="00000000" w:rsidRPr="00000000">
            <w:rPr>
              <w:rtl w:val="0"/>
            </w:rPr>
          </w:r>
        </w:sdtContent>
      </w:sdt>
    </w:p>
    <w:p w:rsidR="00000000" w:rsidDel="00000000" w:rsidP="00000000" w:rsidRDefault="00000000" w:rsidRPr="00000000" w14:paraId="000008A2">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2nusc19" w:id="85"/>
      <w:bookmarkEnd w:id="85"/>
      <w:sdt>
        <w:sdtPr>
          <w:tag w:val="goog_rdk_1713"/>
        </w:sdtPr>
        <w:sdtContent>
          <w:r w:rsidDel="00000000" w:rsidR="00000000" w:rsidRPr="00000000">
            <w:rPr>
              <w:rFonts w:ascii="Times New Roman" w:cs="Times New Roman" w:eastAsia="Times New Roman" w:hAnsi="Times New Roman"/>
              <w:color w:val="000000"/>
              <w:rtl w:val="0"/>
              <w:rPrChange w:author="Iman Mohamed Atef Helal" w:id="426" w:date="2023-10-31T19:09:00Z">
                <w:rPr>
                  <w:rFonts w:ascii="Times New Roman" w:cs="Times New Roman" w:eastAsia="Times New Roman" w:hAnsi="Times New Roman"/>
                </w:rPr>
              </w:rPrChange>
            </w:rPr>
            <w:t xml:space="preserve">Multi-language support ability</w:t>
          </w:r>
        </w:sdtContent>
      </w:sdt>
    </w:p>
    <w:p w:rsidR="00000000" w:rsidDel="00000000" w:rsidP="00000000" w:rsidRDefault="00000000" w:rsidRPr="00000000" w14:paraId="000008A3">
      <w:pPr>
        <w:numPr>
          <w:ilvl w:val="0"/>
          <w:numId w:val="29"/>
        </w:numPr>
        <w:spacing w:after="200" w:line="259" w:lineRule="auto"/>
        <w:ind w:left="540" w:hanging="180"/>
        <w:rPr>
          <w:rFonts w:ascii="Roboto" w:cs="Roboto" w:eastAsia="Roboto" w:hAnsi="Roboto"/>
          <w:color w:val="666666"/>
          <w:sz w:val="20"/>
          <w:szCs w:val="20"/>
        </w:rPr>
      </w:pPr>
      <w:sdt>
        <w:sdtPr>
          <w:tag w:val="goog_rdk_1714"/>
        </w:sdtPr>
        <w:sdtContent>
          <w:r w:rsidDel="00000000" w:rsidR="00000000" w:rsidRPr="00000000">
            <w:rPr>
              <w:b w:val="1"/>
              <w:sz w:val="20"/>
              <w:szCs w:val="20"/>
              <w:rtl w:val="0"/>
              <w:rPrChange w:author="Iman Mohamed Atef Helal" w:id="427" w:date="2023-10-31T19:09:00Z">
                <w:rPr>
                  <w:b w:val="1"/>
                  <w:color w:val="666666"/>
                  <w:sz w:val="20"/>
                  <w:szCs w:val="20"/>
                </w:rPr>
              </w:rPrChange>
            </w:rPr>
            <w:t xml:space="preserve">Description: </w:t>
          </w:r>
        </w:sdtContent>
      </w:sdt>
      <w:sdt>
        <w:sdtPr>
          <w:tag w:val="goog_rdk_1715"/>
        </w:sdtPr>
        <w:sdtContent>
          <w:r w:rsidDel="00000000" w:rsidR="00000000" w:rsidRPr="00000000">
            <w:rPr>
              <w:sz w:val="20"/>
              <w:szCs w:val="20"/>
              <w:rtl w:val="0"/>
              <w:rPrChange w:author="Iman Mohamed Atef Helal" w:id="427" w:date="2023-10-31T19:09:00Z">
                <w:rPr>
                  <w:color w:val="666666"/>
                  <w:sz w:val="20"/>
                  <w:szCs w:val="20"/>
                </w:rPr>
              </w:rPrChange>
            </w:rPr>
            <w:t xml:space="preserve">we should support multiple languages to allow each student to learn in their language of preferences and change website and application text direction.</w:t>
          </w:r>
        </w:sdtContent>
      </w:sdt>
      <w:sdt>
        <w:sdtPr>
          <w:tag w:val="goog_rdk_1716"/>
        </w:sdtPr>
        <w:sdtContent>
          <w:r w:rsidDel="00000000" w:rsidR="00000000" w:rsidRPr="00000000">
            <w:rPr>
              <w:rtl w:val="0"/>
            </w:rPr>
          </w:r>
        </w:sdtContent>
      </w:sdt>
    </w:p>
    <w:p w:rsidR="00000000" w:rsidDel="00000000" w:rsidP="00000000" w:rsidRDefault="00000000" w:rsidRPr="00000000" w14:paraId="000008A4">
      <w:pPr>
        <w:numPr>
          <w:ilvl w:val="0"/>
          <w:numId w:val="29"/>
        </w:numPr>
        <w:spacing w:after="200" w:line="259" w:lineRule="auto"/>
        <w:ind w:left="540" w:hanging="180"/>
        <w:rPr>
          <w:rFonts w:ascii="Roboto" w:cs="Roboto" w:eastAsia="Roboto" w:hAnsi="Roboto"/>
          <w:color w:val="666666"/>
          <w:sz w:val="20"/>
          <w:szCs w:val="20"/>
        </w:rPr>
      </w:pPr>
      <w:sdt>
        <w:sdtPr>
          <w:tag w:val="goog_rdk_1717"/>
        </w:sdtPr>
        <w:sdtContent>
          <w:r w:rsidDel="00000000" w:rsidR="00000000" w:rsidRPr="00000000">
            <w:rPr>
              <w:b w:val="1"/>
              <w:sz w:val="20"/>
              <w:szCs w:val="20"/>
              <w:rtl w:val="0"/>
              <w:rPrChange w:author="Iman Mohamed Atef Helal" w:id="427" w:date="2023-10-31T19:09:00Z">
                <w:rPr>
                  <w:b w:val="1"/>
                  <w:color w:val="666666"/>
                  <w:sz w:val="20"/>
                  <w:szCs w:val="20"/>
                </w:rPr>
              </w:rPrChange>
            </w:rPr>
            <w:t xml:space="preserve">Vision: </w:t>
          </w:r>
        </w:sdtContent>
      </w:sdt>
      <w:sdt>
        <w:sdtPr>
          <w:tag w:val="goog_rdk_1718"/>
        </w:sdtPr>
        <w:sdtContent>
          <w:r w:rsidDel="00000000" w:rsidR="00000000" w:rsidRPr="00000000">
            <w:rPr>
              <w:sz w:val="20"/>
              <w:szCs w:val="20"/>
              <w:rtl w:val="0"/>
              <w:rPrChange w:author="Iman Mohamed Atef Helal" w:id="427" w:date="2023-10-31T19:09:00Z">
                <w:rPr>
                  <w:color w:val="666666"/>
                  <w:sz w:val="20"/>
                  <w:szCs w:val="20"/>
                </w:rPr>
              </w:rPrChange>
            </w:rPr>
            <w:t xml:space="preserve">the ease of students.</w:t>
          </w:r>
        </w:sdtContent>
      </w:sdt>
      <w:sdt>
        <w:sdtPr>
          <w:tag w:val="goog_rdk_1719"/>
        </w:sdtPr>
        <w:sdtContent>
          <w:r w:rsidDel="00000000" w:rsidR="00000000" w:rsidRPr="00000000">
            <w:rPr>
              <w:rtl w:val="0"/>
            </w:rPr>
          </w:r>
        </w:sdtContent>
      </w:sdt>
    </w:p>
    <w:p w:rsidR="00000000" w:rsidDel="00000000" w:rsidP="00000000" w:rsidRDefault="00000000" w:rsidRPr="00000000" w14:paraId="000008A5">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1302m92" w:id="86"/>
      <w:bookmarkEnd w:id="86"/>
      <w:sdt>
        <w:sdtPr>
          <w:tag w:val="goog_rdk_1720"/>
        </w:sdtPr>
        <w:sdtContent>
          <w:r w:rsidDel="00000000" w:rsidR="00000000" w:rsidRPr="00000000">
            <w:rPr>
              <w:rFonts w:ascii="Times New Roman" w:cs="Times New Roman" w:eastAsia="Times New Roman" w:hAnsi="Times New Roman"/>
              <w:color w:val="000000"/>
              <w:rtl w:val="0"/>
              <w:rPrChange w:author="Iman Mohamed Atef Helal" w:id="428" w:date="2023-10-31T19:09:00Z">
                <w:rPr>
                  <w:rFonts w:ascii="Times New Roman" w:cs="Times New Roman" w:eastAsia="Times New Roman" w:hAnsi="Times New Roman"/>
                </w:rPr>
              </w:rPrChange>
            </w:rPr>
            <w:t xml:space="preserve">Communication Features</w:t>
          </w:r>
        </w:sdtContent>
      </w:sdt>
    </w:p>
    <w:p w:rsidR="00000000" w:rsidDel="00000000" w:rsidP="00000000" w:rsidRDefault="00000000" w:rsidRPr="00000000" w14:paraId="000008A6">
      <w:pPr>
        <w:numPr>
          <w:ilvl w:val="0"/>
          <w:numId w:val="29"/>
        </w:numPr>
        <w:spacing w:after="200" w:line="259" w:lineRule="auto"/>
        <w:ind w:left="540" w:hanging="180"/>
        <w:rPr>
          <w:rFonts w:ascii="Roboto" w:cs="Roboto" w:eastAsia="Roboto" w:hAnsi="Roboto"/>
          <w:color w:val="666666"/>
          <w:sz w:val="20"/>
          <w:szCs w:val="20"/>
        </w:rPr>
      </w:pPr>
      <w:sdt>
        <w:sdtPr>
          <w:tag w:val="goog_rdk_1721"/>
        </w:sdtPr>
        <w:sdtContent>
          <w:r w:rsidDel="00000000" w:rsidR="00000000" w:rsidRPr="00000000">
            <w:rPr>
              <w:b w:val="1"/>
              <w:sz w:val="20"/>
              <w:szCs w:val="20"/>
              <w:rtl w:val="0"/>
              <w:rPrChange w:author="Iman Mohamed Atef Helal" w:id="429" w:date="2023-10-31T19:09:00Z">
                <w:rPr>
                  <w:b w:val="1"/>
                  <w:color w:val="666666"/>
                  <w:sz w:val="20"/>
                  <w:szCs w:val="20"/>
                </w:rPr>
              </w:rPrChange>
            </w:rPr>
            <w:t xml:space="preserve">Description: </w:t>
          </w:r>
        </w:sdtContent>
      </w:sdt>
      <w:sdt>
        <w:sdtPr>
          <w:tag w:val="goog_rdk_1722"/>
        </w:sdtPr>
        <w:sdtContent>
          <w:r w:rsidDel="00000000" w:rsidR="00000000" w:rsidRPr="00000000">
            <w:rPr>
              <w:sz w:val="20"/>
              <w:szCs w:val="20"/>
              <w:rtl w:val="0"/>
              <w:rPrChange w:author="Iman Mohamed Atef Helal" w:id="429" w:date="2023-10-31T19:09:00Z">
                <w:rPr>
                  <w:color w:val="666666"/>
                  <w:sz w:val="20"/>
                  <w:szCs w:val="20"/>
                </w:rPr>
              </w:rPrChange>
            </w:rPr>
            <w:t xml:space="preserve">Communication features provide learners with tools to interact with instructors and peers. Real-time messaging, discussion forums, and group chats foster collaborative learning, facilitate knowledge sharing, and strengthen the learning community.</w:t>
          </w:r>
        </w:sdtContent>
      </w:sdt>
      <w:sdt>
        <w:sdtPr>
          <w:tag w:val="goog_rdk_1723"/>
        </w:sdtPr>
        <w:sdtContent>
          <w:r w:rsidDel="00000000" w:rsidR="00000000" w:rsidRPr="00000000">
            <w:rPr>
              <w:rtl w:val="0"/>
            </w:rPr>
          </w:r>
        </w:sdtContent>
      </w:sdt>
    </w:p>
    <w:p w:rsidR="00000000" w:rsidDel="00000000" w:rsidP="00000000" w:rsidRDefault="00000000" w:rsidRPr="00000000" w14:paraId="000008A7">
      <w:pPr>
        <w:numPr>
          <w:ilvl w:val="0"/>
          <w:numId w:val="29"/>
        </w:numPr>
        <w:spacing w:after="200" w:line="259" w:lineRule="auto"/>
        <w:ind w:left="540" w:hanging="180"/>
        <w:rPr>
          <w:rFonts w:ascii="Roboto" w:cs="Roboto" w:eastAsia="Roboto" w:hAnsi="Roboto"/>
          <w:color w:val="666666"/>
          <w:sz w:val="20"/>
          <w:szCs w:val="20"/>
        </w:rPr>
      </w:pPr>
      <w:sdt>
        <w:sdtPr>
          <w:tag w:val="goog_rdk_1724"/>
        </w:sdtPr>
        <w:sdtContent>
          <w:r w:rsidDel="00000000" w:rsidR="00000000" w:rsidRPr="00000000">
            <w:rPr>
              <w:b w:val="1"/>
              <w:sz w:val="20"/>
              <w:szCs w:val="20"/>
              <w:rtl w:val="0"/>
              <w:rPrChange w:author="Iman Mohamed Atef Helal" w:id="429" w:date="2023-10-31T19:09:00Z">
                <w:rPr>
                  <w:b w:val="1"/>
                  <w:color w:val="666666"/>
                  <w:sz w:val="20"/>
                  <w:szCs w:val="20"/>
                </w:rPr>
              </w:rPrChange>
            </w:rPr>
            <w:t xml:space="preserve">Vision: </w:t>
          </w:r>
        </w:sdtContent>
      </w:sdt>
      <w:sdt>
        <w:sdtPr>
          <w:tag w:val="goog_rdk_1725"/>
        </w:sdtPr>
        <w:sdtContent>
          <w:r w:rsidDel="00000000" w:rsidR="00000000" w:rsidRPr="00000000">
            <w:rPr>
              <w:sz w:val="20"/>
              <w:szCs w:val="20"/>
              <w:rtl w:val="0"/>
              <w:rPrChange w:author="Iman Mohamed Atef Helal" w:id="429" w:date="2023-10-31T19:09:00Z">
                <w:rPr>
                  <w:color w:val="666666"/>
                  <w:sz w:val="20"/>
                  <w:szCs w:val="20"/>
                </w:rPr>
              </w:rPrChange>
            </w:rPr>
            <w:t xml:space="preserve">Communication features create a sense of connectedness among learners. By encouraging active engagement and dialogue, learners can clarify doubts, exchange ideas, and learn from each other, thereby enriching their educational journey.</w:t>
          </w:r>
        </w:sdtContent>
      </w:sdt>
      <w:sdt>
        <w:sdtPr>
          <w:tag w:val="goog_rdk_1726"/>
        </w:sdtPr>
        <w:sdtContent>
          <w:r w:rsidDel="00000000" w:rsidR="00000000" w:rsidRPr="00000000">
            <w:rPr>
              <w:rtl w:val="0"/>
            </w:rPr>
          </w:r>
        </w:sdtContent>
      </w:sdt>
    </w:p>
    <w:sdt>
      <w:sdtPr>
        <w:tag w:val="goog_rdk_1728"/>
      </w:sdtPr>
      <w:sdtContent>
        <w:p w:rsidR="00000000" w:rsidDel="00000000" w:rsidP="00000000" w:rsidRDefault="00000000" w:rsidRPr="00000000" w14:paraId="000008A8">
          <w:pPr>
            <w:spacing w:after="200" w:line="259" w:lineRule="auto"/>
            <w:ind w:left="540" w:hanging="180"/>
            <w:rPr>
              <w:b w:val="1"/>
              <w:sz w:val="20"/>
              <w:szCs w:val="20"/>
              <w:rPrChange w:author="Iman Mohamed Atef Helal" w:id="429" w:date="2023-10-31T19:09:00Z">
                <w:rPr>
                  <w:b w:val="1"/>
                  <w:color w:val="666666"/>
                  <w:sz w:val="20"/>
                  <w:szCs w:val="20"/>
                </w:rPr>
              </w:rPrChange>
            </w:rPr>
          </w:pPr>
          <w:sdt>
            <w:sdtPr>
              <w:tag w:val="goog_rdk_1727"/>
            </w:sdtPr>
            <w:sdtContent>
              <w:r w:rsidDel="00000000" w:rsidR="00000000" w:rsidRPr="00000000">
                <w:rPr>
                  <w:rtl w:val="0"/>
                </w:rPr>
              </w:r>
            </w:sdtContent>
          </w:sdt>
        </w:p>
      </w:sdtContent>
    </w:sdt>
    <w:sdt>
      <w:sdtPr>
        <w:tag w:val="goog_rdk_1730"/>
      </w:sdtPr>
      <w:sdtContent>
        <w:p w:rsidR="00000000" w:rsidDel="00000000" w:rsidP="00000000" w:rsidRDefault="00000000" w:rsidRPr="00000000" w14:paraId="000008A9">
          <w:pPr>
            <w:spacing w:after="200" w:line="259" w:lineRule="auto"/>
            <w:ind w:left="540" w:hanging="180"/>
            <w:rPr>
              <w:b w:val="1"/>
              <w:sz w:val="20"/>
              <w:szCs w:val="20"/>
              <w:rPrChange w:author="Iman Mohamed Atef Helal" w:id="429" w:date="2023-10-31T19:09:00Z">
                <w:rPr>
                  <w:b w:val="1"/>
                  <w:color w:val="666666"/>
                  <w:sz w:val="20"/>
                  <w:szCs w:val="20"/>
                </w:rPr>
              </w:rPrChange>
            </w:rPr>
          </w:pPr>
          <w:sdt>
            <w:sdtPr>
              <w:tag w:val="goog_rdk_1729"/>
            </w:sdtPr>
            <w:sdtContent>
              <w:r w:rsidDel="00000000" w:rsidR="00000000" w:rsidRPr="00000000">
                <w:rPr>
                  <w:rtl w:val="0"/>
                </w:rPr>
              </w:r>
            </w:sdtContent>
          </w:sdt>
        </w:p>
      </w:sdtContent>
    </w:sdt>
    <w:sdt>
      <w:sdtPr>
        <w:tag w:val="goog_rdk_1732"/>
      </w:sdtPr>
      <w:sdtContent>
        <w:p w:rsidR="00000000" w:rsidDel="00000000" w:rsidP="00000000" w:rsidRDefault="00000000" w:rsidRPr="00000000" w14:paraId="000008AA">
          <w:pPr>
            <w:spacing w:after="200" w:line="259" w:lineRule="auto"/>
            <w:ind w:left="0" w:firstLine="0"/>
            <w:rPr>
              <w:b w:val="1"/>
              <w:sz w:val="20"/>
              <w:szCs w:val="20"/>
              <w:rPrChange w:author="Iman Mohamed Atef Helal" w:id="429" w:date="2023-10-31T19:09:00Z">
                <w:rPr>
                  <w:b w:val="1"/>
                  <w:color w:val="666666"/>
                  <w:sz w:val="20"/>
                  <w:szCs w:val="20"/>
                </w:rPr>
              </w:rPrChange>
            </w:rPr>
          </w:pPr>
          <w:sdt>
            <w:sdtPr>
              <w:tag w:val="goog_rdk_1731"/>
            </w:sdtPr>
            <w:sdtContent>
              <w:r w:rsidDel="00000000" w:rsidR="00000000" w:rsidRPr="00000000">
                <w:rPr>
                  <w:rtl w:val="0"/>
                </w:rPr>
              </w:r>
            </w:sdtContent>
          </w:sdt>
        </w:p>
      </w:sdtContent>
    </w:sdt>
    <w:p w:rsidR="00000000" w:rsidDel="00000000" w:rsidP="00000000" w:rsidRDefault="00000000" w:rsidRPr="00000000" w14:paraId="000008AB">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3mzq4wv" w:id="87"/>
      <w:bookmarkEnd w:id="87"/>
      <w:sdt>
        <w:sdtPr>
          <w:tag w:val="goog_rdk_1733"/>
        </w:sdtPr>
        <w:sdtContent>
          <w:r w:rsidDel="00000000" w:rsidR="00000000" w:rsidRPr="00000000">
            <w:rPr>
              <w:rFonts w:ascii="Times New Roman" w:cs="Times New Roman" w:eastAsia="Times New Roman" w:hAnsi="Times New Roman"/>
              <w:color w:val="000000"/>
              <w:rtl w:val="0"/>
              <w:rPrChange w:author="Iman Mohamed Atef Helal" w:id="430" w:date="2023-10-31T19:09:00Z">
                <w:rPr>
                  <w:rFonts w:ascii="Times New Roman" w:cs="Times New Roman" w:eastAsia="Times New Roman" w:hAnsi="Times New Roman"/>
                </w:rPr>
              </w:rPrChange>
            </w:rPr>
            <w:t xml:space="preserve">User-Friendly and easy to navigate Interface.</w:t>
          </w:r>
        </w:sdtContent>
      </w:sdt>
    </w:p>
    <w:p w:rsidR="00000000" w:rsidDel="00000000" w:rsidP="00000000" w:rsidRDefault="00000000" w:rsidRPr="00000000" w14:paraId="000008AC">
      <w:pPr>
        <w:numPr>
          <w:ilvl w:val="0"/>
          <w:numId w:val="29"/>
        </w:numPr>
        <w:spacing w:after="200" w:line="259" w:lineRule="auto"/>
        <w:ind w:left="540" w:hanging="180"/>
        <w:rPr>
          <w:rFonts w:ascii="Roboto" w:cs="Roboto" w:eastAsia="Roboto" w:hAnsi="Roboto"/>
          <w:color w:val="666666"/>
          <w:sz w:val="20"/>
          <w:szCs w:val="20"/>
        </w:rPr>
      </w:pPr>
      <w:sdt>
        <w:sdtPr>
          <w:tag w:val="goog_rdk_1734"/>
        </w:sdtPr>
        <w:sdtContent>
          <w:r w:rsidDel="00000000" w:rsidR="00000000" w:rsidRPr="00000000">
            <w:rPr>
              <w:b w:val="1"/>
              <w:sz w:val="20"/>
              <w:szCs w:val="20"/>
              <w:rtl w:val="0"/>
              <w:rPrChange w:author="Iman Mohamed Atef Helal" w:id="431" w:date="2023-10-31T19:09:00Z">
                <w:rPr>
                  <w:b w:val="1"/>
                  <w:color w:val="666666"/>
                  <w:sz w:val="20"/>
                  <w:szCs w:val="20"/>
                </w:rPr>
              </w:rPrChange>
            </w:rPr>
            <w:t xml:space="preserve">Description: </w:t>
          </w:r>
        </w:sdtContent>
      </w:sdt>
      <w:sdt>
        <w:sdtPr>
          <w:tag w:val="goog_rdk_1735"/>
        </w:sdtPr>
        <w:sdtContent>
          <w:r w:rsidDel="00000000" w:rsidR="00000000" w:rsidRPr="00000000">
            <w:rPr>
              <w:sz w:val="20"/>
              <w:szCs w:val="20"/>
              <w:rtl w:val="0"/>
              <w:rPrChange w:author="Iman Mohamed Atef Helal" w:id="431" w:date="2023-10-31T19:09:00Z">
                <w:rPr>
                  <w:color w:val="666666"/>
                  <w:sz w:val="20"/>
                  <w:szCs w:val="20"/>
                </w:rPr>
              </w:rPrChange>
            </w:rPr>
            <w:t xml:space="preserve">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sdtContent>
      </w:sdt>
      <w:sdt>
        <w:sdtPr>
          <w:tag w:val="goog_rdk_1736"/>
        </w:sdtPr>
        <w:sdtContent>
          <w:r w:rsidDel="00000000" w:rsidR="00000000" w:rsidRPr="00000000">
            <w:rPr>
              <w:rtl w:val="0"/>
            </w:rPr>
          </w:r>
        </w:sdtContent>
      </w:sdt>
    </w:p>
    <w:p w:rsidR="00000000" w:rsidDel="00000000" w:rsidP="00000000" w:rsidRDefault="00000000" w:rsidRPr="00000000" w14:paraId="000008AD">
      <w:pPr>
        <w:numPr>
          <w:ilvl w:val="0"/>
          <w:numId w:val="29"/>
        </w:numPr>
        <w:spacing w:after="200" w:line="259" w:lineRule="auto"/>
        <w:ind w:left="540" w:hanging="180"/>
        <w:rPr>
          <w:rFonts w:ascii="Roboto" w:cs="Roboto" w:eastAsia="Roboto" w:hAnsi="Roboto"/>
          <w:color w:val="666666"/>
          <w:sz w:val="20"/>
          <w:szCs w:val="20"/>
        </w:rPr>
      </w:pPr>
      <w:sdt>
        <w:sdtPr>
          <w:tag w:val="goog_rdk_1737"/>
        </w:sdtPr>
        <w:sdtContent>
          <w:r w:rsidDel="00000000" w:rsidR="00000000" w:rsidRPr="00000000">
            <w:rPr>
              <w:b w:val="1"/>
              <w:sz w:val="20"/>
              <w:szCs w:val="20"/>
              <w:rtl w:val="0"/>
              <w:rPrChange w:author="Iman Mohamed Atef Helal" w:id="431" w:date="2023-10-31T19:09:00Z">
                <w:rPr>
                  <w:b w:val="1"/>
                  <w:color w:val="666666"/>
                  <w:sz w:val="20"/>
                  <w:szCs w:val="20"/>
                </w:rPr>
              </w:rPrChange>
            </w:rPr>
            <w:t xml:space="preserve">Vision: </w:t>
          </w:r>
        </w:sdtContent>
      </w:sdt>
      <w:sdt>
        <w:sdtPr>
          <w:tag w:val="goog_rdk_1738"/>
        </w:sdtPr>
        <w:sdtContent>
          <w:r w:rsidDel="00000000" w:rsidR="00000000" w:rsidRPr="00000000">
            <w:rPr>
              <w:sz w:val="20"/>
              <w:szCs w:val="20"/>
              <w:rtl w:val="0"/>
              <w:rPrChange w:author="Iman Mohamed Atef Helal" w:id="431" w:date="2023-10-31T19:09:00Z">
                <w:rPr>
                  <w:color w:val="666666"/>
                  <w:sz w:val="20"/>
                  <w:szCs w:val="20"/>
                </w:rPr>
              </w:rPrChange>
            </w:rPr>
            <w:t xml:space="preserve">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sdtContent>
      </w:sdt>
      <w:sdt>
        <w:sdtPr>
          <w:tag w:val="goog_rdk_1739"/>
        </w:sdtPr>
        <w:sdtContent>
          <w:r w:rsidDel="00000000" w:rsidR="00000000" w:rsidRPr="00000000">
            <w:rPr>
              <w:rtl w:val="0"/>
            </w:rPr>
          </w:r>
        </w:sdtContent>
      </w:sdt>
    </w:p>
    <w:p w:rsidR="00000000" w:rsidDel="00000000" w:rsidP="00000000" w:rsidRDefault="00000000" w:rsidRPr="00000000" w14:paraId="000008AE">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2250f4o" w:id="88"/>
      <w:bookmarkEnd w:id="88"/>
      <w:sdt>
        <w:sdtPr>
          <w:tag w:val="goog_rdk_1740"/>
        </w:sdtPr>
        <w:sdtContent>
          <w:r w:rsidDel="00000000" w:rsidR="00000000" w:rsidRPr="00000000">
            <w:rPr>
              <w:rFonts w:ascii="Times New Roman" w:cs="Times New Roman" w:eastAsia="Times New Roman" w:hAnsi="Times New Roman"/>
              <w:color w:val="000000"/>
              <w:rtl w:val="0"/>
              <w:rPrChange w:author="Iman Mohamed Atef Helal" w:id="432" w:date="2023-10-31T19:09:00Z">
                <w:rPr>
                  <w:rFonts w:ascii="Times New Roman" w:cs="Times New Roman" w:eastAsia="Times New Roman" w:hAnsi="Times New Roman"/>
                </w:rPr>
              </w:rPrChange>
            </w:rPr>
            <w:t xml:space="preserve">Accessible </w:t>
          </w:r>
        </w:sdtContent>
      </w:sdt>
      <w:sdt>
        <w:sdtPr>
          <w:tag w:val="goog_rdk_1741"/>
        </w:sdtPr>
        <w:sdtContent>
          <w:del w:author="Iman Mohamed Atef Helal" w:id="433" w:date="2023-10-25T20:06:00Z"/>
          <w:sdt>
            <w:sdtPr>
              <w:tag w:val="goog_rdk_1742"/>
            </w:sdtPr>
            <w:sdtContent>
              <w:del w:author="Iman Mohamed Atef Helal" w:id="433" w:date="2023-10-25T20:06:00Z">
                <w:r w:rsidDel="00000000" w:rsidR="00000000" w:rsidRPr="00000000">
                  <w:rPr>
                    <w:rFonts w:ascii="Times New Roman" w:cs="Times New Roman" w:eastAsia="Times New Roman" w:hAnsi="Times New Roman"/>
                    <w:color w:val="000000"/>
                    <w:rtl w:val="0"/>
                    <w:rPrChange w:author="Iman Mohamed Atef Helal" w:id="432" w:date="2023-10-31T19:09:00Z">
                      <w:rPr>
                        <w:rFonts w:ascii="Times New Roman" w:cs="Times New Roman" w:eastAsia="Times New Roman" w:hAnsi="Times New Roman"/>
                      </w:rPr>
                    </w:rPrChange>
                  </w:rPr>
                  <w:delText xml:space="preserve">interface</w:delText>
                </w:r>
              </w:del>
            </w:sdtContent>
          </w:sdt>
          <w:del w:author="Iman Mohamed Atef Helal" w:id="433" w:date="2023-10-25T20:06:00Z"/>
        </w:sdtContent>
      </w:sdt>
      <w:sdt>
        <w:sdtPr>
          <w:tag w:val="goog_rdk_1743"/>
        </w:sdtPr>
        <w:sdtContent>
          <w:ins w:author="Iman Mohamed Atef Helal" w:id="433" w:date="2023-10-25T20:06:00Z"/>
          <w:sdt>
            <w:sdtPr>
              <w:tag w:val="goog_rdk_1744"/>
            </w:sdtPr>
            <w:sdtContent>
              <w:ins w:author="Iman Mohamed Atef Helal" w:id="433" w:date="2023-10-25T20:06:00Z">
                <w:r w:rsidDel="00000000" w:rsidR="00000000" w:rsidRPr="00000000">
                  <w:rPr>
                    <w:rFonts w:ascii="Times New Roman" w:cs="Times New Roman" w:eastAsia="Times New Roman" w:hAnsi="Times New Roman"/>
                    <w:color w:val="000000"/>
                    <w:rtl w:val="0"/>
                    <w:rPrChange w:author="Iman Mohamed Atef Helal" w:id="432" w:date="2023-10-31T19:09:00Z">
                      <w:rPr>
                        <w:rFonts w:ascii="Times New Roman" w:cs="Times New Roman" w:eastAsia="Times New Roman" w:hAnsi="Times New Roman"/>
                      </w:rPr>
                    </w:rPrChange>
                  </w:rPr>
                  <w:t xml:space="preserve">Interface</w:t>
                </w:r>
              </w:ins>
            </w:sdtContent>
          </w:sdt>
          <w:ins w:author="Iman Mohamed Atef Helal" w:id="433" w:date="2023-10-25T20:06:00Z"/>
        </w:sdtContent>
      </w:sdt>
      <w:sdt>
        <w:sdtPr>
          <w:tag w:val="goog_rdk_1745"/>
        </w:sdtPr>
        <w:sdtContent>
          <w:r w:rsidDel="00000000" w:rsidR="00000000" w:rsidRPr="00000000">
            <w:rPr>
              <w:rtl w:val="0"/>
            </w:rPr>
          </w:r>
        </w:sdtContent>
      </w:sdt>
    </w:p>
    <w:p w:rsidR="00000000" w:rsidDel="00000000" w:rsidP="00000000" w:rsidRDefault="00000000" w:rsidRPr="00000000" w14:paraId="000008AF">
      <w:pPr>
        <w:numPr>
          <w:ilvl w:val="0"/>
          <w:numId w:val="29"/>
        </w:numPr>
        <w:spacing w:after="200" w:line="259" w:lineRule="auto"/>
        <w:ind w:left="540" w:hanging="180"/>
        <w:rPr>
          <w:rFonts w:ascii="Roboto" w:cs="Roboto" w:eastAsia="Roboto" w:hAnsi="Roboto"/>
          <w:color w:val="666666"/>
          <w:sz w:val="20"/>
          <w:szCs w:val="20"/>
        </w:rPr>
      </w:pPr>
      <w:sdt>
        <w:sdtPr>
          <w:tag w:val="goog_rdk_1746"/>
        </w:sdtPr>
        <w:sdtContent>
          <w:r w:rsidDel="00000000" w:rsidR="00000000" w:rsidRPr="00000000">
            <w:rPr>
              <w:b w:val="1"/>
              <w:sz w:val="20"/>
              <w:szCs w:val="20"/>
              <w:rtl w:val="0"/>
              <w:rPrChange w:author="Iman Mohamed Atef Helal" w:id="434" w:date="2023-10-31T19:09:00Z">
                <w:rPr>
                  <w:b w:val="1"/>
                  <w:color w:val="666666"/>
                  <w:sz w:val="20"/>
                  <w:szCs w:val="20"/>
                </w:rPr>
              </w:rPrChange>
            </w:rPr>
            <w:t xml:space="preserve">Description:</w:t>
          </w:r>
        </w:sdtContent>
      </w:sdt>
      <w:sdt>
        <w:sdtPr>
          <w:tag w:val="goog_rdk_1747"/>
        </w:sdtPr>
        <w:sdtContent>
          <w:r w:rsidDel="00000000" w:rsidR="00000000" w:rsidRPr="00000000">
            <w:rPr>
              <w:sz w:val="20"/>
              <w:szCs w:val="20"/>
              <w:rtl w:val="0"/>
              <w:rPrChange w:author="Iman Mohamed Atef Helal" w:id="434" w:date="2023-10-31T19:09:00Z">
                <w:rPr>
                  <w:color w:val="666666"/>
                  <w:sz w:val="20"/>
                  <w:szCs w:val="20"/>
                </w:rPr>
              </w:rPrChange>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sdtContent>
      </w:sdt>
      <w:sdt>
        <w:sdtPr>
          <w:tag w:val="goog_rdk_1748"/>
        </w:sdtPr>
        <w:sdtContent>
          <w:r w:rsidDel="00000000" w:rsidR="00000000" w:rsidRPr="00000000">
            <w:rPr>
              <w:rtl w:val="0"/>
            </w:rPr>
          </w:r>
        </w:sdtContent>
      </w:sdt>
    </w:p>
    <w:p w:rsidR="00000000" w:rsidDel="00000000" w:rsidP="00000000" w:rsidRDefault="00000000" w:rsidRPr="00000000" w14:paraId="000008B0">
      <w:pPr>
        <w:numPr>
          <w:ilvl w:val="0"/>
          <w:numId w:val="29"/>
        </w:numPr>
        <w:spacing w:after="200" w:line="259" w:lineRule="auto"/>
        <w:ind w:left="540" w:hanging="180"/>
        <w:rPr>
          <w:rFonts w:ascii="Roboto" w:cs="Roboto" w:eastAsia="Roboto" w:hAnsi="Roboto"/>
          <w:color w:val="666666"/>
          <w:sz w:val="20"/>
          <w:szCs w:val="20"/>
        </w:rPr>
      </w:pPr>
      <w:sdt>
        <w:sdtPr>
          <w:tag w:val="goog_rdk_1749"/>
        </w:sdtPr>
        <w:sdtContent>
          <w:r w:rsidDel="00000000" w:rsidR="00000000" w:rsidRPr="00000000">
            <w:rPr>
              <w:b w:val="1"/>
              <w:sz w:val="20"/>
              <w:szCs w:val="20"/>
              <w:rtl w:val="0"/>
              <w:rPrChange w:author="Iman Mohamed Atef Helal" w:id="434" w:date="2023-10-31T19:09:00Z">
                <w:rPr>
                  <w:b w:val="1"/>
                  <w:color w:val="666666"/>
                  <w:sz w:val="20"/>
                  <w:szCs w:val="20"/>
                </w:rPr>
              </w:rPrChange>
            </w:rPr>
            <w:t xml:space="preserve">Vision:</w:t>
          </w:r>
        </w:sdtContent>
      </w:sdt>
      <w:sdt>
        <w:sdtPr>
          <w:tag w:val="goog_rdk_1750"/>
        </w:sdtPr>
        <w:sdtContent>
          <w:r w:rsidDel="00000000" w:rsidR="00000000" w:rsidRPr="00000000">
            <w:rPr>
              <w:sz w:val="20"/>
              <w:szCs w:val="20"/>
              <w:rtl w:val="0"/>
              <w:rPrChange w:author="Iman Mohamed Atef Helal" w:id="434" w:date="2023-10-31T19:09:00Z">
                <w:rPr>
                  <w:color w:val="666666"/>
                  <w:sz w:val="20"/>
                  <w:szCs w:val="20"/>
                </w:rPr>
              </w:rPrChange>
            </w:rPr>
            <w:t xml:space="preserve"> our vision is to allow all kinds of e-learners to be accommodated and learn without hurdles</w:t>
          </w:r>
        </w:sdtContent>
      </w:sdt>
      <w:sdt>
        <w:sdtPr>
          <w:tag w:val="goog_rdk_1751"/>
        </w:sdtPr>
        <w:sdtContent>
          <w:r w:rsidDel="00000000" w:rsidR="00000000" w:rsidRPr="00000000">
            <w:rPr>
              <w:b w:val="1"/>
              <w:sz w:val="20"/>
              <w:szCs w:val="20"/>
              <w:rtl w:val="0"/>
              <w:rPrChange w:author="Iman Mohamed Atef Helal" w:id="434" w:date="2023-10-31T19:09:00Z">
                <w:rPr>
                  <w:b w:val="1"/>
                  <w:color w:val="666666"/>
                  <w:sz w:val="20"/>
                  <w:szCs w:val="20"/>
                </w:rPr>
              </w:rPrChange>
            </w:rPr>
            <w:t xml:space="preserve">.</w:t>
          </w:r>
        </w:sdtContent>
      </w:sdt>
      <w:sdt>
        <w:sdtPr>
          <w:tag w:val="goog_rdk_1752"/>
        </w:sdtPr>
        <w:sdtContent>
          <w:r w:rsidDel="00000000" w:rsidR="00000000" w:rsidRPr="00000000">
            <w:rPr>
              <w:rtl w:val="0"/>
            </w:rPr>
          </w:r>
        </w:sdtContent>
      </w:sdt>
    </w:p>
    <w:p w:rsidR="00000000" w:rsidDel="00000000" w:rsidP="00000000" w:rsidRDefault="00000000" w:rsidRPr="00000000" w14:paraId="000008B1">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haapch" w:id="89"/>
      <w:bookmarkEnd w:id="89"/>
      <w:sdt>
        <w:sdtPr>
          <w:tag w:val="goog_rdk_1753"/>
        </w:sdtPr>
        <w:sdtContent>
          <w:r w:rsidDel="00000000" w:rsidR="00000000" w:rsidRPr="00000000">
            <w:rPr>
              <w:rFonts w:ascii="Times New Roman" w:cs="Times New Roman" w:eastAsia="Times New Roman" w:hAnsi="Times New Roman"/>
              <w:color w:val="000000"/>
              <w:rtl w:val="0"/>
              <w:rPrChange w:author="Iman Mohamed Atef Helal" w:id="435" w:date="2023-10-31T19:09:00Z">
                <w:rPr>
                  <w:rFonts w:ascii="Times New Roman" w:cs="Times New Roman" w:eastAsia="Times New Roman" w:hAnsi="Times New Roman"/>
                </w:rPr>
              </w:rPrChange>
            </w:rPr>
            <w:t xml:space="preserve">Hot Keys/Quick Access to Tools</w:t>
          </w:r>
        </w:sdtContent>
      </w:sdt>
    </w:p>
    <w:p w:rsidR="00000000" w:rsidDel="00000000" w:rsidP="00000000" w:rsidRDefault="00000000" w:rsidRPr="00000000" w14:paraId="000008B2">
      <w:pPr>
        <w:numPr>
          <w:ilvl w:val="0"/>
          <w:numId w:val="29"/>
        </w:numPr>
        <w:spacing w:after="200" w:line="259" w:lineRule="auto"/>
        <w:ind w:left="540" w:hanging="180"/>
        <w:rPr>
          <w:rFonts w:ascii="Roboto" w:cs="Roboto" w:eastAsia="Roboto" w:hAnsi="Roboto"/>
          <w:color w:val="666666"/>
          <w:sz w:val="20"/>
          <w:szCs w:val="20"/>
        </w:rPr>
      </w:pPr>
      <w:sdt>
        <w:sdtPr>
          <w:tag w:val="goog_rdk_1754"/>
        </w:sdtPr>
        <w:sdtContent>
          <w:r w:rsidDel="00000000" w:rsidR="00000000" w:rsidRPr="00000000">
            <w:rPr>
              <w:b w:val="1"/>
              <w:sz w:val="20"/>
              <w:szCs w:val="20"/>
              <w:rtl w:val="0"/>
              <w:rPrChange w:author="Iman Mohamed Atef Helal" w:id="436" w:date="2023-10-31T19:09:00Z">
                <w:rPr>
                  <w:b w:val="1"/>
                  <w:color w:val="666666"/>
                  <w:sz w:val="20"/>
                  <w:szCs w:val="20"/>
                </w:rPr>
              </w:rPrChange>
            </w:rPr>
            <w:t xml:space="preserve">Description: </w:t>
          </w:r>
        </w:sdtContent>
      </w:sdt>
      <w:sdt>
        <w:sdtPr>
          <w:tag w:val="goog_rdk_1755"/>
        </w:sdtPr>
        <w:sdtContent>
          <w:r w:rsidDel="00000000" w:rsidR="00000000" w:rsidRPr="00000000">
            <w:rPr>
              <w:sz w:val="20"/>
              <w:szCs w:val="20"/>
              <w:rtl w:val="0"/>
              <w:rPrChange w:author="Iman Mohamed Atef Helal" w:id="436" w:date="2023-10-31T19:09:00Z">
                <w:rPr>
                  <w:color w:val="666666"/>
                  <w:sz w:val="20"/>
                  <w:szCs w:val="20"/>
                </w:rPr>
              </w:rPrChange>
            </w:rPr>
            <w:t xml:space="preserve">Quick access to tools offers learners shortcuts to frequently used features, reducing the time spent searching for resources. This feature optimizes efficiency and encourages learners to focus on their studies without unnecessary delays.</w:t>
          </w:r>
        </w:sdtContent>
      </w:sdt>
      <w:sdt>
        <w:sdtPr>
          <w:tag w:val="goog_rdk_1756"/>
        </w:sdtPr>
        <w:sdtContent>
          <w:r w:rsidDel="00000000" w:rsidR="00000000" w:rsidRPr="00000000">
            <w:rPr>
              <w:rtl w:val="0"/>
            </w:rPr>
          </w:r>
        </w:sdtContent>
      </w:sdt>
    </w:p>
    <w:p w:rsidR="00000000" w:rsidDel="00000000" w:rsidP="00000000" w:rsidRDefault="00000000" w:rsidRPr="00000000" w14:paraId="000008B3">
      <w:pPr>
        <w:numPr>
          <w:ilvl w:val="0"/>
          <w:numId w:val="29"/>
        </w:numPr>
        <w:spacing w:after="200" w:line="259" w:lineRule="auto"/>
        <w:ind w:left="540" w:hanging="180"/>
        <w:rPr>
          <w:rFonts w:ascii="Roboto" w:cs="Roboto" w:eastAsia="Roboto" w:hAnsi="Roboto"/>
          <w:color w:val="666666"/>
          <w:sz w:val="20"/>
          <w:szCs w:val="20"/>
        </w:rPr>
      </w:pPr>
      <w:sdt>
        <w:sdtPr>
          <w:tag w:val="goog_rdk_1757"/>
        </w:sdtPr>
        <w:sdtContent>
          <w:r w:rsidDel="00000000" w:rsidR="00000000" w:rsidRPr="00000000">
            <w:rPr>
              <w:b w:val="1"/>
              <w:sz w:val="20"/>
              <w:szCs w:val="20"/>
              <w:rtl w:val="0"/>
              <w:rPrChange w:author="Iman Mohamed Atef Helal" w:id="436" w:date="2023-10-31T19:09:00Z">
                <w:rPr>
                  <w:b w:val="1"/>
                  <w:color w:val="666666"/>
                  <w:sz w:val="20"/>
                  <w:szCs w:val="20"/>
                </w:rPr>
              </w:rPrChange>
            </w:rPr>
            <w:t xml:space="preserve">Vision: </w:t>
          </w:r>
        </w:sdtContent>
      </w:sdt>
      <w:sdt>
        <w:sdtPr>
          <w:tag w:val="goog_rdk_1758"/>
        </w:sdtPr>
        <w:sdtContent>
          <w:r w:rsidDel="00000000" w:rsidR="00000000" w:rsidRPr="00000000">
            <w:rPr>
              <w:sz w:val="20"/>
              <w:szCs w:val="20"/>
              <w:rtl w:val="0"/>
              <w:rPrChange w:author="Iman Mohamed Atef Helal" w:id="436" w:date="2023-10-31T19:09:00Z">
                <w:rPr>
                  <w:color w:val="666666"/>
                  <w:sz w:val="20"/>
                  <w:szCs w:val="20"/>
                </w:rPr>
              </w:rPrChange>
            </w:rPr>
            <w:t xml:space="preserve">Quick access to tools enhances productivity, allowing learners to devote more time to active learning. By streamlining workflows, this feature enables learners to engage with content and activities more effectively.</w:t>
          </w:r>
        </w:sdtContent>
      </w:sdt>
      <w:sdt>
        <w:sdtPr>
          <w:tag w:val="goog_rdk_1759"/>
        </w:sdtPr>
        <w:sdtContent>
          <w:r w:rsidDel="00000000" w:rsidR="00000000" w:rsidRPr="00000000">
            <w:rPr>
              <w:rtl w:val="0"/>
            </w:rPr>
          </w:r>
        </w:sdtContent>
      </w:sdt>
    </w:p>
    <w:p w:rsidR="00000000" w:rsidDel="00000000" w:rsidP="00000000" w:rsidRDefault="00000000" w:rsidRPr="00000000" w14:paraId="000008B4">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319y80a" w:id="90"/>
      <w:bookmarkEnd w:id="90"/>
      <w:sdt>
        <w:sdtPr>
          <w:tag w:val="goog_rdk_1760"/>
        </w:sdtPr>
        <w:sdtContent>
          <w:r w:rsidDel="00000000" w:rsidR="00000000" w:rsidRPr="00000000">
            <w:rPr>
              <w:rFonts w:ascii="Times New Roman" w:cs="Times New Roman" w:eastAsia="Times New Roman" w:hAnsi="Times New Roman"/>
              <w:color w:val="000000"/>
              <w:rtl w:val="0"/>
              <w:rPrChange w:author="Iman Mohamed Atef Helal" w:id="437" w:date="2023-10-31T19:09:00Z">
                <w:rPr>
                  <w:rFonts w:ascii="Times New Roman" w:cs="Times New Roman" w:eastAsia="Times New Roman" w:hAnsi="Times New Roman"/>
                </w:rPr>
              </w:rPrChange>
            </w:rPr>
            <w:t xml:space="preserve">Labels and Categorisation/Platform Organization</w:t>
          </w:r>
        </w:sdtContent>
      </w:sdt>
    </w:p>
    <w:p w:rsidR="00000000" w:rsidDel="00000000" w:rsidP="00000000" w:rsidRDefault="00000000" w:rsidRPr="00000000" w14:paraId="000008B5">
      <w:pPr>
        <w:numPr>
          <w:ilvl w:val="0"/>
          <w:numId w:val="29"/>
        </w:numPr>
        <w:spacing w:after="200" w:line="259" w:lineRule="auto"/>
        <w:ind w:left="540" w:hanging="180"/>
        <w:rPr>
          <w:rFonts w:ascii="Roboto" w:cs="Roboto" w:eastAsia="Roboto" w:hAnsi="Roboto"/>
          <w:color w:val="666666"/>
          <w:sz w:val="20"/>
          <w:szCs w:val="20"/>
        </w:rPr>
      </w:pPr>
      <w:sdt>
        <w:sdtPr>
          <w:tag w:val="goog_rdk_1761"/>
        </w:sdtPr>
        <w:sdtContent>
          <w:r w:rsidDel="00000000" w:rsidR="00000000" w:rsidRPr="00000000">
            <w:rPr>
              <w:b w:val="1"/>
              <w:sz w:val="20"/>
              <w:szCs w:val="20"/>
              <w:rtl w:val="0"/>
              <w:rPrChange w:author="Iman Mohamed Atef Helal" w:id="438" w:date="2023-10-31T19:09:00Z">
                <w:rPr>
                  <w:b w:val="1"/>
                  <w:color w:val="666666"/>
                  <w:sz w:val="20"/>
                  <w:szCs w:val="20"/>
                </w:rPr>
              </w:rPrChange>
            </w:rPr>
            <w:t xml:space="preserve">Description:</w:t>
          </w:r>
        </w:sdtContent>
      </w:sdt>
      <w:sdt>
        <w:sdtPr>
          <w:tag w:val="goog_rdk_1762"/>
        </w:sdtPr>
        <w:sdtContent>
          <w:r w:rsidDel="00000000" w:rsidR="00000000" w:rsidRPr="00000000">
            <w:rPr>
              <w:sz w:val="20"/>
              <w:szCs w:val="20"/>
              <w:rtl w:val="0"/>
              <w:rPrChange w:author="Iman Mohamed Atef Helal" w:id="438" w:date="2023-10-31T19:09:00Z">
                <w:rPr>
                  <w:color w:val="666666"/>
                  <w:sz w:val="20"/>
                  <w:szCs w:val="20"/>
                </w:rPr>
              </w:rPrChange>
            </w:rPr>
            <w:t xml:space="preserve"> Platform organization involves categorizing content and resources in a structured manner. Clear labels, nested folders, and efficient tagging systems enable learners to find and access materials with ease</w:t>
          </w:r>
        </w:sdtContent>
      </w:sdt>
      <w:sdt>
        <w:sdtPr>
          <w:tag w:val="goog_rdk_1763"/>
        </w:sdtPr>
        <w:sdtContent>
          <w:r w:rsidDel="00000000" w:rsidR="00000000" w:rsidRPr="00000000">
            <w:rPr>
              <w:b w:val="1"/>
              <w:sz w:val="20"/>
              <w:szCs w:val="20"/>
              <w:rtl w:val="0"/>
              <w:rPrChange w:author="Iman Mohamed Atef Helal" w:id="438" w:date="2023-10-31T19:09:00Z">
                <w:rPr>
                  <w:b w:val="1"/>
                  <w:color w:val="666666"/>
                  <w:sz w:val="20"/>
                  <w:szCs w:val="20"/>
                </w:rPr>
              </w:rPrChange>
            </w:rPr>
            <w:t xml:space="preserve">.</w:t>
          </w:r>
        </w:sdtContent>
      </w:sdt>
      <w:sdt>
        <w:sdtPr>
          <w:tag w:val="goog_rdk_1764"/>
        </w:sdtPr>
        <w:sdtContent>
          <w:r w:rsidDel="00000000" w:rsidR="00000000" w:rsidRPr="00000000">
            <w:rPr>
              <w:rtl w:val="0"/>
            </w:rPr>
          </w:r>
        </w:sdtContent>
      </w:sdt>
    </w:p>
    <w:p w:rsidR="00000000" w:rsidDel="00000000" w:rsidP="00000000" w:rsidRDefault="00000000" w:rsidRPr="00000000" w14:paraId="000008B6">
      <w:pPr>
        <w:numPr>
          <w:ilvl w:val="0"/>
          <w:numId w:val="29"/>
        </w:numPr>
        <w:spacing w:after="200" w:line="259" w:lineRule="auto"/>
        <w:ind w:left="540" w:hanging="180"/>
        <w:rPr>
          <w:rFonts w:ascii="Roboto" w:cs="Roboto" w:eastAsia="Roboto" w:hAnsi="Roboto"/>
          <w:color w:val="666666"/>
          <w:sz w:val="20"/>
          <w:szCs w:val="20"/>
        </w:rPr>
      </w:pPr>
      <w:sdt>
        <w:sdtPr>
          <w:tag w:val="goog_rdk_1765"/>
        </w:sdtPr>
        <w:sdtContent>
          <w:r w:rsidDel="00000000" w:rsidR="00000000" w:rsidRPr="00000000">
            <w:rPr>
              <w:b w:val="1"/>
              <w:sz w:val="20"/>
              <w:szCs w:val="20"/>
              <w:rtl w:val="0"/>
              <w:rPrChange w:author="Iman Mohamed Atef Helal" w:id="438" w:date="2023-10-31T19:09:00Z">
                <w:rPr>
                  <w:b w:val="1"/>
                  <w:color w:val="666666"/>
                  <w:sz w:val="20"/>
                  <w:szCs w:val="20"/>
                </w:rPr>
              </w:rPrChange>
            </w:rPr>
            <w:t xml:space="preserve">Vision: </w:t>
          </w:r>
        </w:sdtContent>
      </w:sdt>
      <w:sdt>
        <w:sdtPr>
          <w:tag w:val="goog_rdk_1766"/>
        </w:sdtPr>
        <w:sdtContent>
          <w:r w:rsidDel="00000000" w:rsidR="00000000" w:rsidRPr="00000000">
            <w:rPr>
              <w:sz w:val="20"/>
              <w:szCs w:val="20"/>
              <w:rtl w:val="0"/>
              <w:rPrChange w:author="Iman Mohamed Atef Helal" w:id="438" w:date="2023-10-31T19:09:00Z">
                <w:rPr>
                  <w:color w:val="666666"/>
                  <w:sz w:val="20"/>
                  <w:szCs w:val="20"/>
                </w:rPr>
              </w:rPrChange>
            </w:rPr>
            <w:t xml:space="preserve">Platform organization promotes a clutter-free and intuitive learning environment. By reducing information overload and simplifying content discovery, this feature enhances learners' ability to locate and engage with relevant materials.</w:t>
          </w:r>
        </w:sdtContent>
      </w:sdt>
      <w:sdt>
        <w:sdtPr>
          <w:tag w:val="goog_rdk_1767"/>
        </w:sdtPr>
        <w:sdtContent>
          <w:r w:rsidDel="00000000" w:rsidR="00000000" w:rsidRPr="00000000">
            <w:rPr>
              <w:rtl w:val="0"/>
            </w:rPr>
          </w:r>
        </w:sdtContent>
      </w:sdt>
    </w:p>
    <w:p w:rsidR="00000000" w:rsidDel="00000000" w:rsidP="00000000" w:rsidRDefault="00000000" w:rsidRPr="00000000" w14:paraId="000008B7">
      <w:pPr>
        <w:pStyle w:val="Subtitle"/>
        <w:numPr>
          <w:ilvl w:val="0"/>
          <w:numId w:val="83"/>
        </w:numPr>
        <w:spacing w:after="120" w:before="0" w:line="240" w:lineRule="auto"/>
        <w:ind w:left="180" w:hanging="450"/>
        <w:rPr>
          <w:rFonts w:ascii="Times New Roman" w:cs="Times New Roman" w:eastAsia="Times New Roman" w:hAnsi="Times New Roman"/>
        </w:rPr>
      </w:pPr>
      <w:bookmarkStart w:colFirst="0" w:colLast="0" w:name="_heading=h.1gf8i83" w:id="91"/>
      <w:bookmarkEnd w:id="91"/>
      <w:sdt>
        <w:sdtPr>
          <w:tag w:val="goog_rdk_1768"/>
        </w:sdtPr>
        <w:sdtContent>
          <w:r w:rsidDel="00000000" w:rsidR="00000000" w:rsidRPr="00000000">
            <w:rPr>
              <w:rFonts w:ascii="Times New Roman" w:cs="Times New Roman" w:eastAsia="Times New Roman" w:hAnsi="Times New Roman"/>
              <w:color w:val="000000"/>
              <w:rtl w:val="0"/>
              <w:rPrChange w:author="Iman Mohamed Atef Helal" w:id="439" w:date="2023-10-31T19:09:00Z">
                <w:rPr>
                  <w:rFonts w:ascii="Times New Roman" w:cs="Times New Roman" w:eastAsia="Times New Roman" w:hAnsi="Times New Roman"/>
                </w:rPr>
              </w:rPrChange>
            </w:rPr>
            <w:t xml:space="preserve">Self Enrollment with invitations or codes</w:t>
          </w:r>
        </w:sdtContent>
      </w:sdt>
    </w:p>
    <w:p w:rsidR="00000000" w:rsidDel="00000000" w:rsidP="00000000" w:rsidRDefault="00000000" w:rsidRPr="00000000" w14:paraId="000008B8">
      <w:pPr>
        <w:numPr>
          <w:ilvl w:val="0"/>
          <w:numId w:val="29"/>
        </w:numPr>
        <w:spacing w:after="200" w:line="259" w:lineRule="auto"/>
        <w:ind w:left="540" w:hanging="180"/>
        <w:rPr>
          <w:rFonts w:ascii="Roboto" w:cs="Roboto" w:eastAsia="Roboto" w:hAnsi="Roboto"/>
          <w:color w:val="666666"/>
          <w:sz w:val="20"/>
          <w:szCs w:val="20"/>
        </w:rPr>
      </w:pPr>
      <w:sdt>
        <w:sdtPr>
          <w:tag w:val="goog_rdk_1769"/>
        </w:sdtPr>
        <w:sdtContent>
          <w:r w:rsidDel="00000000" w:rsidR="00000000" w:rsidRPr="00000000">
            <w:rPr>
              <w:b w:val="1"/>
              <w:sz w:val="20"/>
              <w:szCs w:val="20"/>
              <w:rtl w:val="0"/>
              <w:rPrChange w:author="Iman Mohamed Atef Helal" w:id="440" w:date="2023-10-31T19:09:00Z">
                <w:rPr>
                  <w:b w:val="1"/>
                  <w:color w:val="666666"/>
                  <w:sz w:val="20"/>
                  <w:szCs w:val="20"/>
                </w:rPr>
              </w:rPrChange>
            </w:rPr>
            <w:t xml:space="preserve">Description:</w:t>
          </w:r>
        </w:sdtContent>
      </w:sdt>
      <w:sdt>
        <w:sdtPr>
          <w:tag w:val="goog_rdk_1770"/>
        </w:sdtPr>
        <w:sdtContent>
          <w:r w:rsidDel="00000000" w:rsidR="00000000" w:rsidRPr="00000000">
            <w:rPr>
              <w:sz w:val="20"/>
              <w:szCs w:val="20"/>
              <w:rtl w:val="0"/>
              <w:rPrChange w:author="Iman Mohamed Atef Helal" w:id="440" w:date="2023-10-31T19:09:00Z">
                <w:rPr>
                  <w:color w:val="666666"/>
                  <w:sz w:val="20"/>
                  <w:szCs w:val="20"/>
                </w:rPr>
              </w:rPrChange>
            </w:rPr>
            <w:t xml:space="preserve"> Self-enrollment empowers learners to register for courses independently. This feature grants learner’s autonomy, enabling them to choose courses aligned with their interests and learning goals.</w:t>
          </w:r>
        </w:sdtContent>
      </w:sdt>
      <w:sdt>
        <w:sdtPr>
          <w:tag w:val="goog_rdk_1771"/>
        </w:sdtPr>
        <w:sdtContent>
          <w:r w:rsidDel="00000000" w:rsidR="00000000" w:rsidRPr="00000000">
            <w:rPr>
              <w:rtl w:val="0"/>
            </w:rPr>
          </w:r>
        </w:sdtContent>
      </w:sdt>
    </w:p>
    <w:p w:rsidR="00000000" w:rsidDel="00000000" w:rsidP="00000000" w:rsidRDefault="00000000" w:rsidRPr="00000000" w14:paraId="000008B9">
      <w:pPr>
        <w:numPr>
          <w:ilvl w:val="0"/>
          <w:numId w:val="29"/>
        </w:numPr>
        <w:spacing w:after="200" w:line="259" w:lineRule="auto"/>
        <w:ind w:left="540" w:hanging="180"/>
        <w:rPr>
          <w:rFonts w:ascii="Roboto" w:cs="Roboto" w:eastAsia="Roboto" w:hAnsi="Roboto"/>
          <w:color w:val="666666"/>
          <w:sz w:val="20"/>
          <w:szCs w:val="20"/>
        </w:rPr>
      </w:pPr>
      <w:sdt>
        <w:sdtPr>
          <w:tag w:val="goog_rdk_1772"/>
        </w:sdtPr>
        <w:sdtContent>
          <w:r w:rsidDel="00000000" w:rsidR="00000000" w:rsidRPr="00000000">
            <w:rPr>
              <w:b w:val="1"/>
              <w:sz w:val="20"/>
              <w:szCs w:val="20"/>
              <w:rtl w:val="0"/>
              <w:rPrChange w:author="Iman Mohamed Atef Helal" w:id="440" w:date="2023-10-31T19:09:00Z">
                <w:rPr>
                  <w:b w:val="1"/>
                  <w:color w:val="666666"/>
                  <w:sz w:val="20"/>
                  <w:szCs w:val="20"/>
                </w:rPr>
              </w:rPrChange>
            </w:rPr>
            <w:t xml:space="preserve">Vision:</w:t>
          </w:r>
        </w:sdtContent>
      </w:sdt>
      <w:sdt>
        <w:sdtPr>
          <w:tag w:val="goog_rdk_1773"/>
        </w:sdtPr>
        <w:sdtContent>
          <w:r w:rsidDel="00000000" w:rsidR="00000000" w:rsidRPr="00000000">
            <w:rPr>
              <w:sz w:val="20"/>
              <w:szCs w:val="20"/>
              <w:rtl w:val="0"/>
              <w:rPrChange w:author="Iman Mohamed Atef Helal" w:id="440" w:date="2023-10-31T19:09:00Z">
                <w:rPr>
                  <w:color w:val="666666"/>
                  <w:sz w:val="20"/>
                  <w:szCs w:val="20"/>
                </w:rPr>
              </w:rPrChange>
            </w:rPr>
            <w:t xml:space="preserve"> Self-enrollment fosters a sense of ownership over one's learning journey. By allowing learners to explore subjects of personal interest, this feature encourages motivation and enthusiasm for continuous education.</w:t>
          </w:r>
        </w:sdtContent>
      </w:sdt>
      <w:sdt>
        <w:sdtPr>
          <w:tag w:val="goog_rdk_1774"/>
        </w:sdtPr>
        <w:sdtContent>
          <w:r w:rsidDel="00000000" w:rsidR="00000000" w:rsidRPr="00000000">
            <w:rPr>
              <w:rtl w:val="0"/>
            </w:rPr>
          </w:r>
        </w:sdtContent>
      </w:sdt>
    </w:p>
    <w:sdt>
      <w:sdtPr>
        <w:tag w:val="goog_rdk_1776"/>
      </w:sdtPr>
      <w:sdtContent>
        <w:p w:rsidR="00000000" w:rsidDel="00000000" w:rsidP="00000000" w:rsidRDefault="00000000" w:rsidRPr="00000000" w14:paraId="000008BA">
          <w:pPr>
            <w:spacing w:after="200" w:line="259" w:lineRule="auto"/>
            <w:ind w:hanging="360"/>
            <w:rPr>
              <w:sz w:val="20"/>
              <w:szCs w:val="20"/>
              <w:rPrChange w:author="Iman Mohamed Atef Helal" w:id="440" w:date="2023-10-31T19:09:00Z">
                <w:rPr>
                  <w:color w:val="666666"/>
                  <w:sz w:val="20"/>
                  <w:szCs w:val="20"/>
                </w:rPr>
              </w:rPrChange>
            </w:rPr>
          </w:pPr>
          <w:sdt>
            <w:sdtPr>
              <w:tag w:val="goog_rdk_1775"/>
            </w:sdtPr>
            <w:sdtContent>
              <w:r w:rsidDel="00000000" w:rsidR="00000000" w:rsidRPr="00000000">
                <w:rPr>
                  <w:rtl w:val="0"/>
                </w:rPr>
              </w:r>
            </w:sdtContent>
          </w:sdt>
        </w:p>
      </w:sdtContent>
    </w:sdt>
    <w:p w:rsidR="00000000" w:rsidDel="00000000" w:rsidP="00000000" w:rsidRDefault="00000000" w:rsidRPr="00000000" w14:paraId="000008BB">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40ew0vw" w:id="92"/>
      <w:bookmarkEnd w:id="92"/>
      <w:sdt>
        <w:sdtPr>
          <w:tag w:val="goog_rdk_1777"/>
        </w:sdtPr>
        <w:sdtContent>
          <w:r w:rsidDel="00000000" w:rsidR="00000000" w:rsidRPr="00000000">
            <w:rPr>
              <w:rFonts w:ascii="Times New Roman" w:cs="Times New Roman" w:eastAsia="Times New Roman" w:hAnsi="Times New Roman"/>
              <w:color w:val="000000"/>
              <w:rtl w:val="0"/>
              <w:rPrChange w:author="Iman Mohamed Atef Helal" w:id="441" w:date="2023-10-31T19:09:00Z">
                <w:rPr>
                  <w:rFonts w:ascii="Times New Roman" w:cs="Times New Roman" w:eastAsia="Times New Roman" w:hAnsi="Times New Roman"/>
                </w:rPr>
              </w:rPrChange>
            </w:rPr>
            <w:t xml:space="preserve">Create Courses</w:t>
          </w:r>
        </w:sdtContent>
      </w:sdt>
    </w:p>
    <w:p w:rsidR="00000000" w:rsidDel="00000000" w:rsidP="00000000" w:rsidRDefault="00000000" w:rsidRPr="00000000" w14:paraId="000008BC">
      <w:pPr>
        <w:numPr>
          <w:ilvl w:val="0"/>
          <w:numId w:val="29"/>
        </w:numPr>
        <w:spacing w:after="200" w:line="259" w:lineRule="auto"/>
        <w:ind w:left="540" w:hanging="180"/>
        <w:rPr>
          <w:rFonts w:ascii="Roboto" w:cs="Roboto" w:eastAsia="Roboto" w:hAnsi="Roboto"/>
          <w:color w:val="666666"/>
          <w:sz w:val="20"/>
          <w:szCs w:val="20"/>
        </w:rPr>
      </w:pPr>
      <w:sdt>
        <w:sdtPr>
          <w:tag w:val="goog_rdk_1778"/>
        </w:sdtPr>
        <w:sdtContent>
          <w:r w:rsidDel="00000000" w:rsidR="00000000" w:rsidRPr="00000000">
            <w:rPr>
              <w:b w:val="1"/>
              <w:sz w:val="20"/>
              <w:szCs w:val="20"/>
              <w:rtl w:val="0"/>
              <w:rPrChange w:author="Iman Mohamed Atef Helal" w:id="442" w:date="2023-10-31T19:09:00Z">
                <w:rPr>
                  <w:b w:val="1"/>
                  <w:color w:val="666666"/>
                  <w:sz w:val="20"/>
                  <w:szCs w:val="20"/>
                </w:rPr>
              </w:rPrChange>
            </w:rPr>
            <w:t xml:space="preserve">Description:</w:t>
          </w:r>
        </w:sdtContent>
      </w:sdt>
      <w:sdt>
        <w:sdtPr>
          <w:tag w:val="goog_rdk_1779"/>
        </w:sdtPr>
        <w:sdtContent>
          <w:r w:rsidDel="00000000" w:rsidR="00000000" w:rsidRPr="00000000">
            <w:rPr>
              <w:sz w:val="20"/>
              <w:szCs w:val="20"/>
              <w:rtl w:val="0"/>
              <w:rPrChange w:author="Iman Mohamed Atef Helal" w:id="442" w:date="2023-10-31T19:09:00Z">
                <w:rPr>
                  <w:color w:val="666666"/>
                  <w:sz w:val="20"/>
                  <w:szCs w:val="20"/>
                </w:rPr>
              </w:rPrChange>
            </w:rPr>
            <w:t xml:space="preserve"> The ability to create courses empowers instructors to design and structure educational content. Customizable course creation tools enable educators to tailor materials to the specific needs and preferences of their learners.</w:t>
          </w:r>
        </w:sdtContent>
      </w:sdt>
      <w:sdt>
        <w:sdtPr>
          <w:tag w:val="goog_rdk_1780"/>
        </w:sdtPr>
        <w:sdtContent>
          <w:r w:rsidDel="00000000" w:rsidR="00000000" w:rsidRPr="00000000">
            <w:rPr>
              <w:rtl w:val="0"/>
            </w:rPr>
          </w:r>
        </w:sdtContent>
      </w:sdt>
    </w:p>
    <w:p w:rsidR="00000000" w:rsidDel="00000000" w:rsidP="00000000" w:rsidRDefault="00000000" w:rsidRPr="00000000" w14:paraId="000008BD">
      <w:pPr>
        <w:numPr>
          <w:ilvl w:val="0"/>
          <w:numId w:val="29"/>
        </w:numPr>
        <w:spacing w:after="200" w:line="259" w:lineRule="auto"/>
        <w:ind w:left="540" w:hanging="180"/>
        <w:rPr>
          <w:rFonts w:ascii="Roboto" w:cs="Roboto" w:eastAsia="Roboto" w:hAnsi="Roboto"/>
          <w:color w:val="666666"/>
          <w:sz w:val="20"/>
          <w:szCs w:val="20"/>
        </w:rPr>
      </w:pPr>
      <w:sdt>
        <w:sdtPr>
          <w:tag w:val="goog_rdk_1781"/>
        </w:sdtPr>
        <w:sdtContent>
          <w:r w:rsidDel="00000000" w:rsidR="00000000" w:rsidRPr="00000000">
            <w:rPr>
              <w:b w:val="1"/>
              <w:sz w:val="20"/>
              <w:szCs w:val="20"/>
              <w:rtl w:val="0"/>
              <w:rPrChange w:author="Iman Mohamed Atef Helal" w:id="442" w:date="2023-10-31T19:09:00Z">
                <w:rPr>
                  <w:b w:val="1"/>
                  <w:color w:val="666666"/>
                  <w:sz w:val="20"/>
                  <w:szCs w:val="20"/>
                </w:rPr>
              </w:rPrChange>
            </w:rPr>
            <w:t xml:space="preserve">Vision:</w:t>
          </w:r>
        </w:sdtContent>
      </w:sdt>
      <w:sdt>
        <w:sdtPr>
          <w:tag w:val="goog_rdk_1782"/>
        </w:sdtPr>
        <w:sdtContent>
          <w:r w:rsidDel="00000000" w:rsidR="00000000" w:rsidRPr="00000000">
            <w:rPr>
              <w:sz w:val="20"/>
              <w:szCs w:val="20"/>
              <w:rtl w:val="0"/>
              <w:rPrChange w:author="Iman Mohamed Atef Helal" w:id="442" w:date="2023-10-31T19:09:00Z">
                <w:rPr>
                  <w:color w:val="666666"/>
                  <w:sz w:val="20"/>
                  <w:szCs w:val="20"/>
                </w:rPr>
              </w:rPrChange>
            </w:rPr>
            <w:t xml:space="preserve"> Course creation tools facilitate pedagogical creativity and customization. By empowering instructors to curate engaging and relevant courses, this feature enhances the quality and diversity of learning experiences.</w:t>
          </w:r>
        </w:sdtContent>
      </w:sdt>
      <w:sdt>
        <w:sdtPr>
          <w:tag w:val="goog_rdk_1783"/>
        </w:sdtPr>
        <w:sdtContent>
          <w:r w:rsidDel="00000000" w:rsidR="00000000" w:rsidRPr="00000000">
            <w:rPr>
              <w:rtl w:val="0"/>
            </w:rPr>
          </w:r>
        </w:sdtContent>
      </w:sdt>
    </w:p>
    <w:p w:rsidR="00000000" w:rsidDel="00000000" w:rsidP="00000000" w:rsidRDefault="00000000" w:rsidRPr="00000000" w14:paraId="000008BE">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2fk6b3p" w:id="93"/>
      <w:bookmarkEnd w:id="93"/>
      <w:sdt>
        <w:sdtPr>
          <w:tag w:val="goog_rdk_1784"/>
        </w:sdtPr>
        <w:sdtContent>
          <w:r w:rsidDel="00000000" w:rsidR="00000000" w:rsidRPr="00000000">
            <w:rPr>
              <w:rFonts w:ascii="Times New Roman" w:cs="Times New Roman" w:eastAsia="Times New Roman" w:hAnsi="Times New Roman"/>
              <w:color w:val="000000"/>
              <w:rtl w:val="0"/>
              <w:rPrChange w:author="Iman Mohamed Atef Helal" w:id="443" w:date="2023-10-31T19:09:00Z">
                <w:rPr>
                  <w:rFonts w:ascii="Times New Roman" w:cs="Times New Roman" w:eastAsia="Times New Roman" w:hAnsi="Times New Roman"/>
                </w:rPr>
              </w:rPrChange>
            </w:rPr>
            <w:t xml:space="preserve">Add Material/Reuse material.</w:t>
          </w:r>
        </w:sdtContent>
      </w:sdt>
    </w:p>
    <w:p w:rsidR="00000000" w:rsidDel="00000000" w:rsidP="00000000" w:rsidRDefault="00000000" w:rsidRPr="00000000" w14:paraId="000008BF">
      <w:pPr>
        <w:numPr>
          <w:ilvl w:val="0"/>
          <w:numId w:val="29"/>
        </w:numPr>
        <w:spacing w:after="200" w:line="259" w:lineRule="auto"/>
        <w:ind w:left="540" w:hanging="180"/>
        <w:rPr>
          <w:rFonts w:ascii="Roboto" w:cs="Roboto" w:eastAsia="Roboto" w:hAnsi="Roboto"/>
          <w:color w:val="666666"/>
          <w:sz w:val="20"/>
          <w:szCs w:val="20"/>
        </w:rPr>
      </w:pPr>
      <w:sdt>
        <w:sdtPr>
          <w:tag w:val="goog_rdk_1785"/>
        </w:sdtPr>
        <w:sdtContent>
          <w:r w:rsidDel="00000000" w:rsidR="00000000" w:rsidRPr="00000000">
            <w:rPr>
              <w:b w:val="1"/>
              <w:sz w:val="20"/>
              <w:szCs w:val="20"/>
              <w:rtl w:val="0"/>
              <w:rPrChange w:author="Iman Mohamed Atef Helal" w:id="444" w:date="2023-10-31T19:09:00Z">
                <w:rPr>
                  <w:b w:val="1"/>
                  <w:color w:val="666666"/>
                  <w:sz w:val="20"/>
                  <w:szCs w:val="20"/>
                </w:rPr>
              </w:rPrChange>
            </w:rPr>
            <w:t xml:space="preserve">Description:</w:t>
          </w:r>
        </w:sdtContent>
      </w:sdt>
      <w:sdt>
        <w:sdtPr>
          <w:tag w:val="goog_rdk_1786"/>
        </w:sdtPr>
        <w:sdtContent>
          <w:r w:rsidDel="00000000" w:rsidR="00000000" w:rsidRPr="00000000">
            <w:rPr>
              <w:sz w:val="20"/>
              <w:szCs w:val="20"/>
              <w:rtl w:val="0"/>
              <w:rPrChange w:author="Iman Mohamed Atef Helal" w:id="444" w:date="2023-10-31T19:09:00Z">
                <w:rPr>
                  <w:color w:val="666666"/>
                  <w:sz w:val="20"/>
                  <w:szCs w:val="20"/>
                </w:rPr>
              </w:rPrChange>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sdtContent>
      </w:sdt>
      <w:sdt>
        <w:sdtPr>
          <w:tag w:val="goog_rdk_1787"/>
        </w:sdtPr>
        <w:sdtContent>
          <w:r w:rsidDel="00000000" w:rsidR="00000000" w:rsidRPr="00000000">
            <w:rPr>
              <w:rtl w:val="0"/>
            </w:rPr>
          </w:r>
        </w:sdtContent>
      </w:sdt>
    </w:p>
    <w:p w:rsidR="00000000" w:rsidDel="00000000" w:rsidP="00000000" w:rsidRDefault="00000000" w:rsidRPr="00000000" w14:paraId="000008C0">
      <w:pPr>
        <w:numPr>
          <w:ilvl w:val="0"/>
          <w:numId w:val="29"/>
        </w:numPr>
        <w:spacing w:after="200" w:line="259" w:lineRule="auto"/>
        <w:ind w:left="540" w:hanging="180"/>
        <w:rPr>
          <w:rFonts w:ascii="Roboto" w:cs="Roboto" w:eastAsia="Roboto" w:hAnsi="Roboto"/>
          <w:color w:val="666666"/>
          <w:sz w:val="20"/>
          <w:szCs w:val="20"/>
        </w:rPr>
      </w:pPr>
      <w:sdt>
        <w:sdtPr>
          <w:tag w:val="goog_rdk_1788"/>
        </w:sdtPr>
        <w:sdtContent>
          <w:r w:rsidDel="00000000" w:rsidR="00000000" w:rsidRPr="00000000">
            <w:rPr>
              <w:b w:val="1"/>
              <w:sz w:val="20"/>
              <w:szCs w:val="20"/>
              <w:rtl w:val="0"/>
              <w:rPrChange w:author="Iman Mohamed Atef Helal" w:id="444" w:date="2023-10-31T19:09:00Z">
                <w:rPr>
                  <w:b w:val="1"/>
                  <w:color w:val="666666"/>
                  <w:sz w:val="20"/>
                  <w:szCs w:val="20"/>
                </w:rPr>
              </w:rPrChange>
            </w:rPr>
            <w:t xml:space="preserve">Vision:</w:t>
          </w:r>
        </w:sdtContent>
      </w:sdt>
      <w:sdt>
        <w:sdtPr>
          <w:tag w:val="goog_rdk_1789"/>
        </w:sdtPr>
        <w:sdtContent>
          <w:r w:rsidDel="00000000" w:rsidR="00000000" w:rsidRPr="00000000">
            <w:rPr>
              <w:sz w:val="20"/>
              <w:szCs w:val="20"/>
              <w:rtl w:val="0"/>
              <w:rPrChange w:author="Iman Mohamed Atef Helal" w:id="444" w:date="2023-10-31T19:09:00Z">
                <w:rPr>
                  <w:color w:val="666666"/>
                  <w:sz w:val="20"/>
                  <w:szCs w:val="20"/>
                </w:rPr>
              </w:rPrChange>
            </w:rPr>
            <w:t xml:space="preserve"> The ability to add material enriches the learning journey with diverse resources. By catering to different learning styles and preferences, this feature promotes comprehensive and well-rounded education.</w:t>
          </w:r>
        </w:sdtContent>
      </w:sdt>
      <w:sdt>
        <w:sdtPr>
          <w:tag w:val="goog_rdk_1790"/>
        </w:sdtPr>
        <w:sdtContent>
          <w:r w:rsidDel="00000000" w:rsidR="00000000" w:rsidRPr="00000000">
            <w:rPr>
              <w:rtl w:val="0"/>
            </w:rPr>
          </w:r>
        </w:sdtContent>
      </w:sdt>
    </w:p>
    <w:p w:rsidR="00000000" w:rsidDel="00000000" w:rsidP="00000000" w:rsidRDefault="00000000" w:rsidRPr="00000000" w14:paraId="000008C1">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upglbi" w:id="94"/>
      <w:bookmarkEnd w:id="94"/>
      <w:sdt>
        <w:sdtPr>
          <w:tag w:val="goog_rdk_1791"/>
        </w:sdtPr>
        <w:sdtContent>
          <w:r w:rsidDel="00000000" w:rsidR="00000000" w:rsidRPr="00000000">
            <w:rPr>
              <w:rFonts w:ascii="Times New Roman" w:cs="Times New Roman" w:eastAsia="Times New Roman" w:hAnsi="Times New Roman"/>
              <w:color w:val="000000"/>
              <w:rtl w:val="0"/>
              <w:rPrChange w:author="Iman Mohamed Atef Helal" w:id="445" w:date="2023-10-31T19:09:00Z">
                <w:rPr>
                  <w:rFonts w:ascii="Times New Roman" w:cs="Times New Roman" w:eastAsia="Times New Roman" w:hAnsi="Times New Roman"/>
                </w:rPr>
              </w:rPrChange>
            </w:rPr>
            <w:t xml:space="preserve">Tasks/Assignments</w:t>
          </w:r>
        </w:sdtContent>
      </w:sdt>
    </w:p>
    <w:p w:rsidR="00000000" w:rsidDel="00000000" w:rsidP="00000000" w:rsidRDefault="00000000" w:rsidRPr="00000000" w14:paraId="000008C2">
      <w:pPr>
        <w:numPr>
          <w:ilvl w:val="0"/>
          <w:numId w:val="29"/>
        </w:numPr>
        <w:spacing w:after="200" w:line="259" w:lineRule="auto"/>
        <w:ind w:left="540" w:hanging="180"/>
        <w:rPr>
          <w:rFonts w:ascii="Roboto" w:cs="Roboto" w:eastAsia="Roboto" w:hAnsi="Roboto"/>
          <w:color w:val="666666"/>
          <w:sz w:val="20"/>
          <w:szCs w:val="20"/>
        </w:rPr>
      </w:pPr>
      <w:sdt>
        <w:sdtPr>
          <w:tag w:val="goog_rdk_1792"/>
        </w:sdtPr>
        <w:sdtContent>
          <w:r w:rsidDel="00000000" w:rsidR="00000000" w:rsidRPr="00000000">
            <w:rPr>
              <w:b w:val="1"/>
              <w:sz w:val="20"/>
              <w:szCs w:val="20"/>
              <w:rtl w:val="0"/>
              <w:rPrChange w:author="Iman Mohamed Atef Helal" w:id="446" w:date="2023-10-31T19:09:00Z">
                <w:rPr>
                  <w:b w:val="1"/>
                  <w:color w:val="666666"/>
                  <w:sz w:val="20"/>
                  <w:szCs w:val="20"/>
                </w:rPr>
              </w:rPrChange>
            </w:rPr>
            <w:t xml:space="preserve">Description:</w:t>
          </w:r>
        </w:sdtContent>
      </w:sdt>
      <w:sdt>
        <w:sdtPr>
          <w:tag w:val="goog_rdk_1793"/>
        </w:sdtPr>
        <w:sdtContent>
          <w:r w:rsidDel="00000000" w:rsidR="00000000" w:rsidRPr="00000000">
            <w:rPr>
              <w:sz w:val="20"/>
              <w:szCs w:val="20"/>
              <w:rtl w:val="0"/>
              <w:rPrChange w:author="Iman Mohamed Atef Helal" w:id="446" w:date="2023-10-31T19:09:00Z">
                <w:rPr>
                  <w:color w:val="666666"/>
                  <w:sz w:val="20"/>
                  <w:szCs w:val="20"/>
                </w:rPr>
              </w:rPrChange>
            </w:rPr>
            <w:t xml:space="preserve"> Task submission enables learners to upload assignments and projects for evaluation. Clear guidelines, user-friendly interfaces, and seamless file uploads streamline the submission process.</w:t>
          </w:r>
        </w:sdtContent>
      </w:sdt>
      <w:sdt>
        <w:sdtPr>
          <w:tag w:val="goog_rdk_1794"/>
        </w:sdtPr>
        <w:sdtContent>
          <w:r w:rsidDel="00000000" w:rsidR="00000000" w:rsidRPr="00000000">
            <w:rPr>
              <w:rtl w:val="0"/>
            </w:rPr>
          </w:r>
        </w:sdtContent>
      </w:sdt>
    </w:p>
    <w:p w:rsidR="00000000" w:rsidDel="00000000" w:rsidP="00000000" w:rsidRDefault="00000000" w:rsidRPr="00000000" w14:paraId="000008C3">
      <w:pPr>
        <w:numPr>
          <w:ilvl w:val="0"/>
          <w:numId w:val="29"/>
        </w:numPr>
        <w:spacing w:after="200" w:line="259" w:lineRule="auto"/>
        <w:ind w:left="540" w:hanging="180"/>
        <w:rPr>
          <w:rFonts w:ascii="Roboto" w:cs="Roboto" w:eastAsia="Roboto" w:hAnsi="Roboto"/>
          <w:color w:val="666666"/>
          <w:sz w:val="20"/>
          <w:szCs w:val="20"/>
        </w:rPr>
      </w:pPr>
      <w:sdt>
        <w:sdtPr>
          <w:tag w:val="goog_rdk_1795"/>
        </w:sdtPr>
        <w:sdtContent>
          <w:r w:rsidDel="00000000" w:rsidR="00000000" w:rsidRPr="00000000">
            <w:rPr>
              <w:b w:val="1"/>
              <w:sz w:val="20"/>
              <w:szCs w:val="20"/>
              <w:rtl w:val="0"/>
              <w:rPrChange w:author="Iman Mohamed Atef Helal" w:id="446" w:date="2023-10-31T19:09:00Z">
                <w:rPr>
                  <w:b w:val="1"/>
                  <w:color w:val="666666"/>
                  <w:sz w:val="20"/>
                  <w:szCs w:val="20"/>
                </w:rPr>
              </w:rPrChange>
            </w:rPr>
            <w:t xml:space="preserve">Vision: </w:t>
          </w:r>
        </w:sdtContent>
      </w:sdt>
      <w:sdt>
        <w:sdtPr>
          <w:tag w:val="goog_rdk_1796"/>
        </w:sdtPr>
        <w:sdtContent>
          <w:r w:rsidDel="00000000" w:rsidR="00000000" w:rsidRPr="00000000">
            <w:rPr>
              <w:sz w:val="20"/>
              <w:szCs w:val="20"/>
              <w:rtl w:val="0"/>
              <w:rPrChange w:author="Iman Mohamed Atef Helal" w:id="446" w:date="2023-10-31T19:09:00Z">
                <w:rPr>
                  <w:color w:val="666666"/>
                  <w:sz w:val="20"/>
                  <w:szCs w:val="20"/>
                </w:rPr>
              </w:rPrChange>
            </w:rPr>
            <w:t xml:space="preserve">Task submission simplifies the assessment cycle for learners and instructors alike. By providing a convenient platform for submitting work, this feature enhances accountability and facilitates timely feedback.</w:t>
          </w:r>
        </w:sdtContent>
      </w:sdt>
      <w:sdt>
        <w:sdtPr>
          <w:tag w:val="goog_rdk_1797"/>
        </w:sdtPr>
        <w:sdtContent>
          <w:r w:rsidDel="00000000" w:rsidR="00000000" w:rsidRPr="00000000">
            <w:rPr>
              <w:rtl w:val="0"/>
            </w:rPr>
          </w:r>
        </w:sdtContent>
      </w:sdt>
    </w:p>
    <w:p w:rsidR="00000000" w:rsidDel="00000000" w:rsidP="00000000" w:rsidRDefault="00000000" w:rsidRPr="00000000" w14:paraId="000008C4">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3ep43zb" w:id="95"/>
      <w:bookmarkEnd w:id="95"/>
      <w:sdt>
        <w:sdtPr>
          <w:tag w:val="goog_rdk_1798"/>
        </w:sdtPr>
        <w:sdtContent>
          <w:r w:rsidDel="00000000" w:rsidR="00000000" w:rsidRPr="00000000">
            <w:rPr>
              <w:rFonts w:ascii="Times New Roman" w:cs="Times New Roman" w:eastAsia="Times New Roman" w:hAnsi="Times New Roman"/>
              <w:color w:val="000000"/>
              <w:rtl w:val="0"/>
              <w:rPrChange w:author="Iman Mohamed Atef Helal" w:id="447" w:date="2023-10-31T19:09:00Z">
                <w:rPr>
                  <w:rFonts w:ascii="Times New Roman" w:cs="Times New Roman" w:eastAsia="Times New Roman" w:hAnsi="Times New Roman"/>
                </w:rPr>
              </w:rPrChange>
            </w:rPr>
            <w:t xml:space="preserve">Writing/Post Editor page</w:t>
          </w:r>
        </w:sdtContent>
      </w:sdt>
    </w:p>
    <w:p w:rsidR="00000000" w:rsidDel="00000000" w:rsidP="00000000" w:rsidRDefault="00000000" w:rsidRPr="00000000" w14:paraId="000008C5">
      <w:pPr>
        <w:numPr>
          <w:ilvl w:val="0"/>
          <w:numId w:val="29"/>
        </w:numPr>
        <w:spacing w:after="200" w:line="259" w:lineRule="auto"/>
        <w:ind w:left="540" w:hanging="180"/>
        <w:rPr>
          <w:rFonts w:ascii="Roboto" w:cs="Roboto" w:eastAsia="Roboto" w:hAnsi="Roboto"/>
          <w:color w:val="666666"/>
          <w:sz w:val="20"/>
          <w:szCs w:val="20"/>
        </w:rPr>
      </w:pPr>
      <w:sdt>
        <w:sdtPr>
          <w:tag w:val="goog_rdk_1799"/>
        </w:sdtPr>
        <w:sdtContent>
          <w:r w:rsidDel="00000000" w:rsidR="00000000" w:rsidRPr="00000000">
            <w:rPr>
              <w:b w:val="1"/>
              <w:sz w:val="20"/>
              <w:szCs w:val="20"/>
              <w:rtl w:val="0"/>
              <w:rPrChange w:author="Iman Mohamed Atef Helal" w:id="448" w:date="2023-10-31T19:09:00Z">
                <w:rPr>
                  <w:b w:val="1"/>
                  <w:color w:val="666666"/>
                  <w:sz w:val="20"/>
                  <w:szCs w:val="20"/>
                </w:rPr>
              </w:rPrChange>
            </w:rPr>
            <w:t xml:space="preserve">Description:</w:t>
          </w:r>
        </w:sdtContent>
      </w:sdt>
      <w:sdt>
        <w:sdtPr>
          <w:tag w:val="goog_rdk_1800"/>
        </w:sdtPr>
        <w:sdtContent>
          <w:r w:rsidDel="00000000" w:rsidR="00000000" w:rsidRPr="00000000">
            <w:rPr>
              <w:sz w:val="20"/>
              <w:szCs w:val="20"/>
              <w:rtl w:val="0"/>
              <w:rPrChange w:author="Iman Mohamed Atef Helal" w:id="448" w:date="2023-10-31T19:09:00Z">
                <w:rPr>
                  <w:color w:val="666666"/>
                  <w:sz w:val="20"/>
                  <w:szCs w:val="20"/>
                </w:rPr>
              </w:rPrChange>
            </w:rPr>
            <w:t xml:space="preserve"> a special page allowing teachers and students to create posts with the ability to include pics, text, embed YouTube videos, add polls and change fonts.</w:t>
          </w:r>
        </w:sdtContent>
      </w:sdt>
      <w:sdt>
        <w:sdtPr>
          <w:tag w:val="goog_rdk_1801"/>
        </w:sdtPr>
        <w:sdtContent>
          <w:r w:rsidDel="00000000" w:rsidR="00000000" w:rsidRPr="00000000">
            <w:rPr>
              <w:rtl w:val="0"/>
            </w:rPr>
          </w:r>
        </w:sdtContent>
      </w:sdt>
    </w:p>
    <w:p w:rsidR="00000000" w:rsidDel="00000000" w:rsidP="00000000" w:rsidRDefault="00000000" w:rsidRPr="00000000" w14:paraId="000008C6">
      <w:pPr>
        <w:numPr>
          <w:ilvl w:val="0"/>
          <w:numId w:val="29"/>
        </w:numPr>
        <w:spacing w:after="200" w:line="259" w:lineRule="auto"/>
        <w:ind w:left="540" w:hanging="180"/>
        <w:rPr>
          <w:rFonts w:ascii="Roboto" w:cs="Roboto" w:eastAsia="Roboto" w:hAnsi="Roboto"/>
          <w:color w:val="666666"/>
          <w:sz w:val="20"/>
          <w:szCs w:val="20"/>
        </w:rPr>
      </w:pPr>
      <w:sdt>
        <w:sdtPr>
          <w:tag w:val="goog_rdk_1802"/>
        </w:sdtPr>
        <w:sdtContent>
          <w:r w:rsidDel="00000000" w:rsidR="00000000" w:rsidRPr="00000000">
            <w:rPr>
              <w:b w:val="1"/>
              <w:sz w:val="20"/>
              <w:szCs w:val="20"/>
              <w:rtl w:val="0"/>
              <w:rPrChange w:author="Iman Mohamed Atef Helal" w:id="448" w:date="2023-10-31T19:09:00Z">
                <w:rPr>
                  <w:b w:val="1"/>
                  <w:color w:val="666666"/>
                  <w:sz w:val="20"/>
                  <w:szCs w:val="20"/>
                </w:rPr>
              </w:rPrChange>
            </w:rPr>
            <w:t xml:space="preserve">Vision:</w:t>
          </w:r>
        </w:sdtContent>
      </w:sdt>
      <w:sdt>
        <w:sdtPr>
          <w:tag w:val="goog_rdk_1803"/>
        </w:sdtPr>
        <w:sdtContent>
          <w:r w:rsidDel="00000000" w:rsidR="00000000" w:rsidRPr="00000000">
            <w:rPr>
              <w:sz w:val="20"/>
              <w:szCs w:val="20"/>
              <w:rtl w:val="0"/>
              <w:rPrChange w:author="Iman Mohamed Atef Helal" w:id="448" w:date="2023-10-31T19:09:00Z">
                <w:rPr>
                  <w:color w:val="666666"/>
                  <w:sz w:val="20"/>
                  <w:szCs w:val="20"/>
                </w:rPr>
              </w:rPrChange>
            </w:rPr>
            <w:t xml:space="preserve"> giving more customisable to both teacher and student</w:t>
          </w:r>
        </w:sdtContent>
      </w:sdt>
      <w:sdt>
        <w:sdtPr>
          <w:tag w:val="goog_rdk_1804"/>
        </w:sdtPr>
        <w:sdtContent>
          <w:r w:rsidDel="00000000" w:rsidR="00000000" w:rsidRPr="00000000">
            <w:rPr>
              <w:rtl w:val="0"/>
            </w:rPr>
          </w:r>
        </w:sdtContent>
      </w:sdt>
    </w:p>
    <w:p w:rsidR="00000000" w:rsidDel="00000000" w:rsidP="00000000" w:rsidRDefault="00000000" w:rsidRPr="00000000" w14:paraId="000008C7">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1tuee74" w:id="96"/>
      <w:bookmarkEnd w:id="96"/>
      <w:sdt>
        <w:sdtPr>
          <w:tag w:val="goog_rdk_1805"/>
        </w:sdtPr>
        <w:sdtContent>
          <w:r w:rsidDel="00000000" w:rsidR="00000000" w:rsidRPr="00000000">
            <w:rPr>
              <w:rFonts w:ascii="Times New Roman" w:cs="Times New Roman" w:eastAsia="Times New Roman" w:hAnsi="Times New Roman"/>
              <w:color w:val="000000"/>
              <w:rtl w:val="0"/>
              <w:rPrChange w:author="Iman Mohamed Atef Helal" w:id="449" w:date="2023-10-31T19:09:00Z">
                <w:rPr>
                  <w:rFonts w:ascii="Times New Roman" w:cs="Times New Roman" w:eastAsia="Times New Roman" w:hAnsi="Times New Roman"/>
                </w:rPr>
              </w:rPrChange>
            </w:rPr>
            <w:t xml:space="preserve">Quiz assignments</w:t>
          </w:r>
        </w:sdtContent>
      </w:sdt>
    </w:p>
    <w:p w:rsidR="00000000" w:rsidDel="00000000" w:rsidP="00000000" w:rsidRDefault="00000000" w:rsidRPr="00000000" w14:paraId="000008C8">
      <w:pPr>
        <w:numPr>
          <w:ilvl w:val="0"/>
          <w:numId w:val="29"/>
        </w:numPr>
        <w:spacing w:after="200" w:line="259" w:lineRule="auto"/>
        <w:ind w:left="540" w:hanging="180"/>
        <w:rPr>
          <w:rFonts w:ascii="Roboto" w:cs="Roboto" w:eastAsia="Roboto" w:hAnsi="Roboto"/>
          <w:color w:val="666666"/>
          <w:sz w:val="20"/>
          <w:szCs w:val="20"/>
        </w:rPr>
      </w:pPr>
      <w:sdt>
        <w:sdtPr>
          <w:tag w:val="goog_rdk_1806"/>
        </w:sdtPr>
        <w:sdtContent>
          <w:r w:rsidDel="00000000" w:rsidR="00000000" w:rsidRPr="00000000">
            <w:rPr>
              <w:b w:val="1"/>
              <w:sz w:val="20"/>
              <w:szCs w:val="20"/>
              <w:rtl w:val="0"/>
              <w:rPrChange w:author="Iman Mohamed Atef Helal" w:id="450" w:date="2023-10-31T19:09:00Z">
                <w:rPr>
                  <w:b w:val="1"/>
                  <w:color w:val="666666"/>
                  <w:sz w:val="20"/>
                  <w:szCs w:val="20"/>
                </w:rPr>
              </w:rPrChange>
            </w:rPr>
            <w:t xml:space="preserve">Description:</w:t>
          </w:r>
        </w:sdtContent>
      </w:sdt>
      <w:sdt>
        <w:sdtPr>
          <w:tag w:val="goog_rdk_1807"/>
        </w:sdtPr>
        <w:sdtContent>
          <w:r w:rsidDel="00000000" w:rsidR="00000000" w:rsidRPr="00000000">
            <w:rPr>
              <w:sz w:val="20"/>
              <w:szCs w:val="20"/>
              <w:rtl w:val="0"/>
              <w:rPrChange w:author="Iman Mohamed Atef Helal" w:id="450" w:date="2023-10-31T19:09:00Z">
                <w:rPr>
                  <w:color w:val="666666"/>
                  <w:sz w:val="20"/>
                  <w:szCs w:val="20"/>
                </w:rPr>
              </w:rPrChange>
            </w:rPr>
            <w:t xml:space="preserve"> allowing teachers to upload quizzes native to the site that allows text, image , multiple options, open ended questions and the choices of automatic grading and manual one.</w:t>
          </w:r>
        </w:sdtContent>
      </w:sdt>
      <w:sdt>
        <w:sdtPr>
          <w:tag w:val="goog_rdk_1808"/>
        </w:sdtPr>
        <w:sdtContent>
          <w:r w:rsidDel="00000000" w:rsidR="00000000" w:rsidRPr="00000000">
            <w:rPr>
              <w:rtl w:val="0"/>
            </w:rPr>
          </w:r>
        </w:sdtContent>
      </w:sdt>
    </w:p>
    <w:p w:rsidR="00000000" w:rsidDel="00000000" w:rsidP="00000000" w:rsidRDefault="00000000" w:rsidRPr="00000000" w14:paraId="000008C9">
      <w:pPr>
        <w:numPr>
          <w:ilvl w:val="0"/>
          <w:numId w:val="29"/>
        </w:numPr>
        <w:spacing w:after="200" w:line="259" w:lineRule="auto"/>
        <w:ind w:left="540" w:hanging="180"/>
        <w:rPr>
          <w:rFonts w:ascii="Roboto" w:cs="Roboto" w:eastAsia="Roboto" w:hAnsi="Roboto"/>
          <w:color w:val="666666"/>
          <w:sz w:val="20"/>
          <w:szCs w:val="20"/>
        </w:rPr>
      </w:pPr>
      <w:sdt>
        <w:sdtPr>
          <w:tag w:val="goog_rdk_1809"/>
        </w:sdtPr>
        <w:sdtContent>
          <w:r w:rsidDel="00000000" w:rsidR="00000000" w:rsidRPr="00000000">
            <w:rPr>
              <w:b w:val="1"/>
              <w:sz w:val="20"/>
              <w:szCs w:val="20"/>
              <w:rtl w:val="0"/>
              <w:rPrChange w:author="Iman Mohamed Atef Helal" w:id="450" w:date="2023-10-31T19:09:00Z">
                <w:rPr>
                  <w:b w:val="1"/>
                  <w:color w:val="666666"/>
                  <w:sz w:val="20"/>
                  <w:szCs w:val="20"/>
                </w:rPr>
              </w:rPrChange>
            </w:rPr>
            <w:t xml:space="preserve">Vision:</w:t>
          </w:r>
        </w:sdtContent>
      </w:sdt>
      <w:sdt>
        <w:sdtPr>
          <w:tag w:val="goog_rdk_1810"/>
        </w:sdtPr>
        <w:sdtContent>
          <w:r w:rsidDel="00000000" w:rsidR="00000000" w:rsidRPr="00000000">
            <w:rPr>
              <w:sz w:val="20"/>
              <w:szCs w:val="20"/>
              <w:rtl w:val="0"/>
              <w:rPrChange w:author="Iman Mohamed Atef Helal" w:id="450" w:date="2023-10-31T19:09:00Z">
                <w:rPr>
                  <w:color w:val="666666"/>
                  <w:sz w:val="20"/>
                  <w:szCs w:val="20"/>
                </w:rPr>
              </w:rPrChange>
            </w:rPr>
            <w:t xml:space="preserve"> Quizzes are a crucial part of education, and a teacher should have the ability to create a course and notify students of it.</w:t>
          </w:r>
        </w:sdtContent>
      </w:sdt>
      <w:sdt>
        <w:sdtPr>
          <w:tag w:val="goog_rdk_1811"/>
        </w:sdtPr>
        <w:sdtContent>
          <w:r w:rsidDel="00000000" w:rsidR="00000000" w:rsidRPr="00000000">
            <w:rPr>
              <w:rtl w:val="0"/>
            </w:rPr>
          </w:r>
        </w:sdtContent>
      </w:sdt>
    </w:p>
    <w:p w:rsidR="00000000" w:rsidDel="00000000" w:rsidP="00000000" w:rsidRDefault="00000000" w:rsidRPr="00000000" w14:paraId="000008CA">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4du1wux" w:id="97"/>
      <w:bookmarkEnd w:id="97"/>
      <w:sdt>
        <w:sdtPr>
          <w:tag w:val="goog_rdk_1812"/>
        </w:sdtPr>
        <w:sdtContent>
          <w:r w:rsidDel="00000000" w:rsidR="00000000" w:rsidRPr="00000000">
            <w:rPr>
              <w:rFonts w:ascii="Times New Roman" w:cs="Times New Roman" w:eastAsia="Times New Roman" w:hAnsi="Times New Roman"/>
              <w:color w:val="000000"/>
              <w:rtl w:val="0"/>
              <w:rPrChange w:author="Iman Mohamed Atef Helal" w:id="451" w:date="2023-10-31T19:09:00Z">
                <w:rPr>
                  <w:rFonts w:ascii="Times New Roman" w:cs="Times New Roman" w:eastAsia="Times New Roman" w:hAnsi="Times New Roman"/>
                </w:rPr>
              </w:rPrChange>
            </w:rPr>
            <w:t xml:space="preserve">Mobile App Availability</w:t>
          </w:r>
        </w:sdtContent>
      </w:sdt>
    </w:p>
    <w:p w:rsidR="00000000" w:rsidDel="00000000" w:rsidP="00000000" w:rsidRDefault="00000000" w:rsidRPr="00000000" w14:paraId="000008CB">
      <w:pPr>
        <w:numPr>
          <w:ilvl w:val="0"/>
          <w:numId w:val="29"/>
        </w:numPr>
        <w:spacing w:after="200" w:line="259" w:lineRule="auto"/>
        <w:ind w:left="540" w:hanging="180"/>
        <w:rPr>
          <w:rFonts w:ascii="Roboto" w:cs="Roboto" w:eastAsia="Roboto" w:hAnsi="Roboto"/>
          <w:color w:val="666666"/>
          <w:sz w:val="20"/>
          <w:szCs w:val="20"/>
        </w:rPr>
      </w:pPr>
      <w:sdt>
        <w:sdtPr>
          <w:tag w:val="goog_rdk_1813"/>
        </w:sdtPr>
        <w:sdtContent>
          <w:r w:rsidDel="00000000" w:rsidR="00000000" w:rsidRPr="00000000">
            <w:rPr>
              <w:b w:val="1"/>
              <w:sz w:val="20"/>
              <w:szCs w:val="20"/>
              <w:rtl w:val="0"/>
              <w:rPrChange w:author="Iman Mohamed Atef Helal" w:id="452" w:date="2023-10-31T19:09:00Z">
                <w:rPr>
                  <w:b w:val="1"/>
                  <w:color w:val="666666"/>
                  <w:sz w:val="20"/>
                  <w:szCs w:val="20"/>
                </w:rPr>
              </w:rPrChange>
            </w:rPr>
            <w:t xml:space="preserve">Description:</w:t>
          </w:r>
        </w:sdtContent>
      </w:sdt>
      <w:sdt>
        <w:sdtPr>
          <w:tag w:val="goog_rdk_1814"/>
        </w:sdtPr>
        <w:sdtContent>
          <w:r w:rsidDel="00000000" w:rsidR="00000000" w:rsidRPr="00000000">
            <w:rPr>
              <w:sz w:val="20"/>
              <w:szCs w:val="20"/>
              <w:rtl w:val="0"/>
              <w:rPrChange w:author="Iman Mohamed Atef Helal" w:id="452" w:date="2023-10-31T19:09:00Z">
                <w:rPr>
                  <w:color w:val="666666"/>
                  <w:sz w:val="20"/>
                  <w:szCs w:val="20"/>
                </w:rPr>
              </w:rPrChange>
            </w:rPr>
            <w:t xml:space="preserve"> Mobile app availability ensures that learners can access the platform on their smartphones and tablets. Responsive design and optimized functionality enable on-the-go learning, accommodating busy schedules.</w:t>
          </w:r>
        </w:sdtContent>
      </w:sdt>
      <w:sdt>
        <w:sdtPr>
          <w:tag w:val="goog_rdk_1815"/>
        </w:sdtPr>
        <w:sdtContent>
          <w:r w:rsidDel="00000000" w:rsidR="00000000" w:rsidRPr="00000000">
            <w:rPr>
              <w:rtl w:val="0"/>
            </w:rPr>
          </w:r>
        </w:sdtContent>
      </w:sdt>
    </w:p>
    <w:p w:rsidR="00000000" w:rsidDel="00000000" w:rsidP="00000000" w:rsidRDefault="00000000" w:rsidRPr="00000000" w14:paraId="000008CC">
      <w:pPr>
        <w:numPr>
          <w:ilvl w:val="0"/>
          <w:numId w:val="29"/>
        </w:numPr>
        <w:spacing w:after="200" w:line="259" w:lineRule="auto"/>
        <w:ind w:left="540" w:hanging="180"/>
        <w:rPr>
          <w:rFonts w:ascii="Roboto" w:cs="Roboto" w:eastAsia="Roboto" w:hAnsi="Roboto"/>
          <w:color w:val="666666"/>
          <w:sz w:val="20"/>
          <w:szCs w:val="20"/>
        </w:rPr>
      </w:pPr>
      <w:sdt>
        <w:sdtPr>
          <w:tag w:val="goog_rdk_1816"/>
        </w:sdtPr>
        <w:sdtContent>
          <w:r w:rsidDel="00000000" w:rsidR="00000000" w:rsidRPr="00000000">
            <w:rPr>
              <w:b w:val="1"/>
              <w:sz w:val="20"/>
              <w:szCs w:val="20"/>
              <w:rtl w:val="0"/>
              <w:rPrChange w:author="Iman Mohamed Atef Helal" w:id="452" w:date="2023-10-31T19:09:00Z">
                <w:rPr>
                  <w:b w:val="1"/>
                  <w:color w:val="666666"/>
                  <w:sz w:val="20"/>
                  <w:szCs w:val="20"/>
                </w:rPr>
              </w:rPrChange>
            </w:rPr>
            <w:t xml:space="preserve">Vision:</w:t>
          </w:r>
        </w:sdtContent>
      </w:sdt>
      <w:sdt>
        <w:sdtPr>
          <w:tag w:val="goog_rdk_1817"/>
        </w:sdtPr>
        <w:sdtContent>
          <w:r w:rsidDel="00000000" w:rsidR="00000000" w:rsidRPr="00000000">
            <w:rPr>
              <w:sz w:val="20"/>
              <w:szCs w:val="20"/>
              <w:rtl w:val="0"/>
              <w:rPrChange w:author="Iman Mohamed Atef Helal" w:id="452" w:date="2023-10-31T19:09:00Z">
                <w:rPr>
                  <w:color w:val="666666"/>
                  <w:sz w:val="20"/>
                  <w:szCs w:val="20"/>
                </w:rPr>
              </w:rPrChange>
            </w:rPr>
            <w:t xml:space="preserve"> Mobile app availability expands learning opportunities beyond traditional settings. By enabling learners to engage with content anytime, anywhere, this feature facilitates continuous learning and adapts to modern lifestyles.</w:t>
          </w:r>
        </w:sdtContent>
      </w:sdt>
      <w:sdt>
        <w:sdtPr>
          <w:tag w:val="goog_rdk_1818"/>
        </w:sdtPr>
        <w:sdtContent>
          <w:r w:rsidDel="00000000" w:rsidR="00000000" w:rsidRPr="00000000">
            <w:rPr>
              <w:rtl w:val="0"/>
            </w:rPr>
          </w:r>
        </w:sdtContent>
      </w:sdt>
    </w:p>
    <w:sdt>
      <w:sdtPr>
        <w:tag w:val="goog_rdk_1820"/>
      </w:sdtPr>
      <w:sdtContent>
        <w:p w:rsidR="00000000" w:rsidDel="00000000" w:rsidP="00000000" w:rsidRDefault="00000000" w:rsidRPr="00000000" w14:paraId="000008CD">
          <w:pPr>
            <w:spacing w:after="200" w:line="259" w:lineRule="auto"/>
            <w:ind w:hanging="360"/>
            <w:rPr>
              <w:sz w:val="20"/>
              <w:szCs w:val="20"/>
              <w:rPrChange w:author="Iman Mohamed Atef Helal" w:id="452" w:date="2023-10-31T19:09:00Z">
                <w:rPr>
                  <w:color w:val="666666"/>
                  <w:sz w:val="20"/>
                  <w:szCs w:val="20"/>
                </w:rPr>
              </w:rPrChange>
            </w:rPr>
          </w:pPr>
          <w:sdt>
            <w:sdtPr>
              <w:tag w:val="goog_rdk_1819"/>
            </w:sdtPr>
            <w:sdtContent>
              <w:r w:rsidDel="00000000" w:rsidR="00000000" w:rsidRPr="00000000">
                <w:rPr>
                  <w:rtl w:val="0"/>
                </w:rPr>
              </w:r>
            </w:sdtContent>
          </w:sdt>
        </w:p>
      </w:sdtContent>
    </w:sdt>
    <w:sdt>
      <w:sdtPr>
        <w:tag w:val="goog_rdk_1822"/>
      </w:sdtPr>
      <w:sdtContent>
        <w:p w:rsidR="00000000" w:rsidDel="00000000" w:rsidP="00000000" w:rsidRDefault="00000000" w:rsidRPr="00000000" w14:paraId="000008CE">
          <w:pPr>
            <w:spacing w:after="200" w:line="259" w:lineRule="auto"/>
            <w:ind w:hanging="360"/>
            <w:rPr>
              <w:sz w:val="20"/>
              <w:szCs w:val="20"/>
              <w:rPrChange w:author="Iman Mohamed Atef Helal" w:id="452" w:date="2023-10-31T19:09:00Z">
                <w:rPr>
                  <w:color w:val="666666"/>
                  <w:sz w:val="20"/>
                  <w:szCs w:val="20"/>
                </w:rPr>
              </w:rPrChange>
            </w:rPr>
          </w:pPr>
          <w:sdt>
            <w:sdtPr>
              <w:tag w:val="goog_rdk_1821"/>
            </w:sdtPr>
            <w:sdtContent>
              <w:r w:rsidDel="00000000" w:rsidR="00000000" w:rsidRPr="00000000">
                <w:rPr>
                  <w:rtl w:val="0"/>
                </w:rPr>
              </w:r>
            </w:sdtContent>
          </w:sdt>
        </w:p>
      </w:sdtContent>
    </w:sdt>
    <w:p w:rsidR="00000000" w:rsidDel="00000000" w:rsidP="00000000" w:rsidRDefault="00000000" w:rsidRPr="00000000" w14:paraId="000008CF">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2szc72q" w:id="98"/>
      <w:bookmarkEnd w:id="98"/>
      <w:sdt>
        <w:sdtPr>
          <w:tag w:val="goog_rdk_1823"/>
        </w:sdtPr>
        <w:sdtContent>
          <w:r w:rsidDel="00000000" w:rsidR="00000000" w:rsidRPr="00000000">
            <w:rPr>
              <w:rFonts w:ascii="Times New Roman" w:cs="Times New Roman" w:eastAsia="Times New Roman" w:hAnsi="Times New Roman"/>
              <w:color w:val="000000"/>
              <w:rtl w:val="0"/>
              <w:rPrChange w:author="Iman Mohamed Atef Helal" w:id="453" w:date="2023-10-31T19:09:00Z">
                <w:rPr>
                  <w:rFonts w:ascii="Times New Roman" w:cs="Times New Roman" w:eastAsia="Times New Roman" w:hAnsi="Times New Roman"/>
                </w:rPr>
              </w:rPrChange>
            </w:rPr>
            <w:t xml:space="preserve">Fast Performance</w:t>
          </w:r>
        </w:sdtContent>
      </w:sdt>
    </w:p>
    <w:p w:rsidR="00000000" w:rsidDel="00000000" w:rsidP="00000000" w:rsidRDefault="00000000" w:rsidRPr="00000000" w14:paraId="000008D0">
      <w:pPr>
        <w:numPr>
          <w:ilvl w:val="0"/>
          <w:numId w:val="29"/>
        </w:numPr>
        <w:spacing w:after="200" w:line="259" w:lineRule="auto"/>
        <w:ind w:left="540" w:hanging="180"/>
        <w:rPr>
          <w:rFonts w:ascii="Roboto" w:cs="Roboto" w:eastAsia="Roboto" w:hAnsi="Roboto"/>
          <w:color w:val="666666"/>
          <w:sz w:val="20"/>
          <w:szCs w:val="20"/>
        </w:rPr>
      </w:pPr>
      <w:sdt>
        <w:sdtPr>
          <w:tag w:val="goog_rdk_1824"/>
        </w:sdtPr>
        <w:sdtContent>
          <w:r w:rsidDel="00000000" w:rsidR="00000000" w:rsidRPr="00000000">
            <w:rPr>
              <w:b w:val="1"/>
              <w:sz w:val="20"/>
              <w:szCs w:val="20"/>
              <w:rtl w:val="0"/>
              <w:rPrChange w:author="Iman Mohamed Atef Helal" w:id="454" w:date="2023-10-31T19:09:00Z">
                <w:rPr>
                  <w:b w:val="1"/>
                  <w:color w:val="666666"/>
                  <w:sz w:val="20"/>
                  <w:szCs w:val="20"/>
                </w:rPr>
              </w:rPrChange>
            </w:rPr>
            <w:t xml:space="preserve">Description:</w:t>
          </w:r>
        </w:sdtContent>
      </w:sdt>
      <w:sdt>
        <w:sdtPr>
          <w:tag w:val="goog_rdk_1825"/>
        </w:sdtPr>
        <w:sdtContent>
          <w:r w:rsidDel="00000000" w:rsidR="00000000" w:rsidRPr="00000000">
            <w:rPr>
              <w:sz w:val="20"/>
              <w:szCs w:val="20"/>
              <w:rtl w:val="0"/>
              <w:rPrChange w:author="Iman Mohamed Atef Helal" w:id="454" w:date="2023-10-31T19:09:00Z">
                <w:rPr>
                  <w:color w:val="666666"/>
                  <w:sz w:val="20"/>
                  <w:szCs w:val="20"/>
                </w:rPr>
              </w:rPrChange>
            </w:rPr>
            <w:t xml:space="preserve"> Fast performance ensures that the platform responds promptly to user interactions. Swift loading times, seamless navigation, and minimal delays contribute to a frustration-free and efficient learning experience.</w:t>
          </w:r>
        </w:sdtContent>
      </w:sdt>
      <w:sdt>
        <w:sdtPr>
          <w:tag w:val="goog_rdk_1826"/>
        </w:sdtPr>
        <w:sdtContent>
          <w:r w:rsidDel="00000000" w:rsidR="00000000" w:rsidRPr="00000000">
            <w:rPr>
              <w:rtl w:val="0"/>
            </w:rPr>
          </w:r>
        </w:sdtContent>
      </w:sdt>
    </w:p>
    <w:p w:rsidR="00000000" w:rsidDel="00000000" w:rsidP="00000000" w:rsidRDefault="00000000" w:rsidRPr="00000000" w14:paraId="000008D1">
      <w:pPr>
        <w:numPr>
          <w:ilvl w:val="0"/>
          <w:numId w:val="29"/>
        </w:numPr>
        <w:spacing w:after="200" w:line="259" w:lineRule="auto"/>
        <w:ind w:left="540" w:hanging="180"/>
        <w:rPr>
          <w:rFonts w:ascii="Roboto" w:cs="Roboto" w:eastAsia="Roboto" w:hAnsi="Roboto"/>
          <w:color w:val="666666"/>
          <w:sz w:val="20"/>
          <w:szCs w:val="20"/>
        </w:rPr>
      </w:pPr>
      <w:sdt>
        <w:sdtPr>
          <w:tag w:val="goog_rdk_1827"/>
        </w:sdtPr>
        <w:sdtContent>
          <w:r w:rsidDel="00000000" w:rsidR="00000000" w:rsidRPr="00000000">
            <w:rPr>
              <w:b w:val="1"/>
              <w:sz w:val="20"/>
              <w:szCs w:val="20"/>
              <w:rtl w:val="0"/>
              <w:rPrChange w:author="Iman Mohamed Atef Helal" w:id="454" w:date="2023-10-31T19:09:00Z">
                <w:rPr>
                  <w:b w:val="1"/>
                  <w:color w:val="666666"/>
                  <w:sz w:val="20"/>
                  <w:szCs w:val="20"/>
                </w:rPr>
              </w:rPrChange>
            </w:rPr>
            <w:t xml:space="preserve">Vision:</w:t>
          </w:r>
        </w:sdtContent>
      </w:sdt>
      <w:sdt>
        <w:sdtPr>
          <w:tag w:val="goog_rdk_1828"/>
        </w:sdtPr>
        <w:sdtContent>
          <w:r w:rsidDel="00000000" w:rsidR="00000000" w:rsidRPr="00000000">
            <w:rPr>
              <w:sz w:val="20"/>
              <w:szCs w:val="20"/>
              <w:rtl w:val="0"/>
              <w:rPrChange w:author="Iman Mohamed Atef Helal" w:id="454" w:date="2023-10-31T19:09:00Z">
                <w:rPr>
                  <w:color w:val="666666"/>
                  <w:sz w:val="20"/>
                  <w:szCs w:val="20"/>
                </w:rPr>
              </w:rPrChange>
            </w:rPr>
            <w:t xml:space="preserve"> Fast performance is essential for maintaining learner engagement and focus. By minimizing waiting times and interruptions, this feature supports a seamless learning flow and enables learners to maximize their study time.</w:t>
          </w:r>
        </w:sdtContent>
      </w:sdt>
      <w:sdt>
        <w:sdtPr>
          <w:tag w:val="goog_rdk_1829"/>
        </w:sdtPr>
        <w:sdtContent>
          <w:r w:rsidDel="00000000" w:rsidR="00000000" w:rsidRPr="00000000">
            <w:rPr>
              <w:rtl w:val="0"/>
            </w:rPr>
          </w:r>
        </w:sdtContent>
      </w:sdt>
    </w:p>
    <w:p w:rsidR="00000000" w:rsidDel="00000000" w:rsidP="00000000" w:rsidRDefault="00000000" w:rsidRPr="00000000" w14:paraId="000008D2">
      <w:pPr>
        <w:pStyle w:val="Subtitle"/>
        <w:numPr>
          <w:ilvl w:val="0"/>
          <w:numId w:val="83"/>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184mhaj" w:id="99"/>
      <w:bookmarkEnd w:id="99"/>
      <w:sdt>
        <w:sdtPr>
          <w:tag w:val="goog_rdk_1830"/>
        </w:sdtPr>
        <w:sdtContent>
          <w:r w:rsidDel="00000000" w:rsidR="00000000" w:rsidRPr="00000000">
            <w:rPr>
              <w:rFonts w:ascii="Times New Roman" w:cs="Times New Roman" w:eastAsia="Times New Roman" w:hAnsi="Times New Roman"/>
              <w:color w:val="000000"/>
              <w:rtl w:val="0"/>
              <w:rPrChange w:author="Iman Mohamed Atef Helal" w:id="455" w:date="2023-10-31T19:09:00Z">
                <w:rPr>
                  <w:rFonts w:ascii="Times New Roman" w:cs="Times New Roman" w:eastAsia="Times New Roman" w:hAnsi="Times New Roman"/>
                </w:rPr>
              </w:rPrChange>
            </w:rPr>
            <w:t xml:space="preserve">Blog per Course</w:t>
          </w:r>
        </w:sdtContent>
      </w:sdt>
    </w:p>
    <w:p w:rsidR="00000000" w:rsidDel="00000000" w:rsidP="00000000" w:rsidRDefault="00000000" w:rsidRPr="00000000" w14:paraId="000008D3">
      <w:pPr>
        <w:numPr>
          <w:ilvl w:val="0"/>
          <w:numId w:val="29"/>
        </w:numPr>
        <w:spacing w:after="200" w:line="259" w:lineRule="auto"/>
        <w:ind w:left="540" w:hanging="180"/>
        <w:rPr>
          <w:rFonts w:ascii="Roboto" w:cs="Roboto" w:eastAsia="Roboto" w:hAnsi="Roboto"/>
          <w:color w:val="666666"/>
          <w:sz w:val="20"/>
          <w:szCs w:val="20"/>
        </w:rPr>
      </w:pPr>
      <w:sdt>
        <w:sdtPr>
          <w:tag w:val="goog_rdk_1831"/>
        </w:sdtPr>
        <w:sdtContent>
          <w:r w:rsidDel="00000000" w:rsidR="00000000" w:rsidRPr="00000000">
            <w:rPr>
              <w:b w:val="1"/>
              <w:sz w:val="20"/>
              <w:szCs w:val="20"/>
              <w:rtl w:val="0"/>
              <w:rPrChange w:author="Iman Mohamed Atef Helal" w:id="456" w:date="2023-10-31T19:09:00Z">
                <w:rPr>
                  <w:b w:val="1"/>
                  <w:color w:val="666666"/>
                  <w:sz w:val="20"/>
                  <w:szCs w:val="20"/>
                </w:rPr>
              </w:rPrChange>
            </w:rPr>
            <w:t xml:space="preserve">Description:</w:t>
          </w:r>
        </w:sdtContent>
      </w:sdt>
      <w:sdt>
        <w:sdtPr>
          <w:tag w:val="goog_rdk_1832"/>
        </w:sdtPr>
        <w:sdtContent>
          <w:r w:rsidDel="00000000" w:rsidR="00000000" w:rsidRPr="00000000">
            <w:rPr>
              <w:sz w:val="20"/>
              <w:szCs w:val="20"/>
              <w:rtl w:val="0"/>
              <w:rPrChange w:author="Iman Mohamed Atef Helal" w:id="456" w:date="2023-10-31T19:09:00Z">
                <w:rPr>
                  <w:color w:val="666666"/>
                  <w:sz w:val="20"/>
                  <w:szCs w:val="20"/>
                </w:rPr>
              </w:rPrChange>
            </w:rPr>
            <w:t xml:space="preserve"> allowing commenting on each teacher post and to allow students to make their own posts in another tab(blog) in each course.</w:t>
          </w:r>
        </w:sdtContent>
      </w:sdt>
      <w:sdt>
        <w:sdtPr>
          <w:tag w:val="goog_rdk_1833"/>
        </w:sdtPr>
        <w:sdtContent>
          <w:r w:rsidDel="00000000" w:rsidR="00000000" w:rsidRPr="00000000">
            <w:rPr>
              <w:rtl w:val="0"/>
            </w:rPr>
          </w:r>
        </w:sdtContent>
      </w:sdt>
    </w:p>
    <w:p w:rsidR="00000000" w:rsidDel="00000000" w:rsidP="00000000" w:rsidRDefault="00000000" w:rsidRPr="00000000" w14:paraId="000008D4">
      <w:pPr>
        <w:numPr>
          <w:ilvl w:val="0"/>
          <w:numId w:val="29"/>
        </w:numPr>
        <w:spacing w:after="200" w:line="259" w:lineRule="auto"/>
        <w:ind w:left="540" w:hanging="180"/>
        <w:rPr>
          <w:rFonts w:ascii="Roboto" w:cs="Roboto" w:eastAsia="Roboto" w:hAnsi="Roboto"/>
          <w:color w:val="666666"/>
          <w:sz w:val="20"/>
          <w:szCs w:val="20"/>
        </w:rPr>
      </w:pPr>
      <w:sdt>
        <w:sdtPr>
          <w:tag w:val="goog_rdk_1834"/>
        </w:sdtPr>
        <w:sdtContent>
          <w:r w:rsidDel="00000000" w:rsidR="00000000" w:rsidRPr="00000000">
            <w:rPr>
              <w:b w:val="1"/>
              <w:sz w:val="20"/>
              <w:szCs w:val="20"/>
              <w:rtl w:val="0"/>
              <w:rPrChange w:author="Iman Mohamed Atef Helal" w:id="456" w:date="2023-10-31T19:09:00Z">
                <w:rPr>
                  <w:b w:val="1"/>
                  <w:color w:val="666666"/>
                  <w:sz w:val="20"/>
                  <w:szCs w:val="20"/>
                </w:rPr>
              </w:rPrChange>
            </w:rPr>
            <w:t xml:space="preserve">Vision:</w:t>
          </w:r>
        </w:sdtContent>
      </w:sdt>
      <w:sdt>
        <w:sdtPr>
          <w:tag w:val="goog_rdk_1835"/>
        </w:sdtPr>
        <w:sdtContent>
          <w:r w:rsidDel="00000000" w:rsidR="00000000" w:rsidRPr="00000000">
            <w:rPr>
              <w:sz w:val="20"/>
              <w:szCs w:val="20"/>
              <w:rtl w:val="0"/>
              <w:rPrChange w:author="Iman Mohamed Atef Helal" w:id="456" w:date="2023-10-31T19:09:00Z">
                <w:rPr>
                  <w:color w:val="666666"/>
                  <w:sz w:val="20"/>
                  <w:szCs w:val="20"/>
                </w:rPr>
              </w:rPrChange>
            </w:rPr>
            <w:t xml:space="preserve"> allow student interaction and encourage a community to help each other. </w:t>
          </w:r>
        </w:sdtContent>
      </w:sdt>
      <w:sdt>
        <w:sdtPr>
          <w:tag w:val="goog_rdk_1836"/>
        </w:sdtPr>
        <w:sdtContent>
          <w:r w:rsidDel="00000000" w:rsidR="00000000" w:rsidRPr="00000000">
            <w:rPr>
              <w:rtl w:val="0"/>
            </w:rPr>
          </w:r>
        </w:sdtContent>
      </w:sdt>
    </w:p>
    <w:sdt>
      <w:sdtPr>
        <w:tag w:val="goog_rdk_1838"/>
      </w:sdtPr>
      <w:sdtContent>
        <w:p w:rsidR="00000000" w:rsidDel="00000000" w:rsidP="00000000" w:rsidRDefault="00000000" w:rsidRPr="00000000" w14:paraId="000008D5">
          <w:pPr>
            <w:pStyle w:val="Subtitle"/>
            <w:ind w:left="-450" w:hanging="180"/>
            <w:jc w:val="left"/>
            <w:rPr>
              <w:rFonts w:ascii="Times New Roman" w:cs="Times New Roman" w:eastAsia="Times New Roman" w:hAnsi="Times New Roman"/>
              <w:color w:val="000000"/>
              <w:rPrChange w:author="Iman Mohamed Atef Helal" w:id="457" w:date="2023-10-31T19:09:00Z">
                <w:rPr>
                  <w:rFonts w:ascii="Times New Roman" w:cs="Times New Roman" w:eastAsia="Times New Roman" w:hAnsi="Times New Roman"/>
                </w:rPr>
              </w:rPrChange>
            </w:rPr>
          </w:pPr>
          <w:bookmarkStart w:colFirst="0" w:colLast="0" w:name="_heading=h.3s49zyc" w:id="100"/>
          <w:bookmarkEnd w:id="100"/>
          <w:sdt>
            <w:sdtPr>
              <w:tag w:val="goog_rdk_1837"/>
            </w:sdtPr>
            <w:sdtContent>
              <w:r w:rsidDel="00000000" w:rsidR="00000000" w:rsidRPr="00000000">
                <w:rPr>
                  <w:rFonts w:ascii="Times New Roman" w:cs="Times New Roman" w:eastAsia="Times New Roman" w:hAnsi="Times New Roman"/>
                  <w:color w:val="000000"/>
                  <w:rtl w:val="0"/>
                  <w:rPrChange w:author="Iman Mohamed Atef Helal" w:id="457" w:date="2023-10-31T19:09:00Z">
                    <w:rPr>
                      <w:rFonts w:ascii="Times New Roman" w:cs="Times New Roman" w:eastAsia="Times New Roman" w:hAnsi="Times New Roman"/>
                    </w:rPr>
                  </w:rPrChange>
                </w:rPr>
                <w:t xml:space="preserve">Should Have Features:</w:t>
              </w:r>
            </w:sdtContent>
          </w:sdt>
        </w:p>
      </w:sdtContent>
    </w:sdt>
    <w:p w:rsidR="00000000" w:rsidDel="00000000" w:rsidP="00000000" w:rsidRDefault="00000000" w:rsidRPr="00000000" w14:paraId="000008D6">
      <w:pPr>
        <w:pStyle w:val="Subtitle"/>
        <w:numPr>
          <w:ilvl w:val="0"/>
          <w:numId w:val="88"/>
        </w:numPr>
        <w:spacing w:after="120" w:before="0" w:line="240" w:lineRule="auto"/>
        <w:ind w:left="270" w:hanging="360"/>
        <w:rPr>
          <w:rFonts w:ascii="Times New Roman" w:cs="Times New Roman" w:eastAsia="Times New Roman" w:hAnsi="Times New Roman"/>
        </w:rPr>
      </w:pPr>
      <w:bookmarkStart w:colFirst="0" w:colLast="0" w:name="_heading=h.279ka65" w:id="101"/>
      <w:bookmarkEnd w:id="101"/>
      <w:sdt>
        <w:sdtPr>
          <w:tag w:val="goog_rdk_1839"/>
        </w:sdtPr>
        <w:sdtContent>
          <w:r w:rsidDel="00000000" w:rsidR="00000000" w:rsidRPr="00000000">
            <w:rPr>
              <w:rFonts w:ascii="Times New Roman" w:cs="Times New Roman" w:eastAsia="Times New Roman" w:hAnsi="Times New Roman"/>
              <w:color w:val="000000"/>
              <w:rtl w:val="0"/>
              <w:rPrChange w:author="Iman Mohamed Atef Helal" w:id="457" w:date="2023-10-31T19:09:00Z">
                <w:rPr>
                  <w:rFonts w:ascii="Times New Roman" w:cs="Times New Roman" w:eastAsia="Times New Roman" w:hAnsi="Times New Roman"/>
                </w:rPr>
              </w:rPrChange>
            </w:rPr>
            <w:t xml:space="preserve">Dark Mode Option</w:t>
          </w:r>
        </w:sdtContent>
      </w:sdt>
    </w:p>
    <w:p w:rsidR="00000000" w:rsidDel="00000000" w:rsidP="00000000" w:rsidRDefault="00000000" w:rsidRPr="00000000" w14:paraId="000008D7">
      <w:pPr>
        <w:numPr>
          <w:ilvl w:val="0"/>
          <w:numId w:val="29"/>
        </w:numPr>
        <w:spacing w:after="200" w:line="259" w:lineRule="auto"/>
        <w:ind w:left="540" w:hanging="180"/>
        <w:rPr>
          <w:rFonts w:ascii="Roboto" w:cs="Roboto" w:eastAsia="Roboto" w:hAnsi="Roboto"/>
          <w:color w:val="666666"/>
          <w:sz w:val="20"/>
          <w:szCs w:val="20"/>
        </w:rPr>
      </w:pPr>
      <w:sdt>
        <w:sdtPr>
          <w:tag w:val="goog_rdk_1840"/>
        </w:sdtPr>
        <w:sdtContent>
          <w:r w:rsidDel="00000000" w:rsidR="00000000" w:rsidRPr="00000000">
            <w:rPr>
              <w:b w:val="1"/>
              <w:sz w:val="20"/>
              <w:szCs w:val="20"/>
              <w:rtl w:val="0"/>
              <w:rPrChange w:author="Iman Mohamed Atef Helal" w:id="458" w:date="2023-10-31T19:09:00Z">
                <w:rPr>
                  <w:b w:val="1"/>
                  <w:color w:val="666666"/>
                  <w:sz w:val="20"/>
                  <w:szCs w:val="20"/>
                </w:rPr>
              </w:rPrChange>
            </w:rPr>
            <w:t xml:space="preserve">Description: </w:t>
          </w:r>
        </w:sdtContent>
      </w:sdt>
      <w:sdt>
        <w:sdtPr>
          <w:tag w:val="goog_rdk_1841"/>
        </w:sdtPr>
        <w:sdtContent>
          <w:r w:rsidDel="00000000" w:rsidR="00000000" w:rsidRPr="00000000">
            <w:rPr>
              <w:sz w:val="20"/>
              <w:szCs w:val="20"/>
              <w:rtl w:val="0"/>
              <w:rPrChange w:author="Iman Mohamed Atef Helal" w:id="458" w:date="2023-10-31T19:09:00Z">
                <w:rPr>
                  <w:color w:val="666666"/>
                  <w:sz w:val="20"/>
                  <w:szCs w:val="20"/>
                </w:rPr>
              </w:rPrChange>
            </w:rPr>
            <w:t xml:space="preserve">A dark mode option provides an alternative colour scheme that reduces eye strain in low-light environments. This feature offers a visually comfortable experience for learners who prefer darker interfaces.</w:t>
          </w:r>
        </w:sdtContent>
      </w:sdt>
      <w:sdt>
        <w:sdtPr>
          <w:tag w:val="goog_rdk_1842"/>
        </w:sdtPr>
        <w:sdtContent>
          <w:r w:rsidDel="00000000" w:rsidR="00000000" w:rsidRPr="00000000">
            <w:rPr>
              <w:rtl w:val="0"/>
            </w:rPr>
          </w:r>
        </w:sdtContent>
      </w:sdt>
    </w:p>
    <w:p w:rsidR="00000000" w:rsidDel="00000000" w:rsidP="00000000" w:rsidRDefault="00000000" w:rsidRPr="00000000" w14:paraId="000008D8">
      <w:pPr>
        <w:numPr>
          <w:ilvl w:val="0"/>
          <w:numId w:val="29"/>
        </w:numPr>
        <w:spacing w:after="200" w:line="259" w:lineRule="auto"/>
        <w:ind w:left="540" w:hanging="180"/>
        <w:rPr>
          <w:rFonts w:ascii="Roboto" w:cs="Roboto" w:eastAsia="Roboto" w:hAnsi="Roboto"/>
          <w:color w:val="666666"/>
          <w:sz w:val="20"/>
          <w:szCs w:val="20"/>
        </w:rPr>
      </w:pPr>
      <w:sdt>
        <w:sdtPr>
          <w:tag w:val="goog_rdk_1843"/>
        </w:sdtPr>
        <w:sdtContent>
          <w:r w:rsidDel="00000000" w:rsidR="00000000" w:rsidRPr="00000000">
            <w:rPr>
              <w:b w:val="1"/>
              <w:sz w:val="20"/>
              <w:szCs w:val="20"/>
              <w:rtl w:val="0"/>
              <w:rPrChange w:author="Iman Mohamed Atef Helal" w:id="458" w:date="2023-10-31T19:09:00Z">
                <w:rPr>
                  <w:b w:val="1"/>
                  <w:color w:val="666666"/>
                  <w:sz w:val="20"/>
                  <w:szCs w:val="20"/>
                </w:rPr>
              </w:rPrChange>
            </w:rPr>
            <w:t xml:space="preserve">Vision:</w:t>
          </w:r>
        </w:sdtContent>
      </w:sdt>
      <w:sdt>
        <w:sdtPr>
          <w:tag w:val="goog_rdk_1844"/>
        </w:sdtPr>
        <w:sdtContent>
          <w:r w:rsidDel="00000000" w:rsidR="00000000" w:rsidRPr="00000000">
            <w:rPr>
              <w:sz w:val="20"/>
              <w:szCs w:val="20"/>
              <w:rtl w:val="0"/>
              <w:rPrChange w:author="Iman Mohamed Atef Helal" w:id="458" w:date="2023-10-31T19:09:00Z">
                <w:rPr>
                  <w:color w:val="666666"/>
                  <w:sz w:val="20"/>
                  <w:szCs w:val="20"/>
                </w:rPr>
              </w:rPrChange>
            </w:rPr>
            <w:t xml:space="preserve"> A dark mode option enhances user comfort and accessibility. By promoting a more relaxed viewing experience, this feature accommodates different learning environments and supports extended study sessions.</w:t>
          </w:r>
        </w:sdtContent>
      </w:sdt>
      <w:sdt>
        <w:sdtPr>
          <w:tag w:val="goog_rdk_1845"/>
        </w:sdtPr>
        <w:sdtContent>
          <w:r w:rsidDel="00000000" w:rsidR="00000000" w:rsidRPr="00000000">
            <w:rPr>
              <w:rtl w:val="0"/>
            </w:rPr>
          </w:r>
        </w:sdtContent>
      </w:sdt>
    </w:p>
    <w:p w:rsidR="00000000" w:rsidDel="00000000" w:rsidP="00000000" w:rsidRDefault="00000000" w:rsidRPr="00000000" w14:paraId="000008D9">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meukdy" w:id="102"/>
      <w:bookmarkEnd w:id="102"/>
      <w:sdt>
        <w:sdtPr>
          <w:tag w:val="goog_rdk_1846"/>
        </w:sdtPr>
        <w:sdtContent>
          <w:r w:rsidDel="00000000" w:rsidR="00000000" w:rsidRPr="00000000">
            <w:rPr>
              <w:rFonts w:ascii="Times New Roman" w:cs="Times New Roman" w:eastAsia="Times New Roman" w:hAnsi="Times New Roman"/>
              <w:color w:val="000000"/>
              <w:rtl w:val="0"/>
              <w:rPrChange w:author="Iman Mohamed Atef Helal" w:id="459" w:date="2023-10-31T19:09:00Z">
                <w:rPr>
                  <w:rFonts w:ascii="Times New Roman" w:cs="Times New Roman" w:eastAsia="Times New Roman" w:hAnsi="Times New Roman"/>
                </w:rPr>
              </w:rPrChange>
            </w:rPr>
            <w:t xml:space="preserve">YouTube video Integration</w:t>
          </w:r>
        </w:sdtContent>
      </w:sdt>
    </w:p>
    <w:p w:rsidR="00000000" w:rsidDel="00000000" w:rsidP="00000000" w:rsidRDefault="00000000" w:rsidRPr="00000000" w14:paraId="000008DA">
      <w:pPr>
        <w:numPr>
          <w:ilvl w:val="0"/>
          <w:numId w:val="29"/>
        </w:numPr>
        <w:pBdr>
          <w:top w:space="0" w:sz="0" w:val="nil"/>
          <w:left w:space="0" w:sz="0" w:val="nil"/>
          <w:bottom w:space="0" w:sz="0" w:val="nil"/>
          <w:right w:space="0" w:sz="0" w:val="nil"/>
          <w:between w:space="0" w:sz="0" w:val="nil"/>
        </w:pBdr>
        <w:spacing w:after="200" w:before="0" w:line="259" w:lineRule="auto"/>
        <w:ind w:left="540" w:right="0" w:hanging="180"/>
        <w:jc w:val="left"/>
        <w:rPr>
          <w:rFonts w:ascii="Roboto" w:cs="Roboto" w:eastAsia="Roboto" w:hAnsi="Roboto"/>
          <w:color w:val="666666"/>
          <w:sz w:val="20"/>
          <w:szCs w:val="20"/>
        </w:rPr>
      </w:pPr>
      <w:sdt>
        <w:sdtPr>
          <w:tag w:val="goog_rdk_1847"/>
        </w:sdtPr>
        <w:sdtContent>
          <w:r w:rsidDel="00000000" w:rsidR="00000000" w:rsidRPr="00000000">
            <w:rPr>
              <w:b w:val="1"/>
              <w:sz w:val="20"/>
              <w:szCs w:val="20"/>
              <w:rtl w:val="0"/>
              <w:rPrChange w:author="Iman Mohamed Atef Helal" w:id="460" w:date="2023-10-31T19:09:00Z">
                <w:rPr>
                  <w:b w:val="1"/>
                  <w:color w:val="666666"/>
                  <w:sz w:val="20"/>
                  <w:szCs w:val="20"/>
                </w:rPr>
              </w:rPrChange>
            </w:rPr>
            <w:t xml:space="preserve">Description:</w:t>
          </w:r>
        </w:sdtContent>
      </w:sdt>
      <w:sdt>
        <w:sdtPr>
          <w:tag w:val="goog_rdk_1848"/>
        </w:sdtPr>
        <w:sdtContent>
          <w:r w:rsidDel="00000000" w:rsidR="00000000" w:rsidRPr="00000000">
            <w:rPr>
              <w:sz w:val="20"/>
              <w:szCs w:val="20"/>
              <w:rtl w:val="0"/>
              <w:rPrChange w:author="Iman Mohamed Atef Helal" w:id="460" w:date="2023-10-31T19:09:00Z">
                <w:rPr>
                  <w:color w:val="666666"/>
                  <w:sz w:val="20"/>
                  <w:szCs w:val="20"/>
                </w:rPr>
              </w:rPrChange>
            </w:rPr>
            <w:t xml:space="preserve"> Allow teachers to include YouTube embed (iframes in web) to help students through pasting the link into the post.</w:t>
          </w:r>
        </w:sdtContent>
      </w:sdt>
      <w:sdt>
        <w:sdtPr>
          <w:tag w:val="goog_rdk_1849"/>
        </w:sdtPr>
        <w:sdtContent>
          <w:r w:rsidDel="00000000" w:rsidR="00000000" w:rsidRPr="00000000">
            <w:rPr>
              <w:rtl w:val="0"/>
            </w:rPr>
          </w:r>
        </w:sdtContent>
      </w:sdt>
    </w:p>
    <w:p w:rsidR="00000000" w:rsidDel="00000000" w:rsidP="00000000" w:rsidRDefault="00000000" w:rsidRPr="00000000" w14:paraId="000008DB">
      <w:pPr>
        <w:numPr>
          <w:ilvl w:val="0"/>
          <w:numId w:val="29"/>
        </w:numPr>
        <w:pBdr>
          <w:top w:space="0" w:sz="0" w:val="nil"/>
          <w:left w:space="0" w:sz="0" w:val="nil"/>
          <w:bottom w:space="0" w:sz="0" w:val="nil"/>
          <w:right w:space="0" w:sz="0" w:val="nil"/>
          <w:between w:space="0" w:sz="0" w:val="nil"/>
        </w:pBdr>
        <w:spacing w:after="200" w:before="0" w:line="259" w:lineRule="auto"/>
        <w:ind w:left="540" w:right="0" w:hanging="180"/>
        <w:jc w:val="left"/>
        <w:rPr>
          <w:rFonts w:ascii="Roboto" w:cs="Roboto" w:eastAsia="Roboto" w:hAnsi="Roboto"/>
          <w:color w:val="666666"/>
          <w:sz w:val="20"/>
          <w:szCs w:val="20"/>
        </w:rPr>
      </w:pPr>
      <w:sdt>
        <w:sdtPr>
          <w:tag w:val="goog_rdk_1850"/>
        </w:sdtPr>
        <w:sdtContent>
          <w:r w:rsidDel="00000000" w:rsidR="00000000" w:rsidRPr="00000000">
            <w:rPr>
              <w:b w:val="1"/>
              <w:sz w:val="20"/>
              <w:szCs w:val="20"/>
              <w:rtl w:val="0"/>
              <w:rPrChange w:author="Iman Mohamed Atef Helal" w:id="460" w:date="2023-10-31T19:09:00Z">
                <w:rPr>
                  <w:b w:val="1"/>
                  <w:color w:val="666666"/>
                  <w:sz w:val="20"/>
                  <w:szCs w:val="20"/>
                </w:rPr>
              </w:rPrChange>
            </w:rPr>
            <w:t xml:space="preserve">Vision:</w:t>
          </w:r>
        </w:sdtContent>
      </w:sdt>
      <w:sdt>
        <w:sdtPr>
          <w:tag w:val="goog_rdk_1851"/>
        </w:sdtPr>
        <w:sdtContent>
          <w:r w:rsidDel="00000000" w:rsidR="00000000" w:rsidRPr="00000000">
            <w:rPr>
              <w:sz w:val="20"/>
              <w:szCs w:val="20"/>
              <w:rtl w:val="0"/>
              <w:rPrChange w:author="Iman Mohamed Atef Helal" w:id="460" w:date="2023-10-31T19:09:00Z">
                <w:rPr>
                  <w:color w:val="666666"/>
                  <w:sz w:val="20"/>
                  <w:szCs w:val="20"/>
                </w:rPr>
              </w:rPrChange>
            </w:rPr>
            <w:t xml:space="preserve"> Allow teachers to add special resources.</w:t>
          </w:r>
        </w:sdtContent>
      </w:sdt>
      <w:sdt>
        <w:sdtPr>
          <w:tag w:val="goog_rdk_1852"/>
        </w:sdtPr>
        <w:sdtContent>
          <w:r w:rsidDel="00000000" w:rsidR="00000000" w:rsidRPr="00000000">
            <w:rPr>
              <w:rtl w:val="0"/>
            </w:rPr>
          </w:r>
        </w:sdtContent>
      </w:sdt>
    </w:p>
    <w:p w:rsidR="00000000" w:rsidDel="00000000" w:rsidP="00000000" w:rsidRDefault="00000000" w:rsidRPr="00000000" w14:paraId="000008DC">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6ei31r" w:id="103"/>
      <w:bookmarkEnd w:id="103"/>
      <w:sdt>
        <w:sdtPr>
          <w:tag w:val="goog_rdk_1853"/>
        </w:sdtPr>
        <w:sdtContent>
          <w:r w:rsidDel="00000000" w:rsidR="00000000" w:rsidRPr="00000000">
            <w:rPr>
              <w:rFonts w:ascii="Times New Roman" w:cs="Times New Roman" w:eastAsia="Times New Roman" w:hAnsi="Times New Roman"/>
              <w:color w:val="000000"/>
              <w:rtl w:val="0"/>
              <w:rPrChange w:author="Iman Mohamed Atef Helal" w:id="461" w:date="2023-10-31T19:09:00Z">
                <w:rPr>
                  <w:rFonts w:ascii="Times New Roman" w:cs="Times New Roman" w:eastAsia="Times New Roman" w:hAnsi="Times New Roman"/>
                </w:rPr>
              </w:rPrChange>
            </w:rPr>
            <w:t xml:space="preserve">SCROM/Xapi/Interopearty Conformance </w:t>
          </w:r>
        </w:sdtContent>
      </w:sdt>
    </w:p>
    <w:p w:rsidR="00000000" w:rsidDel="00000000" w:rsidP="00000000" w:rsidRDefault="00000000" w:rsidRPr="00000000" w14:paraId="000008DD">
      <w:pPr>
        <w:numPr>
          <w:ilvl w:val="0"/>
          <w:numId w:val="29"/>
        </w:numPr>
        <w:spacing w:after="200" w:line="259" w:lineRule="auto"/>
        <w:ind w:left="540" w:hanging="180"/>
        <w:rPr>
          <w:rFonts w:ascii="Roboto" w:cs="Roboto" w:eastAsia="Roboto" w:hAnsi="Roboto"/>
          <w:color w:val="666666"/>
          <w:sz w:val="20"/>
          <w:szCs w:val="20"/>
        </w:rPr>
      </w:pPr>
      <w:sdt>
        <w:sdtPr>
          <w:tag w:val="goog_rdk_1854"/>
        </w:sdtPr>
        <w:sdtContent>
          <w:r w:rsidDel="00000000" w:rsidR="00000000" w:rsidRPr="00000000">
            <w:rPr>
              <w:b w:val="1"/>
              <w:sz w:val="20"/>
              <w:szCs w:val="20"/>
              <w:rtl w:val="0"/>
              <w:rPrChange w:author="Iman Mohamed Atef Helal" w:id="462" w:date="2023-10-31T19:09:00Z">
                <w:rPr>
                  <w:b w:val="1"/>
                  <w:color w:val="666666"/>
                  <w:sz w:val="20"/>
                  <w:szCs w:val="20"/>
                </w:rPr>
              </w:rPrChange>
            </w:rPr>
            <w:t xml:space="preserve">Description: </w:t>
          </w:r>
        </w:sdtContent>
      </w:sdt>
      <w:sdt>
        <w:sdtPr>
          <w:tag w:val="goog_rdk_1855"/>
        </w:sdtPr>
        <w:sdtContent>
          <w:r w:rsidDel="00000000" w:rsidR="00000000" w:rsidRPr="00000000">
            <w:rPr>
              <w:sz w:val="20"/>
              <w:szCs w:val="20"/>
              <w:rtl w:val="0"/>
              <w:rPrChange w:author="Iman Mohamed Atef Helal" w:id="462" w:date="2023-10-31T19:09:00Z">
                <w:rPr>
                  <w:color w:val="666666"/>
                  <w:sz w:val="20"/>
                  <w:szCs w:val="20"/>
                </w:rPr>
              </w:rPrChange>
            </w:rPr>
            <w:t xml:space="preserve">apply Xapi standards to allow flexibility of data and data sharing between LMS. Those standards are meant to organize your system and processes to help reduce time and data wasted between different students and courses.</w:t>
          </w:r>
        </w:sdtContent>
      </w:sdt>
      <w:sdt>
        <w:sdtPr>
          <w:tag w:val="goog_rdk_1856"/>
        </w:sdtPr>
        <w:sdtContent>
          <w:r w:rsidDel="00000000" w:rsidR="00000000" w:rsidRPr="00000000">
            <w:rPr>
              <w:rtl w:val="0"/>
            </w:rPr>
          </w:r>
        </w:sdtContent>
      </w:sdt>
    </w:p>
    <w:p w:rsidR="00000000" w:rsidDel="00000000" w:rsidP="00000000" w:rsidRDefault="00000000" w:rsidRPr="00000000" w14:paraId="000008DE">
      <w:pPr>
        <w:numPr>
          <w:ilvl w:val="0"/>
          <w:numId w:val="29"/>
        </w:numPr>
        <w:spacing w:after="200" w:line="259" w:lineRule="auto"/>
        <w:ind w:left="720" w:hanging="360"/>
        <w:rPr>
          <w:rFonts w:ascii="Roboto" w:cs="Roboto" w:eastAsia="Roboto" w:hAnsi="Roboto"/>
          <w:color w:val="666666"/>
          <w:sz w:val="20"/>
          <w:szCs w:val="20"/>
        </w:rPr>
      </w:pPr>
      <w:sdt>
        <w:sdtPr>
          <w:tag w:val="goog_rdk_1857"/>
        </w:sdtPr>
        <w:sdtContent>
          <w:r w:rsidDel="00000000" w:rsidR="00000000" w:rsidRPr="00000000">
            <w:rPr>
              <w:b w:val="1"/>
              <w:sz w:val="20"/>
              <w:szCs w:val="20"/>
              <w:rtl w:val="0"/>
              <w:rPrChange w:author="Iman Mohamed Atef Helal" w:id="462" w:date="2023-10-31T19:09:00Z">
                <w:rPr>
                  <w:b w:val="1"/>
                  <w:color w:val="666666"/>
                  <w:sz w:val="20"/>
                  <w:szCs w:val="20"/>
                </w:rPr>
              </w:rPrChange>
            </w:rPr>
            <w:t xml:space="preserve">Vision: </w:t>
          </w:r>
        </w:sdtContent>
      </w:sdt>
      <w:sdt>
        <w:sdtPr>
          <w:tag w:val="goog_rdk_1858"/>
        </w:sdtPr>
        <w:sdtContent>
          <w:r w:rsidDel="00000000" w:rsidR="00000000" w:rsidRPr="00000000">
            <w:rPr>
              <w:sz w:val="20"/>
              <w:szCs w:val="20"/>
              <w:rtl w:val="0"/>
              <w:rPrChange w:author="Iman Mohamed Atef Helal" w:id="462" w:date="2023-10-31T19:09:00Z">
                <w:rPr>
                  <w:color w:val="666666"/>
                  <w:sz w:val="20"/>
                  <w:szCs w:val="20"/>
                </w:rPr>
              </w:rPrChange>
            </w:rPr>
            <w:t xml:space="preserve">allowing teachers an easier time when creating courses by reusing course materials and allowing sharing of content between different systems.</w:t>
          </w:r>
        </w:sdtContent>
      </w:sdt>
      <w:sdt>
        <w:sdtPr>
          <w:tag w:val="goog_rdk_1859"/>
        </w:sdtPr>
        <w:sdtContent>
          <w:r w:rsidDel="00000000" w:rsidR="00000000" w:rsidRPr="00000000">
            <w:rPr>
              <w:rtl w:val="0"/>
            </w:rPr>
          </w:r>
        </w:sdtContent>
      </w:sdt>
    </w:p>
    <w:p w:rsidR="00000000" w:rsidDel="00000000" w:rsidP="00000000" w:rsidRDefault="00000000" w:rsidRPr="00000000" w14:paraId="000008DF">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1ljsd9k" w:id="104"/>
      <w:bookmarkEnd w:id="104"/>
      <w:sdt>
        <w:sdtPr>
          <w:tag w:val="goog_rdk_1860"/>
        </w:sdtPr>
        <w:sdtContent>
          <w:r w:rsidDel="00000000" w:rsidR="00000000" w:rsidRPr="00000000">
            <w:rPr>
              <w:rFonts w:ascii="Times New Roman" w:cs="Times New Roman" w:eastAsia="Times New Roman" w:hAnsi="Times New Roman"/>
              <w:color w:val="000000"/>
              <w:rtl w:val="0"/>
              <w:rPrChange w:author="Iman Mohamed Atef Helal" w:id="463" w:date="2023-10-31T19:09:00Z">
                <w:rPr>
                  <w:rFonts w:ascii="Times New Roman" w:cs="Times New Roman" w:eastAsia="Times New Roman" w:hAnsi="Times New Roman"/>
                </w:rPr>
              </w:rPrChange>
            </w:rPr>
            <w:t xml:space="preserve">Enhanced Search Tools</w:t>
          </w:r>
        </w:sdtContent>
      </w:sdt>
    </w:p>
    <w:p w:rsidR="00000000" w:rsidDel="00000000" w:rsidP="00000000" w:rsidRDefault="00000000" w:rsidRPr="00000000" w14:paraId="000008E0">
      <w:pPr>
        <w:numPr>
          <w:ilvl w:val="0"/>
          <w:numId w:val="29"/>
        </w:numPr>
        <w:spacing w:after="200" w:line="259" w:lineRule="auto"/>
        <w:ind w:left="540" w:hanging="180"/>
        <w:rPr>
          <w:rFonts w:ascii="Roboto" w:cs="Roboto" w:eastAsia="Roboto" w:hAnsi="Roboto"/>
          <w:color w:val="666666"/>
          <w:sz w:val="20"/>
          <w:szCs w:val="20"/>
        </w:rPr>
      </w:pPr>
      <w:sdt>
        <w:sdtPr>
          <w:tag w:val="goog_rdk_1861"/>
        </w:sdtPr>
        <w:sdtContent>
          <w:r w:rsidDel="00000000" w:rsidR="00000000" w:rsidRPr="00000000">
            <w:rPr>
              <w:b w:val="1"/>
              <w:sz w:val="20"/>
              <w:szCs w:val="20"/>
              <w:rtl w:val="0"/>
              <w:rPrChange w:author="Iman Mohamed Atef Helal" w:id="464" w:date="2023-10-31T19:09:00Z">
                <w:rPr>
                  <w:b w:val="1"/>
                  <w:color w:val="666666"/>
                  <w:sz w:val="20"/>
                  <w:szCs w:val="20"/>
                </w:rPr>
              </w:rPrChange>
            </w:rPr>
            <w:t xml:space="preserve">Description:</w:t>
          </w:r>
        </w:sdtContent>
      </w:sdt>
      <w:sdt>
        <w:sdtPr>
          <w:tag w:val="goog_rdk_1862"/>
        </w:sdtPr>
        <w:sdtContent>
          <w:r w:rsidDel="00000000" w:rsidR="00000000" w:rsidRPr="00000000">
            <w:rPr>
              <w:sz w:val="20"/>
              <w:szCs w:val="20"/>
              <w:rtl w:val="0"/>
              <w:rPrChange w:author="Iman Mohamed Atef Helal" w:id="464" w:date="2023-10-31T19:09:00Z">
                <w:rPr>
                  <w:color w:val="666666"/>
                  <w:sz w:val="20"/>
                  <w:szCs w:val="20"/>
                </w:rPr>
              </w:rPrChange>
            </w:rPr>
            <w:t xml:space="preserve"> Enhanced search tools enable learners to locate specific content quickly. Robust search functionalities, advanced filters, and accurate keyword recognition enhance content discovery and retrieval.</w:t>
          </w:r>
        </w:sdtContent>
      </w:sdt>
      <w:sdt>
        <w:sdtPr>
          <w:tag w:val="goog_rdk_1863"/>
        </w:sdtPr>
        <w:sdtContent>
          <w:r w:rsidDel="00000000" w:rsidR="00000000" w:rsidRPr="00000000">
            <w:rPr>
              <w:rtl w:val="0"/>
            </w:rPr>
          </w:r>
        </w:sdtContent>
      </w:sdt>
    </w:p>
    <w:p w:rsidR="00000000" w:rsidDel="00000000" w:rsidP="00000000" w:rsidRDefault="00000000" w:rsidRPr="00000000" w14:paraId="000008E1">
      <w:pPr>
        <w:numPr>
          <w:ilvl w:val="0"/>
          <w:numId w:val="29"/>
        </w:numPr>
        <w:spacing w:after="200" w:line="259" w:lineRule="auto"/>
        <w:ind w:left="540" w:hanging="180"/>
        <w:rPr>
          <w:rFonts w:ascii="Roboto" w:cs="Roboto" w:eastAsia="Roboto" w:hAnsi="Roboto"/>
          <w:color w:val="666666"/>
          <w:sz w:val="20"/>
          <w:szCs w:val="20"/>
        </w:rPr>
      </w:pPr>
      <w:sdt>
        <w:sdtPr>
          <w:tag w:val="goog_rdk_1864"/>
        </w:sdtPr>
        <w:sdtContent>
          <w:r w:rsidDel="00000000" w:rsidR="00000000" w:rsidRPr="00000000">
            <w:rPr>
              <w:b w:val="1"/>
              <w:sz w:val="20"/>
              <w:szCs w:val="20"/>
              <w:rtl w:val="0"/>
              <w:rPrChange w:author="Iman Mohamed Atef Helal" w:id="464" w:date="2023-10-31T19:09:00Z">
                <w:rPr>
                  <w:b w:val="1"/>
                  <w:color w:val="666666"/>
                  <w:sz w:val="20"/>
                  <w:szCs w:val="20"/>
                </w:rPr>
              </w:rPrChange>
            </w:rPr>
            <w:t xml:space="preserve">Vision:</w:t>
          </w:r>
        </w:sdtContent>
      </w:sdt>
      <w:sdt>
        <w:sdtPr>
          <w:tag w:val="goog_rdk_1865"/>
        </w:sdtPr>
        <w:sdtContent>
          <w:r w:rsidDel="00000000" w:rsidR="00000000" w:rsidRPr="00000000">
            <w:rPr>
              <w:sz w:val="20"/>
              <w:szCs w:val="20"/>
              <w:rtl w:val="0"/>
              <w:rPrChange w:author="Iman Mohamed Atef Helal" w:id="464" w:date="2023-10-31T19:09:00Z">
                <w:rPr>
                  <w:color w:val="666666"/>
                  <w:sz w:val="20"/>
                  <w:szCs w:val="20"/>
                </w:rPr>
              </w:rPrChange>
            </w:rPr>
            <w:t xml:space="preserve"> Enhanced search tools save time and effort by enabling efficient content exploration. By facilitating easy access to resources, this feature supports focused learning and reduces frustration caused by information overload.</w:t>
          </w:r>
        </w:sdtContent>
      </w:sdt>
      <w:sdt>
        <w:sdtPr>
          <w:tag w:val="goog_rdk_1866"/>
        </w:sdtPr>
        <w:sdtContent>
          <w:r w:rsidDel="00000000" w:rsidR="00000000" w:rsidRPr="00000000">
            <w:rPr>
              <w:rtl w:val="0"/>
            </w:rPr>
          </w:r>
        </w:sdtContent>
      </w:sdt>
    </w:p>
    <w:sdt>
      <w:sdtPr>
        <w:tag w:val="goog_rdk_1868"/>
      </w:sdtPr>
      <w:sdtContent>
        <w:p w:rsidR="00000000" w:rsidDel="00000000" w:rsidP="00000000" w:rsidRDefault="00000000" w:rsidRPr="00000000" w14:paraId="000008E2">
          <w:pPr>
            <w:spacing w:after="200" w:line="259" w:lineRule="auto"/>
            <w:ind w:hanging="360"/>
            <w:rPr>
              <w:sz w:val="20"/>
              <w:szCs w:val="20"/>
              <w:rPrChange w:author="Iman Mohamed Atef Helal" w:id="464" w:date="2023-10-31T19:09:00Z">
                <w:rPr>
                  <w:color w:val="666666"/>
                  <w:sz w:val="20"/>
                  <w:szCs w:val="20"/>
                </w:rPr>
              </w:rPrChange>
            </w:rPr>
          </w:pPr>
          <w:sdt>
            <w:sdtPr>
              <w:tag w:val="goog_rdk_1867"/>
            </w:sdtPr>
            <w:sdtContent>
              <w:r w:rsidDel="00000000" w:rsidR="00000000" w:rsidRPr="00000000">
                <w:rPr>
                  <w:rtl w:val="0"/>
                </w:rPr>
              </w:r>
            </w:sdtContent>
          </w:sdt>
        </w:p>
      </w:sdtContent>
    </w:sdt>
    <w:sdt>
      <w:sdtPr>
        <w:tag w:val="goog_rdk_1870"/>
      </w:sdtPr>
      <w:sdtContent>
        <w:p w:rsidR="00000000" w:rsidDel="00000000" w:rsidP="00000000" w:rsidRDefault="00000000" w:rsidRPr="00000000" w14:paraId="000008E3">
          <w:pPr>
            <w:spacing w:after="200" w:line="259" w:lineRule="auto"/>
            <w:ind w:hanging="360"/>
            <w:rPr>
              <w:sz w:val="20"/>
              <w:szCs w:val="20"/>
              <w:rPrChange w:author="Iman Mohamed Atef Helal" w:id="464" w:date="2023-10-31T19:09:00Z">
                <w:rPr>
                  <w:color w:val="666666"/>
                  <w:sz w:val="20"/>
                  <w:szCs w:val="20"/>
                </w:rPr>
              </w:rPrChange>
            </w:rPr>
          </w:pPr>
          <w:sdt>
            <w:sdtPr>
              <w:tag w:val="goog_rdk_1869"/>
            </w:sdtPr>
            <w:sdtContent>
              <w:r w:rsidDel="00000000" w:rsidR="00000000" w:rsidRPr="00000000">
                <w:rPr>
                  <w:rtl w:val="0"/>
                </w:rPr>
              </w:r>
            </w:sdtContent>
          </w:sdt>
        </w:p>
      </w:sdtContent>
    </w:sdt>
    <w:p w:rsidR="00000000" w:rsidDel="00000000" w:rsidP="00000000" w:rsidRDefault="00000000" w:rsidRPr="00000000" w14:paraId="000008E4">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45jfvxd" w:id="105"/>
      <w:bookmarkEnd w:id="105"/>
      <w:sdt>
        <w:sdtPr>
          <w:tag w:val="goog_rdk_1871"/>
        </w:sdtPr>
        <w:sdtContent>
          <w:r w:rsidDel="00000000" w:rsidR="00000000" w:rsidRPr="00000000">
            <w:rPr>
              <w:rFonts w:ascii="Times New Roman" w:cs="Times New Roman" w:eastAsia="Times New Roman" w:hAnsi="Times New Roman"/>
              <w:color w:val="000000"/>
              <w:rtl w:val="0"/>
              <w:rPrChange w:author="Iman Mohamed Atef Helal" w:id="465" w:date="2023-10-31T19:09:00Z">
                <w:rPr>
                  <w:rFonts w:ascii="Times New Roman" w:cs="Times New Roman" w:eastAsia="Times New Roman" w:hAnsi="Times New Roman"/>
                </w:rPr>
              </w:rPrChange>
            </w:rPr>
            <w:t xml:space="preserve">Customizable Settings</w:t>
          </w:r>
        </w:sdtContent>
      </w:sdt>
    </w:p>
    <w:p w:rsidR="00000000" w:rsidDel="00000000" w:rsidP="00000000" w:rsidRDefault="00000000" w:rsidRPr="00000000" w14:paraId="000008E5">
      <w:pPr>
        <w:numPr>
          <w:ilvl w:val="0"/>
          <w:numId w:val="29"/>
        </w:numPr>
        <w:spacing w:after="200" w:line="259" w:lineRule="auto"/>
        <w:ind w:left="540" w:hanging="180"/>
        <w:rPr>
          <w:rFonts w:ascii="Roboto" w:cs="Roboto" w:eastAsia="Roboto" w:hAnsi="Roboto"/>
          <w:color w:val="666666"/>
          <w:sz w:val="20"/>
          <w:szCs w:val="20"/>
        </w:rPr>
      </w:pPr>
      <w:sdt>
        <w:sdtPr>
          <w:tag w:val="goog_rdk_1872"/>
        </w:sdtPr>
        <w:sdtContent>
          <w:r w:rsidDel="00000000" w:rsidR="00000000" w:rsidRPr="00000000">
            <w:rPr>
              <w:b w:val="1"/>
              <w:sz w:val="20"/>
              <w:szCs w:val="20"/>
              <w:rtl w:val="0"/>
              <w:rPrChange w:author="Iman Mohamed Atef Helal" w:id="466" w:date="2023-10-31T19:09:00Z">
                <w:rPr>
                  <w:b w:val="1"/>
                  <w:color w:val="666666"/>
                  <w:sz w:val="20"/>
                  <w:szCs w:val="20"/>
                </w:rPr>
              </w:rPrChange>
            </w:rPr>
            <w:t xml:space="preserve">Description:</w:t>
          </w:r>
        </w:sdtContent>
      </w:sdt>
      <w:sdt>
        <w:sdtPr>
          <w:tag w:val="goog_rdk_1873"/>
        </w:sdtPr>
        <w:sdtContent>
          <w:r w:rsidDel="00000000" w:rsidR="00000000" w:rsidRPr="00000000">
            <w:rPr>
              <w:sz w:val="20"/>
              <w:szCs w:val="20"/>
              <w:rtl w:val="0"/>
              <w:rPrChange w:author="Iman Mohamed Atef Helal" w:id="466" w:date="2023-10-31T19:09:00Z">
                <w:rPr>
                  <w:color w:val="666666"/>
                  <w:sz w:val="20"/>
                  <w:szCs w:val="20"/>
                </w:rPr>
              </w:rPrChange>
            </w:rPr>
            <w:t xml:space="preserve"> Customizable settings empower learners to personalize their platform experience. Adjustable preferences for themes, layout, notifications, and language ensure that the platform adapts to individual needs.</w:t>
          </w:r>
        </w:sdtContent>
      </w:sdt>
      <w:sdt>
        <w:sdtPr>
          <w:tag w:val="goog_rdk_1874"/>
        </w:sdtPr>
        <w:sdtContent>
          <w:r w:rsidDel="00000000" w:rsidR="00000000" w:rsidRPr="00000000">
            <w:rPr>
              <w:rtl w:val="0"/>
            </w:rPr>
          </w:r>
        </w:sdtContent>
      </w:sdt>
    </w:p>
    <w:p w:rsidR="00000000" w:rsidDel="00000000" w:rsidP="00000000" w:rsidRDefault="00000000" w:rsidRPr="00000000" w14:paraId="000008E6">
      <w:pPr>
        <w:numPr>
          <w:ilvl w:val="0"/>
          <w:numId w:val="29"/>
        </w:numPr>
        <w:spacing w:after="200" w:line="259" w:lineRule="auto"/>
        <w:ind w:left="540" w:hanging="180"/>
        <w:rPr>
          <w:rFonts w:ascii="Roboto" w:cs="Roboto" w:eastAsia="Roboto" w:hAnsi="Roboto"/>
          <w:color w:val="666666"/>
          <w:sz w:val="20"/>
          <w:szCs w:val="20"/>
        </w:rPr>
      </w:pPr>
      <w:sdt>
        <w:sdtPr>
          <w:tag w:val="goog_rdk_1875"/>
        </w:sdtPr>
        <w:sdtContent>
          <w:r w:rsidDel="00000000" w:rsidR="00000000" w:rsidRPr="00000000">
            <w:rPr>
              <w:b w:val="1"/>
              <w:sz w:val="20"/>
              <w:szCs w:val="20"/>
              <w:rtl w:val="0"/>
              <w:rPrChange w:author="Iman Mohamed Atef Helal" w:id="466" w:date="2023-10-31T19:09:00Z">
                <w:rPr>
                  <w:b w:val="1"/>
                  <w:color w:val="666666"/>
                  <w:sz w:val="20"/>
                  <w:szCs w:val="20"/>
                </w:rPr>
              </w:rPrChange>
            </w:rPr>
            <w:t xml:space="preserve">Vision:</w:t>
          </w:r>
        </w:sdtContent>
      </w:sdt>
      <w:sdt>
        <w:sdtPr>
          <w:tag w:val="goog_rdk_1876"/>
        </w:sdtPr>
        <w:sdtContent>
          <w:r w:rsidDel="00000000" w:rsidR="00000000" w:rsidRPr="00000000">
            <w:rPr>
              <w:sz w:val="20"/>
              <w:szCs w:val="20"/>
              <w:rtl w:val="0"/>
              <w:rPrChange w:author="Iman Mohamed Atef Helal" w:id="466" w:date="2023-10-31T19:09:00Z">
                <w:rPr>
                  <w:color w:val="666666"/>
                  <w:sz w:val="20"/>
                  <w:szCs w:val="20"/>
                </w:rPr>
              </w:rPrChange>
            </w:rPr>
            <w:t xml:space="preserve"> Customizable settings cater to diverse learning preferences. By allowing learners to tailor their environment, this feature enhances comfort and satisfaction, fostering a sense of ownership over the learning journey.</w:t>
          </w:r>
        </w:sdtContent>
      </w:sdt>
      <w:sdt>
        <w:sdtPr>
          <w:tag w:val="goog_rdk_1877"/>
        </w:sdtPr>
        <w:sdtContent>
          <w:r w:rsidDel="00000000" w:rsidR="00000000" w:rsidRPr="00000000">
            <w:rPr>
              <w:rtl w:val="0"/>
            </w:rPr>
          </w:r>
        </w:sdtContent>
      </w:sdt>
    </w:p>
    <w:p w:rsidR="00000000" w:rsidDel="00000000" w:rsidP="00000000" w:rsidRDefault="00000000" w:rsidRPr="00000000" w14:paraId="000008E7">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2koq656" w:id="106"/>
      <w:bookmarkEnd w:id="106"/>
      <w:sdt>
        <w:sdtPr>
          <w:tag w:val="goog_rdk_1878"/>
        </w:sdtPr>
        <w:sdtContent>
          <w:r w:rsidDel="00000000" w:rsidR="00000000" w:rsidRPr="00000000">
            <w:rPr>
              <w:rFonts w:ascii="Times New Roman" w:cs="Times New Roman" w:eastAsia="Times New Roman" w:hAnsi="Times New Roman"/>
              <w:color w:val="000000"/>
              <w:rtl w:val="0"/>
              <w:rPrChange w:author="Iman Mohamed Atef Helal" w:id="467" w:date="2023-10-31T19:09:00Z">
                <w:rPr>
                  <w:rFonts w:ascii="Times New Roman" w:cs="Times New Roman" w:eastAsia="Times New Roman" w:hAnsi="Times New Roman"/>
                </w:rPr>
              </w:rPrChange>
            </w:rPr>
            <w:t xml:space="preserve">Direct File Downloads</w:t>
          </w:r>
        </w:sdtContent>
      </w:sdt>
    </w:p>
    <w:p w:rsidR="00000000" w:rsidDel="00000000" w:rsidP="00000000" w:rsidRDefault="00000000" w:rsidRPr="00000000" w14:paraId="000008E8">
      <w:pPr>
        <w:numPr>
          <w:ilvl w:val="0"/>
          <w:numId w:val="29"/>
        </w:numPr>
        <w:spacing w:after="200" w:line="259" w:lineRule="auto"/>
        <w:ind w:left="540" w:hanging="180"/>
        <w:rPr>
          <w:rFonts w:ascii="Roboto" w:cs="Roboto" w:eastAsia="Roboto" w:hAnsi="Roboto"/>
          <w:color w:val="666666"/>
          <w:sz w:val="20"/>
          <w:szCs w:val="20"/>
        </w:rPr>
      </w:pPr>
      <w:sdt>
        <w:sdtPr>
          <w:tag w:val="goog_rdk_1879"/>
        </w:sdtPr>
        <w:sdtContent>
          <w:r w:rsidDel="00000000" w:rsidR="00000000" w:rsidRPr="00000000">
            <w:rPr>
              <w:b w:val="1"/>
              <w:sz w:val="20"/>
              <w:szCs w:val="20"/>
              <w:rtl w:val="0"/>
              <w:rPrChange w:author="Iman Mohamed Atef Helal" w:id="468" w:date="2023-10-31T19:09:00Z">
                <w:rPr>
                  <w:b w:val="1"/>
                  <w:color w:val="666666"/>
                  <w:sz w:val="20"/>
                  <w:szCs w:val="20"/>
                </w:rPr>
              </w:rPrChange>
            </w:rPr>
            <w:t xml:space="preserve">Description: </w:t>
          </w:r>
        </w:sdtContent>
      </w:sdt>
      <w:sdt>
        <w:sdtPr>
          <w:tag w:val="goog_rdk_1880"/>
        </w:sdtPr>
        <w:sdtContent>
          <w:r w:rsidDel="00000000" w:rsidR="00000000" w:rsidRPr="00000000">
            <w:rPr>
              <w:sz w:val="20"/>
              <w:szCs w:val="20"/>
              <w:rtl w:val="0"/>
              <w:rPrChange w:author="Iman Mohamed Atef Helal" w:id="468" w:date="2023-10-31T19:09:00Z">
                <w:rPr>
                  <w:color w:val="666666"/>
                  <w:sz w:val="20"/>
                  <w:szCs w:val="20"/>
                </w:rPr>
              </w:rPrChange>
            </w:rPr>
            <w:t xml:space="preserve">Direct file downloads allow learners to easily download course materials to their devices. This feature eliminates extra steps and provides convenient offline access to resources.</w:t>
          </w:r>
        </w:sdtContent>
      </w:sdt>
      <w:sdt>
        <w:sdtPr>
          <w:tag w:val="goog_rdk_1881"/>
        </w:sdtPr>
        <w:sdtContent>
          <w:r w:rsidDel="00000000" w:rsidR="00000000" w:rsidRPr="00000000">
            <w:rPr>
              <w:rtl w:val="0"/>
            </w:rPr>
          </w:r>
        </w:sdtContent>
      </w:sdt>
    </w:p>
    <w:p w:rsidR="00000000" w:rsidDel="00000000" w:rsidP="00000000" w:rsidRDefault="00000000" w:rsidRPr="00000000" w14:paraId="000008E9">
      <w:pPr>
        <w:numPr>
          <w:ilvl w:val="0"/>
          <w:numId w:val="29"/>
        </w:numPr>
        <w:spacing w:after="200" w:line="259" w:lineRule="auto"/>
        <w:ind w:left="540" w:hanging="180"/>
        <w:rPr>
          <w:rFonts w:ascii="Roboto" w:cs="Roboto" w:eastAsia="Roboto" w:hAnsi="Roboto"/>
          <w:color w:val="666666"/>
          <w:sz w:val="20"/>
          <w:szCs w:val="20"/>
        </w:rPr>
      </w:pPr>
      <w:sdt>
        <w:sdtPr>
          <w:tag w:val="goog_rdk_1882"/>
        </w:sdtPr>
        <w:sdtContent>
          <w:r w:rsidDel="00000000" w:rsidR="00000000" w:rsidRPr="00000000">
            <w:rPr>
              <w:b w:val="1"/>
              <w:sz w:val="20"/>
              <w:szCs w:val="20"/>
              <w:rtl w:val="0"/>
              <w:rPrChange w:author="Iman Mohamed Atef Helal" w:id="468" w:date="2023-10-31T19:09:00Z">
                <w:rPr>
                  <w:b w:val="1"/>
                  <w:color w:val="666666"/>
                  <w:sz w:val="20"/>
                  <w:szCs w:val="20"/>
                </w:rPr>
              </w:rPrChange>
            </w:rPr>
            <w:t xml:space="preserve">Vision:</w:t>
          </w:r>
        </w:sdtContent>
      </w:sdt>
      <w:sdt>
        <w:sdtPr>
          <w:tag w:val="goog_rdk_1883"/>
        </w:sdtPr>
        <w:sdtContent>
          <w:r w:rsidDel="00000000" w:rsidR="00000000" w:rsidRPr="00000000">
            <w:rPr>
              <w:sz w:val="20"/>
              <w:szCs w:val="20"/>
              <w:rtl w:val="0"/>
              <w:rPrChange w:author="Iman Mohamed Atef Helal" w:id="468" w:date="2023-10-31T19:09:00Z">
                <w:rPr>
                  <w:color w:val="666666"/>
                  <w:sz w:val="20"/>
                  <w:szCs w:val="20"/>
                </w:rPr>
              </w:rPrChange>
            </w:rPr>
            <w:t xml:space="preserve"> Direct file downloads enhance resource accessibility. By enabling learners to save materials for offline viewing, this feature ensures uninterrupted learning even in areas with limited or unstable internet connectivity.</w:t>
          </w:r>
        </w:sdtContent>
      </w:sdt>
      <w:sdt>
        <w:sdtPr>
          <w:tag w:val="goog_rdk_1884"/>
        </w:sdtPr>
        <w:sdtContent>
          <w:r w:rsidDel="00000000" w:rsidR="00000000" w:rsidRPr="00000000">
            <w:rPr>
              <w:rtl w:val="0"/>
            </w:rPr>
          </w:r>
        </w:sdtContent>
      </w:sdt>
    </w:p>
    <w:p w:rsidR="00000000" w:rsidDel="00000000" w:rsidP="00000000" w:rsidRDefault="00000000" w:rsidRPr="00000000" w14:paraId="000008EA">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zu0gcz" w:id="107"/>
      <w:bookmarkEnd w:id="107"/>
      <w:sdt>
        <w:sdtPr>
          <w:tag w:val="goog_rdk_1885"/>
        </w:sdtPr>
        <w:sdtContent>
          <w:r w:rsidDel="00000000" w:rsidR="00000000" w:rsidRPr="00000000">
            <w:rPr>
              <w:rFonts w:ascii="Times New Roman" w:cs="Times New Roman" w:eastAsia="Times New Roman" w:hAnsi="Times New Roman"/>
              <w:color w:val="000000"/>
              <w:rtl w:val="0"/>
              <w:rPrChange w:author="Iman Mohamed Atef Helal" w:id="469" w:date="2023-10-31T19:09:00Z">
                <w:rPr>
                  <w:rFonts w:ascii="Times New Roman" w:cs="Times New Roman" w:eastAsia="Times New Roman" w:hAnsi="Times New Roman"/>
                </w:rPr>
              </w:rPrChange>
            </w:rPr>
            <w:t xml:space="preserve">Tutorials </w:t>
          </w:r>
        </w:sdtContent>
      </w:sdt>
    </w:p>
    <w:p w:rsidR="00000000" w:rsidDel="00000000" w:rsidP="00000000" w:rsidRDefault="00000000" w:rsidRPr="00000000" w14:paraId="000008EB">
      <w:pPr>
        <w:numPr>
          <w:ilvl w:val="0"/>
          <w:numId w:val="29"/>
        </w:numPr>
        <w:spacing w:after="200" w:line="259" w:lineRule="auto"/>
        <w:ind w:left="540" w:hanging="180"/>
        <w:rPr>
          <w:rFonts w:ascii="Roboto" w:cs="Roboto" w:eastAsia="Roboto" w:hAnsi="Roboto"/>
          <w:color w:val="666666"/>
          <w:sz w:val="20"/>
          <w:szCs w:val="20"/>
        </w:rPr>
      </w:pPr>
      <w:sdt>
        <w:sdtPr>
          <w:tag w:val="goog_rdk_1886"/>
        </w:sdtPr>
        <w:sdtContent>
          <w:r w:rsidDel="00000000" w:rsidR="00000000" w:rsidRPr="00000000">
            <w:rPr>
              <w:b w:val="1"/>
              <w:sz w:val="20"/>
              <w:szCs w:val="20"/>
              <w:rtl w:val="0"/>
              <w:rPrChange w:author="Iman Mohamed Atef Helal" w:id="470" w:date="2023-10-31T19:09:00Z">
                <w:rPr>
                  <w:b w:val="1"/>
                  <w:color w:val="666666"/>
                  <w:sz w:val="20"/>
                  <w:szCs w:val="20"/>
                </w:rPr>
              </w:rPrChange>
            </w:rPr>
            <w:t xml:space="preserve">Description:</w:t>
          </w:r>
        </w:sdtContent>
      </w:sdt>
      <w:sdt>
        <w:sdtPr>
          <w:tag w:val="goog_rdk_1887"/>
        </w:sdtPr>
        <w:sdtContent>
          <w:r w:rsidDel="00000000" w:rsidR="00000000" w:rsidRPr="00000000">
            <w:rPr>
              <w:sz w:val="20"/>
              <w:szCs w:val="20"/>
              <w:rtl w:val="0"/>
              <w:rPrChange w:author="Iman Mohamed Atef Helal" w:id="470" w:date="2023-10-31T19:09:00Z">
                <w:rPr>
                  <w:color w:val="666666"/>
                  <w:sz w:val="20"/>
                  <w:szCs w:val="20"/>
                </w:rPr>
              </w:rPrChange>
            </w:rPr>
            <w:t xml:space="preserve"> use tools like “scribe” to create video tutorials on how to use different website features.</w:t>
          </w:r>
        </w:sdtContent>
      </w:sdt>
      <w:sdt>
        <w:sdtPr>
          <w:tag w:val="goog_rdk_1888"/>
        </w:sdtPr>
        <w:sdtContent>
          <w:r w:rsidDel="00000000" w:rsidR="00000000" w:rsidRPr="00000000">
            <w:rPr>
              <w:rtl w:val="0"/>
            </w:rPr>
          </w:r>
        </w:sdtContent>
      </w:sdt>
    </w:p>
    <w:p w:rsidR="00000000" w:rsidDel="00000000" w:rsidP="00000000" w:rsidRDefault="00000000" w:rsidRPr="00000000" w14:paraId="000008EC">
      <w:pPr>
        <w:numPr>
          <w:ilvl w:val="0"/>
          <w:numId w:val="29"/>
        </w:numPr>
        <w:spacing w:after="200" w:line="259" w:lineRule="auto"/>
        <w:ind w:left="540" w:hanging="180"/>
        <w:rPr>
          <w:rFonts w:ascii="Roboto" w:cs="Roboto" w:eastAsia="Roboto" w:hAnsi="Roboto"/>
          <w:color w:val="666666"/>
          <w:sz w:val="20"/>
          <w:szCs w:val="20"/>
        </w:rPr>
      </w:pPr>
      <w:sdt>
        <w:sdtPr>
          <w:tag w:val="goog_rdk_1889"/>
        </w:sdtPr>
        <w:sdtContent>
          <w:r w:rsidDel="00000000" w:rsidR="00000000" w:rsidRPr="00000000">
            <w:rPr>
              <w:b w:val="1"/>
              <w:sz w:val="20"/>
              <w:szCs w:val="20"/>
              <w:rtl w:val="0"/>
              <w:rPrChange w:author="Iman Mohamed Atef Helal" w:id="470" w:date="2023-10-31T19:09:00Z">
                <w:rPr>
                  <w:b w:val="1"/>
                  <w:color w:val="666666"/>
                  <w:sz w:val="20"/>
                  <w:szCs w:val="20"/>
                </w:rPr>
              </w:rPrChange>
            </w:rPr>
            <w:t xml:space="preserve">Vision:</w:t>
          </w:r>
        </w:sdtContent>
      </w:sdt>
      <w:sdt>
        <w:sdtPr>
          <w:tag w:val="goog_rdk_1890"/>
        </w:sdtPr>
        <w:sdtContent>
          <w:r w:rsidDel="00000000" w:rsidR="00000000" w:rsidRPr="00000000">
            <w:rPr>
              <w:sz w:val="20"/>
              <w:szCs w:val="20"/>
              <w:rtl w:val="0"/>
              <w:rPrChange w:author="Iman Mohamed Atef Helal" w:id="470" w:date="2023-10-31T19:09:00Z">
                <w:rPr>
                  <w:color w:val="666666"/>
                  <w:sz w:val="20"/>
                  <w:szCs w:val="20"/>
                </w:rPr>
              </w:rPrChange>
            </w:rPr>
            <w:t xml:space="preserve"> help students get used to the system and familiarize themselves with it quickly. </w:t>
          </w:r>
        </w:sdtContent>
      </w:sdt>
      <w:sdt>
        <w:sdtPr>
          <w:tag w:val="goog_rdk_1891"/>
        </w:sdtPr>
        <w:sdtContent>
          <w:r w:rsidDel="00000000" w:rsidR="00000000" w:rsidRPr="00000000">
            <w:rPr>
              <w:rtl w:val="0"/>
            </w:rPr>
          </w:r>
        </w:sdtContent>
      </w:sdt>
    </w:p>
    <w:p w:rsidR="00000000" w:rsidDel="00000000" w:rsidP="00000000" w:rsidRDefault="00000000" w:rsidRPr="00000000" w14:paraId="000008ED">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jtnz0s" w:id="108"/>
      <w:bookmarkEnd w:id="108"/>
      <w:sdt>
        <w:sdtPr>
          <w:tag w:val="goog_rdk_1892"/>
        </w:sdtPr>
        <w:sdtContent>
          <w:r w:rsidDel="00000000" w:rsidR="00000000" w:rsidRPr="00000000">
            <w:rPr>
              <w:rFonts w:ascii="Times New Roman" w:cs="Times New Roman" w:eastAsia="Times New Roman" w:hAnsi="Times New Roman"/>
              <w:color w:val="000000"/>
              <w:rtl w:val="0"/>
              <w:rPrChange w:author="Iman Mohamed Atef Helal" w:id="471" w:date="2023-10-31T19:09:00Z">
                <w:rPr>
                  <w:rFonts w:ascii="Times New Roman" w:cs="Times New Roman" w:eastAsia="Times New Roman" w:hAnsi="Times New Roman"/>
                </w:rPr>
              </w:rPrChange>
            </w:rPr>
            <w:t xml:space="preserve">Improved Notifications</w:t>
          </w:r>
        </w:sdtContent>
      </w:sdt>
    </w:p>
    <w:p w:rsidR="00000000" w:rsidDel="00000000" w:rsidP="00000000" w:rsidRDefault="00000000" w:rsidRPr="00000000" w14:paraId="000008EE">
      <w:pPr>
        <w:numPr>
          <w:ilvl w:val="0"/>
          <w:numId w:val="29"/>
        </w:numPr>
        <w:spacing w:after="200" w:line="259" w:lineRule="auto"/>
        <w:ind w:left="540" w:hanging="180"/>
        <w:rPr>
          <w:rFonts w:ascii="Roboto" w:cs="Roboto" w:eastAsia="Roboto" w:hAnsi="Roboto"/>
          <w:color w:val="666666"/>
          <w:sz w:val="20"/>
          <w:szCs w:val="20"/>
        </w:rPr>
      </w:pPr>
      <w:sdt>
        <w:sdtPr>
          <w:tag w:val="goog_rdk_1893"/>
        </w:sdtPr>
        <w:sdtContent>
          <w:r w:rsidDel="00000000" w:rsidR="00000000" w:rsidRPr="00000000">
            <w:rPr>
              <w:b w:val="1"/>
              <w:sz w:val="20"/>
              <w:szCs w:val="20"/>
              <w:rtl w:val="0"/>
              <w:rPrChange w:author="Iman Mohamed Atef Helal" w:id="472" w:date="2023-10-31T19:09:00Z">
                <w:rPr>
                  <w:b w:val="1"/>
                  <w:color w:val="666666"/>
                  <w:sz w:val="20"/>
                  <w:szCs w:val="20"/>
                </w:rPr>
              </w:rPrChange>
            </w:rPr>
            <w:t xml:space="preserve">Description:</w:t>
          </w:r>
        </w:sdtContent>
      </w:sdt>
      <w:sdt>
        <w:sdtPr>
          <w:tag w:val="goog_rdk_1894"/>
        </w:sdtPr>
        <w:sdtContent>
          <w:r w:rsidDel="00000000" w:rsidR="00000000" w:rsidRPr="00000000">
            <w:rPr>
              <w:sz w:val="20"/>
              <w:szCs w:val="20"/>
              <w:rtl w:val="0"/>
              <w:rPrChange w:author="Iman Mohamed Atef Helal" w:id="472" w:date="2023-10-31T19:09:00Z">
                <w:rPr>
                  <w:color w:val="666666"/>
                  <w:sz w:val="20"/>
                  <w:szCs w:val="20"/>
                </w:rPr>
              </w:rPrChange>
            </w:rPr>
            <w:t xml:space="preserve"> Improved notification systems ensure that learners receive timely updates about assignments, deadlines, and announcements. Customizable preferences and reliable delivery enhance communication and task management.</w:t>
          </w:r>
        </w:sdtContent>
      </w:sdt>
      <w:sdt>
        <w:sdtPr>
          <w:tag w:val="goog_rdk_1895"/>
        </w:sdtPr>
        <w:sdtContent>
          <w:r w:rsidDel="00000000" w:rsidR="00000000" w:rsidRPr="00000000">
            <w:rPr>
              <w:rtl w:val="0"/>
            </w:rPr>
          </w:r>
        </w:sdtContent>
      </w:sdt>
    </w:p>
    <w:p w:rsidR="00000000" w:rsidDel="00000000" w:rsidP="00000000" w:rsidRDefault="00000000" w:rsidRPr="00000000" w14:paraId="000008EF">
      <w:pPr>
        <w:numPr>
          <w:ilvl w:val="0"/>
          <w:numId w:val="29"/>
        </w:numPr>
        <w:spacing w:after="200" w:line="259" w:lineRule="auto"/>
        <w:ind w:left="540" w:hanging="180"/>
        <w:rPr>
          <w:rFonts w:ascii="Roboto" w:cs="Roboto" w:eastAsia="Roboto" w:hAnsi="Roboto"/>
          <w:color w:val="666666"/>
          <w:sz w:val="20"/>
          <w:szCs w:val="20"/>
        </w:rPr>
      </w:pPr>
      <w:sdt>
        <w:sdtPr>
          <w:tag w:val="goog_rdk_1896"/>
        </w:sdtPr>
        <w:sdtContent>
          <w:r w:rsidDel="00000000" w:rsidR="00000000" w:rsidRPr="00000000">
            <w:rPr>
              <w:b w:val="1"/>
              <w:sz w:val="20"/>
              <w:szCs w:val="20"/>
              <w:rtl w:val="0"/>
              <w:rPrChange w:author="Iman Mohamed Atef Helal" w:id="472" w:date="2023-10-31T19:09:00Z">
                <w:rPr>
                  <w:b w:val="1"/>
                  <w:color w:val="666666"/>
                  <w:sz w:val="20"/>
                  <w:szCs w:val="20"/>
                </w:rPr>
              </w:rPrChange>
            </w:rPr>
            <w:t xml:space="preserve">Vision:</w:t>
          </w:r>
        </w:sdtContent>
      </w:sdt>
      <w:sdt>
        <w:sdtPr>
          <w:tag w:val="goog_rdk_1897"/>
        </w:sdtPr>
        <w:sdtContent>
          <w:r w:rsidDel="00000000" w:rsidR="00000000" w:rsidRPr="00000000">
            <w:rPr>
              <w:sz w:val="20"/>
              <w:szCs w:val="20"/>
              <w:rtl w:val="0"/>
              <w:rPrChange w:author="Iman Mohamed Atef Helal" w:id="472" w:date="2023-10-31T19:09:00Z">
                <w:rPr>
                  <w:color w:val="666666"/>
                  <w:sz w:val="20"/>
                  <w:szCs w:val="20"/>
                </w:rPr>
              </w:rPrChange>
            </w:rPr>
            <w:t xml:space="preserve"> Improved notifications keep learners informed and organized. By reducing the risk of missing important information, this feature promotes effective time management and supports proactive learning engagement.</w:t>
          </w:r>
        </w:sdtContent>
      </w:sdt>
      <w:sdt>
        <w:sdtPr>
          <w:tag w:val="goog_rdk_1898"/>
        </w:sdtPr>
        <w:sdtContent>
          <w:r w:rsidDel="00000000" w:rsidR="00000000" w:rsidRPr="00000000">
            <w:rPr>
              <w:rtl w:val="0"/>
            </w:rPr>
          </w:r>
        </w:sdtContent>
      </w:sdt>
    </w:p>
    <w:p w:rsidR="00000000" w:rsidDel="00000000" w:rsidP="00000000" w:rsidRDefault="00000000" w:rsidRPr="00000000" w14:paraId="000008F0">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1yyy98l" w:id="109"/>
      <w:bookmarkEnd w:id="109"/>
      <w:sdt>
        <w:sdtPr>
          <w:tag w:val="goog_rdk_1899"/>
        </w:sdtPr>
        <w:sdtContent>
          <w:r w:rsidDel="00000000" w:rsidR="00000000" w:rsidRPr="00000000">
            <w:rPr>
              <w:rFonts w:ascii="Times New Roman" w:cs="Times New Roman" w:eastAsia="Times New Roman" w:hAnsi="Times New Roman"/>
              <w:color w:val="000000"/>
              <w:rtl w:val="0"/>
              <w:rPrChange w:author="Iman Mohamed Atef Helal" w:id="473" w:date="2023-10-31T19:09:00Z">
                <w:rPr>
                  <w:rFonts w:ascii="Times New Roman" w:cs="Times New Roman" w:eastAsia="Times New Roman" w:hAnsi="Times New Roman"/>
                </w:rPr>
              </w:rPrChange>
            </w:rPr>
            <w:t xml:space="preserve">Efficient File Management</w:t>
          </w:r>
        </w:sdtContent>
      </w:sdt>
    </w:p>
    <w:p w:rsidR="00000000" w:rsidDel="00000000" w:rsidP="00000000" w:rsidRDefault="00000000" w:rsidRPr="00000000" w14:paraId="000008F1">
      <w:pPr>
        <w:numPr>
          <w:ilvl w:val="0"/>
          <w:numId w:val="29"/>
        </w:numPr>
        <w:spacing w:after="200" w:line="259" w:lineRule="auto"/>
        <w:ind w:left="540" w:hanging="180"/>
        <w:rPr>
          <w:rFonts w:ascii="Roboto" w:cs="Roboto" w:eastAsia="Roboto" w:hAnsi="Roboto"/>
          <w:color w:val="666666"/>
          <w:sz w:val="20"/>
          <w:szCs w:val="20"/>
        </w:rPr>
      </w:pPr>
      <w:sdt>
        <w:sdtPr>
          <w:tag w:val="goog_rdk_1900"/>
        </w:sdtPr>
        <w:sdtContent>
          <w:r w:rsidDel="00000000" w:rsidR="00000000" w:rsidRPr="00000000">
            <w:rPr>
              <w:b w:val="1"/>
              <w:sz w:val="20"/>
              <w:szCs w:val="20"/>
              <w:rtl w:val="0"/>
              <w:rPrChange w:author="Iman Mohamed Atef Helal" w:id="474" w:date="2023-10-31T19:09:00Z">
                <w:rPr>
                  <w:b w:val="1"/>
                  <w:color w:val="666666"/>
                  <w:sz w:val="20"/>
                  <w:szCs w:val="20"/>
                </w:rPr>
              </w:rPrChange>
            </w:rPr>
            <w:t xml:space="preserve">Description:</w:t>
          </w:r>
        </w:sdtContent>
      </w:sdt>
      <w:sdt>
        <w:sdtPr>
          <w:tag w:val="goog_rdk_1901"/>
        </w:sdtPr>
        <w:sdtContent>
          <w:r w:rsidDel="00000000" w:rsidR="00000000" w:rsidRPr="00000000">
            <w:rPr>
              <w:sz w:val="20"/>
              <w:szCs w:val="20"/>
              <w:rtl w:val="0"/>
              <w:rPrChange w:author="Iman Mohamed Atef Helal" w:id="474" w:date="2023-10-31T19:09:00Z">
                <w:rPr>
                  <w:color w:val="666666"/>
                  <w:sz w:val="20"/>
                  <w:szCs w:val="20"/>
                </w:rPr>
              </w:rPrChange>
            </w:rPr>
            <w:t xml:space="preserve"> Efficient file management tools enable learners and instructors to organize, upload, and share resources seamlessly. Intuitive file structures, version control, and easy document management enhance content accessibility.</w:t>
          </w:r>
        </w:sdtContent>
      </w:sdt>
      <w:sdt>
        <w:sdtPr>
          <w:tag w:val="goog_rdk_1902"/>
        </w:sdtPr>
        <w:sdtContent>
          <w:r w:rsidDel="00000000" w:rsidR="00000000" w:rsidRPr="00000000">
            <w:rPr>
              <w:rtl w:val="0"/>
            </w:rPr>
          </w:r>
        </w:sdtContent>
      </w:sdt>
    </w:p>
    <w:p w:rsidR="00000000" w:rsidDel="00000000" w:rsidP="00000000" w:rsidRDefault="00000000" w:rsidRPr="00000000" w14:paraId="000008F2">
      <w:pPr>
        <w:numPr>
          <w:ilvl w:val="0"/>
          <w:numId w:val="29"/>
        </w:numPr>
        <w:spacing w:after="200" w:line="259" w:lineRule="auto"/>
        <w:ind w:left="540" w:hanging="180"/>
        <w:rPr>
          <w:rFonts w:ascii="Roboto" w:cs="Roboto" w:eastAsia="Roboto" w:hAnsi="Roboto"/>
          <w:color w:val="666666"/>
          <w:sz w:val="20"/>
          <w:szCs w:val="20"/>
        </w:rPr>
      </w:pPr>
      <w:sdt>
        <w:sdtPr>
          <w:tag w:val="goog_rdk_1903"/>
        </w:sdtPr>
        <w:sdtContent>
          <w:r w:rsidDel="00000000" w:rsidR="00000000" w:rsidRPr="00000000">
            <w:rPr>
              <w:b w:val="1"/>
              <w:sz w:val="20"/>
              <w:szCs w:val="20"/>
              <w:rtl w:val="0"/>
              <w:rPrChange w:author="Iman Mohamed Atef Helal" w:id="474" w:date="2023-10-31T19:09:00Z">
                <w:rPr>
                  <w:b w:val="1"/>
                  <w:color w:val="666666"/>
                  <w:sz w:val="20"/>
                  <w:szCs w:val="20"/>
                </w:rPr>
              </w:rPrChange>
            </w:rPr>
            <w:t xml:space="preserve">Vision:</w:t>
          </w:r>
        </w:sdtContent>
      </w:sdt>
      <w:sdt>
        <w:sdtPr>
          <w:tag w:val="goog_rdk_1904"/>
        </w:sdtPr>
        <w:sdtContent>
          <w:r w:rsidDel="00000000" w:rsidR="00000000" w:rsidRPr="00000000">
            <w:rPr>
              <w:sz w:val="20"/>
              <w:szCs w:val="20"/>
              <w:rtl w:val="0"/>
              <w:rPrChange w:author="Iman Mohamed Atef Helal" w:id="474" w:date="2023-10-31T19:09:00Z">
                <w:rPr>
                  <w:color w:val="666666"/>
                  <w:sz w:val="20"/>
                  <w:szCs w:val="20"/>
                </w:rPr>
              </w:rPrChange>
            </w:rPr>
            <w:t xml:space="preserve"> Efficient file management simplifies resource sharing and access. By providing a structured and user-friendly file repository, this feature optimizes content distribution and contributes to a well-structured learning environment.</w:t>
          </w:r>
        </w:sdtContent>
      </w:sdt>
      <w:sdt>
        <w:sdtPr>
          <w:tag w:val="goog_rdk_1905"/>
        </w:sdtPr>
        <w:sdtContent>
          <w:r w:rsidDel="00000000" w:rsidR="00000000" w:rsidRPr="00000000">
            <w:rPr>
              <w:rtl w:val="0"/>
            </w:rPr>
          </w:r>
        </w:sdtContent>
      </w:sdt>
    </w:p>
    <w:p w:rsidR="00000000" w:rsidDel="00000000" w:rsidP="00000000" w:rsidRDefault="00000000" w:rsidRPr="00000000" w14:paraId="000008F3">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4iylrwe" w:id="110"/>
      <w:bookmarkEnd w:id="110"/>
      <w:sdt>
        <w:sdtPr>
          <w:tag w:val="goog_rdk_1906"/>
        </w:sdtPr>
        <w:sdtContent>
          <w:r w:rsidDel="00000000" w:rsidR="00000000" w:rsidRPr="00000000">
            <w:rPr>
              <w:rFonts w:ascii="Times New Roman" w:cs="Times New Roman" w:eastAsia="Times New Roman" w:hAnsi="Times New Roman"/>
              <w:color w:val="000000"/>
              <w:rtl w:val="0"/>
              <w:rPrChange w:author="Iman Mohamed Atef Helal" w:id="475" w:date="2023-10-31T19:09:00Z">
                <w:rPr>
                  <w:rFonts w:ascii="Times New Roman" w:cs="Times New Roman" w:eastAsia="Times New Roman" w:hAnsi="Times New Roman"/>
                </w:rPr>
              </w:rPrChange>
            </w:rPr>
            <w:t xml:space="preserve">Integrated External Resources</w:t>
          </w:r>
        </w:sdtContent>
      </w:sdt>
    </w:p>
    <w:p w:rsidR="00000000" w:rsidDel="00000000" w:rsidP="00000000" w:rsidRDefault="00000000" w:rsidRPr="00000000" w14:paraId="000008F4">
      <w:pPr>
        <w:numPr>
          <w:ilvl w:val="0"/>
          <w:numId w:val="29"/>
        </w:numPr>
        <w:spacing w:after="200" w:line="259" w:lineRule="auto"/>
        <w:ind w:left="540" w:hanging="180"/>
        <w:rPr>
          <w:rFonts w:ascii="Roboto" w:cs="Roboto" w:eastAsia="Roboto" w:hAnsi="Roboto"/>
          <w:color w:val="666666"/>
          <w:sz w:val="20"/>
          <w:szCs w:val="20"/>
        </w:rPr>
      </w:pPr>
      <w:sdt>
        <w:sdtPr>
          <w:tag w:val="goog_rdk_1907"/>
        </w:sdtPr>
        <w:sdtContent>
          <w:r w:rsidDel="00000000" w:rsidR="00000000" w:rsidRPr="00000000">
            <w:rPr>
              <w:b w:val="1"/>
              <w:sz w:val="20"/>
              <w:szCs w:val="20"/>
              <w:rtl w:val="0"/>
              <w:rPrChange w:author="Iman Mohamed Atef Helal" w:id="476" w:date="2023-10-31T19:09:00Z">
                <w:rPr>
                  <w:b w:val="1"/>
                  <w:color w:val="666666"/>
                  <w:sz w:val="20"/>
                  <w:szCs w:val="20"/>
                </w:rPr>
              </w:rPrChange>
            </w:rPr>
            <w:t xml:space="preserve">Description:</w:t>
          </w:r>
        </w:sdtContent>
      </w:sdt>
      <w:sdt>
        <w:sdtPr>
          <w:tag w:val="goog_rdk_1908"/>
        </w:sdtPr>
        <w:sdtContent>
          <w:r w:rsidDel="00000000" w:rsidR="00000000" w:rsidRPr="00000000">
            <w:rPr>
              <w:sz w:val="20"/>
              <w:szCs w:val="20"/>
              <w:rtl w:val="0"/>
              <w:rPrChange w:author="Iman Mohamed Atef Helal" w:id="476" w:date="2023-10-31T19:09:00Z">
                <w:rPr>
                  <w:color w:val="666666"/>
                  <w:sz w:val="20"/>
                  <w:szCs w:val="20"/>
                </w:rPr>
              </w:rPrChange>
            </w:rPr>
            <w:t xml:space="preserve"> Integration with external resources allows learners to access additional learning materials from reputable sources. Links to relevant websites, articles, and multimedia enrich the learning experience with diverse perspectives.</w:t>
          </w:r>
        </w:sdtContent>
      </w:sdt>
      <w:sdt>
        <w:sdtPr>
          <w:tag w:val="goog_rdk_1909"/>
        </w:sdtPr>
        <w:sdtContent>
          <w:r w:rsidDel="00000000" w:rsidR="00000000" w:rsidRPr="00000000">
            <w:rPr>
              <w:rtl w:val="0"/>
            </w:rPr>
          </w:r>
        </w:sdtContent>
      </w:sdt>
    </w:p>
    <w:p w:rsidR="00000000" w:rsidDel="00000000" w:rsidP="00000000" w:rsidRDefault="00000000" w:rsidRPr="00000000" w14:paraId="000008F5">
      <w:pPr>
        <w:numPr>
          <w:ilvl w:val="0"/>
          <w:numId w:val="29"/>
        </w:numPr>
        <w:spacing w:after="200" w:line="259" w:lineRule="auto"/>
        <w:ind w:left="540" w:hanging="180"/>
        <w:rPr>
          <w:rFonts w:ascii="Roboto" w:cs="Roboto" w:eastAsia="Roboto" w:hAnsi="Roboto"/>
          <w:color w:val="666666"/>
          <w:sz w:val="20"/>
          <w:szCs w:val="20"/>
        </w:rPr>
      </w:pPr>
      <w:sdt>
        <w:sdtPr>
          <w:tag w:val="goog_rdk_1910"/>
        </w:sdtPr>
        <w:sdtContent>
          <w:r w:rsidDel="00000000" w:rsidR="00000000" w:rsidRPr="00000000">
            <w:rPr>
              <w:b w:val="1"/>
              <w:sz w:val="20"/>
              <w:szCs w:val="20"/>
              <w:rtl w:val="0"/>
              <w:rPrChange w:author="Iman Mohamed Atef Helal" w:id="476" w:date="2023-10-31T19:09:00Z">
                <w:rPr>
                  <w:b w:val="1"/>
                  <w:color w:val="666666"/>
                  <w:sz w:val="20"/>
                  <w:szCs w:val="20"/>
                </w:rPr>
              </w:rPrChange>
            </w:rPr>
            <w:t xml:space="preserve">Vision:</w:t>
          </w:r>
        </w:sdtContent>
      </w:sdt>
      <w:sdt>
        <w:sdtPr>
          <w:tag w:val="goog_rdk_1911"/>
        </w:sdtPr>
        <w:sdtContent>
          <w:r w:rsidDel="00000000" w:rsidR="00000000" w:rsidRPr="00000000">
            <w:rPr>
              <w:sz w:val="20"/>
              <w:szCs w:val="20"/>
              <w:rtl w:val="0"/>
              <w:rPrChange w:author="Iman Mohamed Atef Helal" w:id="476" w:date="2023-10-31T19:09:00Z">
                <w:rPr>
                  <w:color w:val="666666"/>
                  <w:sz w:val="20"/>
                  <w:szCs w:val="20"/>
                </w:rPr>
              </w:rPrChange>
            </w:rPr>
            <w:t xml:space="preserve"> Integrated external resources broaden the scope of learning. By connecting learners to a wealth of supplementary materials, this feature encourages exploration and critical thinking, enhancing the depth and breadth of knowledge.</w:t>
          </w:r>
        </w:sdtContent>
      </w:sdt>
      <w:sdt>
        <w:sdtPr>
          <w:tag w:val="goog_rdk_1912"/>
        </w:sdtPr>
        <w:sdtContent>
          <w:r w:rsidDel="00000000" w:rsidR="00000000" w:rsidRPr="00000000">
            <w:rPr>
              <w:rtl w:val="0"/>
            </w:rPr>
          </w:r>
        </w:sdtContent>
      </w:sdt>
    </w:p>
    <w:sdt>
      <w:sdtPr>
        <w:tag w:val="goog_rdk_1914"/>
      </w:sdtPr>
      <w:sdtContent>
        <w:p w:rsidR="00000000" w:rsidDel="00000000" w:rsidP="00000000" w:rsidRDefault="00000000" w:rsidRPr="00000000" w14:paraId="000008F6">
          <w:pPr>
            <w:spacing w:after="200" w:line="259" w:lineRule="auto"/>
            <w:ind w:hanging="360"/>
            <w:rPr>
              <w:sz w:val="20"/>
              <w:szCs w:val="20"/>
              <w:rPrChange w:author="Iman Mohamed Atef Helal" w:id="476" w:date="2023-10-31T19:09:00Z">
                <w:rPr>
                  <w:color w:val="666666"/>
                  <w:sz w:val="20"/>
                  <w:szCs w:val="20"/>
                </w:rPr>
              </w:rPrChange>
            </w:rPr>
          </w:pPr>
          <w:sdt>
            <w:sdtPr>
              <w:tag w:val="goog_rdk_1913"/>
            </w:sdtPr>
            <w:sdtContent>
              <w:r w:rsidDel="00000000" w:rsidR="00000000" w:rsidRPr="00000000">
                <w:rPr>
                  <w:rtl w:val="0"/>
                </w:rPr>
              </w:r>
            </w:sdtContent>
          </w:sdt>
        </w:p>
      </w:sdtContent>
    </w:sdt>
    <w:p w:rsidR="00000000" w:rsidDel="00000000" w:rsidP="00000000" w:rsidRDefault="00000000" w:rsidRPr="00000000" w14:paraId="000008F7">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2y3w247" w:id="111"/>
      <w:bookmarkEnd w:id="111"/>
      <w:sdt>
        <w:sdtPr>
          <w:tag w:val="goog_rdk_1915"/>
        </w:sdtPr>
        <w:sdtContent>
          <w:r w:rsidDel="00000000" w:rsidR="00000000" w:rsidRPr="00000000">
            <w:rPr>
              <w:rFonts w:ascii="Times New Roman" w:cs="Times New Roman" w:eastAsia="Times New Roman" w:hAnsi="Times New Roman"/>
              <w:color w:val="000000"/>
              <w:rtl w:val="0"/>
              <w:rPrChange w:author="Iman Mohamed Atef Helal" w:id="477" w:date="2023-10-31T19:09:00Z">
                <w:rPr>
                  <w:rFonts w:ascii="Times New Roman" w:cs="Times New Roman" w:eastAsia="Times New Roman" w:hAnsi="Times New Roman"/>
                </w:rPr>
              </w:rPrChange>
            </w:rPr>
            <w:t xml:space="preserve">Assessment Tools/Teacher Dashboard</w:t>
          </w:r>
        </w:sdtContent>
      </w:sdt>
    </w:p>
    <w:p w:rsidR="00000000" w:rsidDel="00000000" w:rsidP="00000000" w:rsidRDefault="00000000" w:rsidRPr="00000000" w14:paraId="000008F8">
      <w:pPr>
        <w:numPr>
          <w:ilvl w:val="0"/>
          <w:numId w:val="29"/>
        </w:numPr>
        <w:spacing w:after="200" w:line="259" w:lineRule="auto"/>
        <w:ind w:left="540" w:hanging="180"/>
        <w:rPr>
          <w:rFonts w:ascii="Roboto" w:cs="Roboto" w:eastAsia="Roboto" w:hAnsi="Roboto"/>
          <w:color w:val="666666"/>
          <w:sz w:val="20"/>
          <w:szCs w:val="20"/>
        </w:rPr>
      </w:pPr>
      <w:sdt>
        <w:sdtPr>
          <w:tag w:val="goog_rdk_1916"/>
        </w:sdtPr>
        <w:sdtContent>
          <w:r w:rsidDel="00000000" w:rsidR="00000000" w:rsidRPr="00000000">
            <w:rPr>
              <w:b w:val="1"/>
              <w:sz w:val="20"/>
              <w:szCs w:val="20"/>
              <w:rtl w:val="0"/>
              <w:rPrChange w:author="Iman Mohamed Atef Helal" w:id="478" w:date="2023-10-31T19:09:00Z">
                <w:rPr>
                  <w:b w:val="1"/>
                  <w:color w:val="666666"/>
                  <w:sz w:val="20"/>
                  <w:szCs w:val="20"/>
                </w:rPr>
              </w:rPrChange>
            </w:rPr>
            <w:t xml:space="preserve">Description:</w:t>
          </w:r>
        </w:sdtContent>
      </w:sdt>
      <w:sdt>
        <w:sdtPr>
          <w:tag w:val="goog_rdk_1917"/>
        </w:sdtPr>
        <w:sdtContent>
          <w:r w:rsidDel="00000000" w:rsidR="00000000" w:rsidRPr="00000000">
            <w:rPr>
              <w:sz w:val="20"/>
              <w:szCs w:val="20"/>
              <w:rtl w:val="0"/>
              <w:rPrChange w:author="Iman Mohamed Atef Helal" w:id="478" w:date="2023-10-31T19:09:00Z">
                <w:rPr>
                  <w:color w:val="666666"/>
                  <w:sz w:val="20"/>
                  <w:szCs w:val="20"/>
                </w:rPr>
              </w:rPrChange>
            </w:rPr>
            <w:t xml:space="preserve"> Assessment tools enable instructors to design and administer quizzes, assignments, and assessments within the platform. Automated grading, feedback mechanisms, and performance analytics streamline the evaluation process.</w:t>
          </w:r>
        </w:sdtContent>
      </w:sdt>
      <w:sdt>
        <w:sdtPr>
          <w:tag w:val="goog_rdk_1918"/>
        </w:sdtPr>
        <w:sdtContent>
          <w:r w:rsidDel="00000000" w:rsidR="00000000" w:rsidRPr="00000000">
            <w:rPr>
              <w:rtl w:val="0"/>
            </w:rPr>
          </w:r>
        </w:sdtContent>
      </w:sdt>
    </w:p>
    <w:p w:rsidR="00000000" w:rsidDel="00000000" w:rsidP="00000000" w:rsidRDefault="00000000" w:rsidRPr="00000000" w14:paraId="000008F9">
      <w:pPr>
        <w:numPr>
          <w:ilvl w:val="0"/>
          <w:numId w:val="29"/>
        </w:numPr>
        <w:spacing w:after="200" w:line="259" w:lineRule="auto"/>
        <w:ind w:left="540" w:hanging="180"/>
        <w:rPr>
          <w:rFonts w:ascii="Roboto" w:cs="Roboto" w:eastAsia="Roboto" w:hAnsi="Roboto"/>
          <w:color w:val="666666"/>
          <w:sz w:val="20"/>
          <w:szCs w:val="20"/>
        </w:rPr>
      </w:pPr>
      <w:sdt>
        <w:sdtPr>
          <w:tag w:val="goog_rdk_1919"/>
        </w:sdtPr>
        <w:sdtContent>
          <w:r w:rsidDel="00000000" w:rsidR="00000000" w:rsidRPr="00000000">
            <w:rPr>
              <w:b w:val="1"/>
              <w:sz w:val="20"/>
              <w:szCs w:val="20"/>
              <w:rtl w:val="0"/>
              <w:rPrChange w:author="Iman Mohamed Atef Helal" w:id="478" w:date="2023-10-31T19:09:00Z">
                <w:rPr>
                  <w:b w:val="1"/>
                  <w:color w:val="666666"/>
                  <w:sz w:val="20"/>
                  <w:szCs w:val="20"/>
                </w:rPr>
              </w:rPrChange>
            </w:rPr>
            <w:t xml:space="preserve">Vision:</w:t>
          </w:r>
        </w:sdtContent>
      </w:sdt>
      <w:sdt>
        <w:sdtPr>
          <w:tag w:val="goog_rdk_1920"/>
        </w:sdtPr>
        <w:sdtContent>
          <w:r w:rsidDel="00000000" w:rsidR="00000000" w:rsidRPr="00000000">
            <w:rPr>
              <w:sz w:val="20"/>
              <w:szCs w:val="20"/>
              <w:rtl w:val="0"/>
              <w:rPrChange w:author="Iman Mohamed Atef Helal" w:id="478" w:date="2023-10-31T19:09:00Z">
                <w:rPr>
                  <w:color w:val="666666"/>
                  <w:sz w:val="20"/>
                  <w:szCs w:val="20"/>
                </w:rPr>
              </w:rPrChange>
            </w:rPr>
            <w:t xml:space="preserve"> Assessment tools facilitate accurate and timely evaluation. By providing instructors with efficient grading and learners with insightful feedback, this feature supports continuous improvement and empowers learners to track their progress.</w:t>
          </w:r>
        </w:sdtContent>
      </w:sdt>
      <w:sdt>
        <w:sdtPr>
          <w:tag w:val="goog_rdk_1921"/>
        </w:sdtPr>
        <w:sdtContent>
          <w:r w:rsidDel="00000000" w:rsidR="00000000" w:rsidRPr="00000000">
            <w:rPr>
              <w:rtl w:val="0"/>
            </w:rPr>
          </w:r>
        </w:sdtContent>
      </w:sdt>
    </w:p>
    <w:p w:rsidR="00000000" w:rsidDel="00000000" w:rsidP="00000000" w:rsidRDefault="00000000" w:rsidRPr="00000000" w14:paraId="000008FA">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1d96cc0" w:id="112"/>
      <w:bookmarkEnd w:id="112"/>
      <w:sdt>
        <w:sdtPr>
          <w:tag w:val="goog_rdk_1922"/>
        </w:sdtPr>
        <w:sdtContent>
          <w:r w:rsidDel="00000000" w:rsidR="00000000" w:rsidRPr="00000000">
            <w:rPr>
              <w:rFonts w:ascii="Times New Roman" w:cs="Times New Roman" w:eastAsia="Times New Roman" w:hAnsi="Times New Roman"/>
              <w:color w:val="000000"/>
              <w:rtl w:val="0"/>
              <w:rPrChange w:author="Iman Mohamed Atef Helal" w:id="479" w:date="2023-10-31T19:09:00Z">
                <w:rPr>
                  <w:rFonts w:ascii="Times New Roman" w:cs="Times New Roman" w:eastAsia="Times New Roman" w:hAnsi="Times New Roman"/>
                </w:rPr>
              </w:rPrChange>
            </w:rPr>
            <w:t xml:space="preserve">Feedback Mechanisms</w:t>
          </w:r>
        </w:sdtContent>
      </w:sdt>
    </w:p>
    <w:p w:rsidR="00000000" w:rsidDel="00000000" w:rsidP="00000000" w:rsidRDefault="00000000" w:rsidRPr="00000000" w14:paraId="000008FB">
      <w:pPr>
        <w:numPr>
          <w:ilvl w:val="0"/>
          <w:numId w:val="29"/>
        </w:numPr>
        <w:spacing w:after="200" w:line="259" w:lineRule="auto"/>
        <w:ind w:left="540" w:hanging="180"/>
        <w:rPr>
          <w:rFonts w:ascii="Roboto" w:cs="Roboto" w:eastAsia="Roboto" w:hAnsi="Roboto"/>
          <w:color w:val="666666"/>
          <w:sz w:val="20"/>
          <w:szCs w:val="20"/>
        </w:rPr>
      </w:pPr>
      <w:sdt>
        <w:sdtPr>
          <w:tag w:val="goog_rdk_1923"/>
        </w:sdtPr>
        <w:sdtContent>
          <w:r w:rsidDel="00000000" w:rsidR="00000000" w:rsidRPr="00000000">
            <w:rPr>
              <w:b w:val="1"/>
              <w:sz w:val="20"/>
              <w:szCs w:val="20"/>
              <w:rtl w:val="0"/>
              <w:rPrChange w:author="Iman Mohamed Atef Helal" w:id="480" w:date="2023-10-31T19:09:00Z">
                <w:rPr>
                  <w:b w:val="1"/>
                  <w:color w:val="666666"/>
                  <w:sz w:val="20"/>
                  <w:szCs w:val="20"/>
                </w:rPr>
              </w:rPrChange>
            </w:rPr>
            <w:t xml:space="preserve">Description:</w:t>
          </w:r>
        </w:sdtContent>
      </w:sdt>
      <w:sdt>
        <w:sdtPr>
          <w:tag w:val="goog_rdk_1924"/>
        </w:sdtPr>
        <w:sdtContent>
          <w:r w:rsidDel="00000000" w:rsidR="00000000" w:rsidRPr="00000000">
            <w:rPr>
              <w:sz w:val="20"/>
              <w:szCs w:val="20"/>
              <w:rtl w:val="0"/>
              <w:rPrChange w:author="Iman Mohamed Atef Helal" w:id="480" w:date="2023-10-31T19:09:00Z">
                <w:rPr>
                  <w:color w:val="666666"/>
                  <w:sz w:val="20"/>
                  <w:szCs w:val="20"/>
                </w:rPr>
              </w:rPrChange>
            </w:rPr>
            <w:t xml:space="preserve"> Feedback mechanisms enable learners to provide input on courses, content, and the platform itself. Surveys, ratings, and open forums foster learner engagement and empower them to shape their learning environment.</w:t>
          </w:r>
        </w:sdtContent>
      </w:sdt>
      <w:sdt>
        <w:sdtPr>
          <w:tag w:val="goog_rdk_1925"/>
        </w:sdtPr>
        <w:sdtContent>
          <w:r w:rsidDel="00000000" w:rsidR="00000000" w:rsidRPr="00000000">
            <w:rPr>
              <w:rtl w:val="0"/>
            </w:rPr>
          </w:r>
        </w:sdtContent>
      </w:sdt>
    </w:p>
    <w:p w:rsidR="00000000" w:rsidDel="00000000" w:rsidP="00000000" w:rsidRDefault="00000000" w:rsidRPr="00000000" w14:paraId="000008FC">
      <w:pPr>
        <w:numPr>
          <w:ilvl w:val="0"/>
          <w:numId w:val="29"/>
        </w:numPr>
        <w:spacing w:after="200" w:line="259" w:lineRule="auto"/>
        <w:ind w:left="540" w:hanging="180"/>
        <w:rPr>
          <w:rFonts w:ascii="Roboto" w:cs="Roboto" w:eastAsia="Roboto" w:hAnsi="Roboto"/>
          <w:color w:val="666666"/>
          <w:sz w:val="20"/>
          <w:szCs w:val="20"/>
        </w:rPr>
      </w:pPr>
      <w:sdt>
        <w:sdtPr>
          <w:tag w:val="goog_rdk_1926"/>
        </w:sdtPr>
        <w:sdtContent>
          <w:r w:rsidDel="00000000" w:rsidR="00000000" w:rsidRPr="00000000">
            <w:rPr>
              <w:b w:val="1"/>
              <w:sz w:val="20"/>
              <w:szCs w:val="20"/>
              <w:rtl w:val="0"/>
              <w:rPrChange w:author="Iman Mohamed Atef Helal" w:id="480" w:date="2023-10-31T19:09:00Z">
                <w:rPr>
                  <w:b w:val="1"/>
                  <w:color w:val="666666"/>
                  <w:sz w:val="20"/>
                  <w:szCs w:val="20"/>
                </w:rPr>
              </w:rPrChange>
            </w:rPr>
            <w:t xml:space="preserve">Vision:</w:t>
          </w:r>
        </w:sdtContent>
      </w:sdt>
      <w:sdt>
        <w:sdtPr>
          <w:tag w:val="goog_rdk_1927"/>
        </w:sdtPr>
        <w:sdtContent>
          <w:r w:rsidDel="00000000" w:rsidR="00000000" w:rsidRPr="00000000">
            <w:rPr>
              <w:sz w:val="20"/>
              <w:szCs w:val="20"/>
              <w:rtl w:val="0"/>
              <w:rPrChange w:author="Iman Mohamed Atef Helal" w:id="480" w:date="2023-10-31T19:09:00Z">
                <w:rPr>
                  <w:color w:val="666666"/>
                  <w:sz w:val="20"/>
                  <w:szCs w:val="20"/>
                </w:rPr>
              </w:rPrChange>
            </w:rPr>
            <w:t xml:space="preserve"> Feedback mechanisms promote a learner-centred approach. By involving learners in platform improvements and content refinement, this feature enhances user satisfaction and contributes to a continuously evolving learning ecosystem.</w:t>
          </w:r>
        </w:sdtContent>
      </w:sdt>
      <w:sdt>
        <w:sdtPr>
          <w:tag w:val="goog_rdk_1928"/>
        </w:sdtPr>
        <w:sdtContent>
          <w:r w:rsidDel="00000000" w:rsidR="00000000" w:rsidRPr="00000000">
            <w:rPr>
              <w:rtl w:val="0"/>
            </w:rPr>
          </w:r>
        </w:sdtContent>
      </w:sdt>
    </w:p>
    <w:p w:rsidR="00000000" w:rsidDel="00000000" w:rsidP="00000000" w:rsidRDefault="00000000" w:rsidRPr="00000000" w14:paraId="000008FD">
      <w:pPr>
        <w:pStyle w:val="Subtitle"/>
        <w:numPr>
          <w:ilvl w:val="0"/>
          <w:numId w:val="88"/>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x8tuzt" w:id="113"/>
      <w:bookmarkEnd w:id="113"/>
      <w:sdt>
        <w:sdtPr>
          <w:tag w:val="goog_rdk_1929"/>
        </w:sdtPr>
        <w:sdtContent>
          <w:r w:rsidDel="00000000" w:rsidR="00000000" w:rsidRPr="00000000">
            <w:rPr>
              <w:rFonts w:ascii="Times New Roman" w:cs="Times New Roman" w:eastAsia="Times New Roman" w:hAnsi="Times New Roman"/>
              <w:color w:val="000000"/>
              <w:rtl w:val="0"/>
              <w:rPrChange w:author="Iman Mohamed Atef Helal" w:id="481" w:date="2023-10-31T19:09:00Z">
                <w:rPr>
                  <w:rFonts w:ascii="Times New Roman" w:cs="Times New Roman" w:eastAsia="Times New Roman" w:hAnsi="Times New Roman"/>
                </w:rPr>
              </w:rPrChange>
            </w:rPr>
            <w:t xml:space="preserve">In-depth Analytics</w:t>
          </w:r>
        </w:sdtContent>
      </w:sdt>
    </w:p>
    <w:p w:rsidR="00000000" w:rsidDel="00000000" w:rsidP="00000000" w:rsidRDefault="00000000" w:rsidRPr="00000000" w14:paraId="000008FE">
      <w:pPr>
        <w:numPr>
          <w:ilvl w:val="0"/>
          <w:numId w:val="29"/>
        </w:numPr>
        <w:spacing w:after="200" w:line="259" w:lineRule="auto"/>
        <w:ind w:left="540" w:hanging="180"/>
        <w:rPr>
          <w:rFonts w:ascii="Roboto" w:cs="Roboto" w:eastAsia="Roboto" w:hAnsi="Roboto"/>
          <w:color w:val="666666"/>
          <w:sz w:val="20"/>
          <w:szCs w:val="20"/>
        </w:rPr>
      </w:pPr>
      <w:sdt>
        <w:sdtPr>
          <w:tag w:val="goog_rdk_1930"/>
        </w:sdtPr>
        <w:sdtContent>
          <w:r w:rsidDel="00000000" w:rsidR="00000000" w:rsidRPr="00000000">
            <w:rPr>
              <w:b w:val="1"/>
              <w:sz w:val="20"/>
              <w:szCs w:val="20"/>
              <w:rtl w:val="0"/>
              <w:rPrChange w:author="Iman Mohamed Atef Helal" w:id="482" w:date="2023-10-31T19:09:00Z">
                <w:rPr>
                  <w:b w:val="1"/>
                  <w:color w:val="666666"/>
                  <w:sz w:val="20"/>
                  <w:szCs w:val="20"/>
                </w:rPr>
              </w:rPrChange>
            </w:rPr>
            <w:t xml:space="preserve">Description:</w:t>
          </w:r>
        </w:sdtContent>
      </w:sdt>
      <w:sdt>
        <w:sdtPr>
          <w:tag w:val="goog_rdk_1931"/>
        </w:sdtPr>
        <w:sdtContent>
          <w:r w:rsidDel="00000000" w:rsidR="00000000" w:rsidRPr="00000000">
            <w:rPr>
              <w:sz w:val="20"/>
              <w:szCs w:val="20"/>
              <w:rtl w:val="0"/>
              <w:rPrChange w:author="Iman Mohamed Atef Helal" w:id="482" w:date="2023-10-31T19:09:00Z">
                <w:rPr>
                  <w:color w:val="666666"/>
                  <w:sz w:val="20"/>
                  <w:szCs w:val="20"/>
                </w:rPr>
              </w:rPrChange>
            </w:rPr>
            <w:t xml:space="preserve"> In-depth analytics provide detailed insights into learner progress, engagement, and performance. Robust data visualization and reporting tools offer instructors and learners a comprehensive view of their learning journey.</w:t>
          </w:r>
        </w:sdtContent>
      </w:sdt>
      <w:sdt>
        <w:sdtPr>
          <w:tag w:val="goog_rdk_1932"/>
        </w:sdtPr>
        <w:sdtContent>
          <w:r w:rsidDel="00000000" w:rsidR="00000000" w:rsidRPr="00000000">
            <w:rPr>
              <w:rtl w:val="0"/>
            </w:rPr>
          </w:r>
        </w:sdtContent>
      </w:sdt>
    </w:p>
    <w:p w:rsidR="00000000" w:rsidDel="00000000" w:rsidP="00000000" w:rsidRDefault="00000000" w:rsidRPr="00000000" w14:paraId="000008FF">
      <w:pPr>
        <w:numPr>
          <w:ilvl w:val="0"/>
          <w:numId w:val="29"/>
        </w:numPr>
        <w:spacing w:after="200" w:line="259" w:lineRule="auto"/>
        <w:ind w:left="540" w:hanging="180"/>
        <w:rPr>
          <w:rFonts w:ascii="Roboto" w:cs="Roboto" w:eastAsia="Roboto" w:hAnsi="Roboto"/>
          <w:color w:val="666666"/>
          <w:sz w:val="20"/>
          <w:szCs w:val="20"/>
        </w:rPr>
      </w:pPr>
      <w:sdt>
        <w:sdtPr>
          <w:tag w:val="goog_rdk_1933"/>
        </w:sdtPr>
        <w:sdtContent>
          <w:r w:rsidDel="00000000" w:rsidR="00000000" w:rsidRPr="00000000">
            <w:rPr>
              <w:b w:val="1"/>
              <w:sz w:val="20"/>
              <w:szCs w:val="20"/>
              <w:rtl w:val="0"/>
              <w:rPrChange w:author="Iman Mohamed Atef Helal" w:id="482" w:date="2023-10-31T19:09:00Z">
                <w:rPr>
                  <w:b w:val="1"/>
                  <w:color w:val="666666"/>
                  <w:sz w:val="20"/>
                  <w:szCs w:val="20"/>
                </w:rPr>
              </w:rPrChange>
            </w:rPr>
            <w:t xml:space="preserve">Vision:</w:t>
          </w:r>
        </w:sdtContent>
      </w:sdt>
      <w:sdt>
        <w:sdtPr>
          <w:tag w:val="goog_rdk_1934"/>
        </w:sdtPr>
        <w:sdtContent>
          <w:r w:rsidDel="00000000" w:rsidR="00000000" w:rsidRPr="00000000">
            <w:rPr>
              <w:sz w:val="20"/>
              <w:szCs w:val="20"/>
              <w:rtl w:val="0"/>
              <w:rPrChange w:author="Iman Mohamed Atef Helal" w:id="482" w:date="2023-10-31T19:09:00Z">
                <w:rPr>
                  <w:color w:val="666666"/>
                  <w:sz w:val="20"/>
                  <w:szCs w:val="20"/>
                </w:rPr>
              </w:rPrChange>
            </w:rPr>
            <w:t xml:space="preserve"> In-depth analytics facilitate informed decision-making. By offering data-driven insights, this feature empowers instructors to tailor interventions, optimize instructional strategies, and personalize learning experiences.</w:t>
          </w:r>
        </w:sdtContent>
      </w:sdt>
      <w:sdt>
        <w:sdtPr>
          <w:tag w:val="goog_rdk_1935"/>
        </w:sdtPr>
        <w:sdtContent>
          <w:r w:rsidDel="00000000" w:rsidR="00000000" w:rsidRPr="00000000">
            <w:rPr>
              <w:rtl w:val="0"/>
            </w:rPr>
          </w:r>
        </w:sdtContent>
      </w:sdt>
    </w:p>
    <w:sdt>
      <w:sdtPr>
        <w:tag w:val="goog_rdk_1937"/>
      </w:sdtPr>
      <w:sdtContent>
        <w:p w:rsidR="00000000" w:rsidDel="00000000" w:rsidP="00000000" w:rsidRDefault="00000000" w:rsidRPr="00000000" w14:paraId="00000900">
          <w:pPr>
            <w:pStyle w:val="Subtitle"/>
            <w:spacing w:after="200" w:lineRule="auto"/>
            <w:ind w:left="-360" w:firstLine="0"/>
            <w:rPr>
              <w:rFonts w:ascii="Times New Roman" w:cs="Times New Roman" w:eastAsia="Times New Roman" w:hAnsi="Times New Roman"/>
              <w:color w:val="000000"/>
              <w:rPrChange w:author="Iman Mohamed Atef Helal" w:id="483" w:date="2023-10-31T19:09:00Z">
                <w:rPr>
                  <w:rFonts w:ascii="Times New Roman" w:cs="Times New Roman" w:eastAsia="Times New Roman" w:hAnsi="Times New Roman"/>
                </w:rPr>
              </w:rPrChange>
            </w:rPr>
          </w:pPr>
          <w:bookmarkStart w:colFirst="0" w:colLast="0" w:name="_heading=h.2ce457m" w:id="114"/>
          <w:bookmarkEnd w:id="114"/>
          <w:sdt>
            <w:sdtPr>
              <w:tag w:val="goog_rdk_1936"/>
            </w:sdtPr>
            <w:sdtContent>
              <w:r w:rsidDel="00000000" w:rsidR="00000000" w:rsidRPr="00000000">
                <w:rPr>
                  <w:rFonts w:ascii="Times New Roman" w:cs="Times New Roman" w:eastAsia="Times New Roman" w:hAnsi="Times New Roman"/>
                  <w:color w:val="000000"/>
                  <w:rtl w:val="0"/>
                  <w:rPrChange w:author="Iman Mohamed Atef Helal" w:id="483" w:date="2023-10-31T19:09:00Z">
                    <w:rPr>
                      <w:rFonts w:ascii="Times New Roman" w:cs="Times New Roman" w:eastAsia="Times New Roman" w:hAnsi="Times New Roman"/>
                    </w:rPr>
                  </w:rPrChange>
                </w:rPr>
                <w:t xml:space="preserve">Nice to Have Features:</w:t>
              </w:r>
            </w:sdtContent>
          </w:sdt>
        </w:p>
      </w:sdtContent>
    </w:sdt>
    <w:p w:rsidR="00000000" w:rsidDel="00000000" w:rsidP="00000000" w:rsidRDefault="00000000" w:rsidRPr="00000000" w14:paraId="00000901">
      <w:pPr>
        <w:pStyle w:val="Subtitle"/>
        <w:numPr>
          <w:ilvl w:val="0"/>
          <w:numId w:val="42"/>
        </w:numPr>
        <w:spacing w:after="120" w:before="0" w:line="240" w:lineRule="auto"/>
        <w:ind w:left="180" w:hanging="270"/>
        <w:rPr>
          <w:rFonts w:ascii="Times New Roman" w:cs="Times New Roman" w:eastAsia="Times New Roman" w:hAnsi="Times New Roman"/>
        </w:rPr>
      </w:pPr>
      <w:bookmarkStart w:colFirst="0" w:colLast="0" w:name="_heading=h.rjefff" w:id="115"/>
      <w:bookmarkEnd w:id="115"/>
      <w:sdt>
        <w:sdtPr>
          <w:tag w:val="goog_rdk_1938"/>
        </w:sdtPr>
        <w:sdtContent>
          <w:r w:rsidDel="00000000" w:rsidR="00000000" w:rsidRPr="00000000">
            <w:rPr>
              <w:rFonts w:ascii="Times New Roman" w:cs="Times New Roman" w:eastAsia="Times New Roman" w:hAnsi="Times New Roman"/>
              <w:color w:val="000000"/>
              <w:rtl w:val="0"/>
              <w:rPrChange w:author="Iman Mohamed Atef Helal" w:id="483" w:date="2023-10-31T19:09:00Z">
                <w:rPr>
                  <w:rFonts w:ascii="Times New Roman" w:cs="Times New Roman" w:eastAsia="Times New Roman" w:hAnsi="Times New Roman"/>
                </w:rPr>
              </w:rPrChange>
            </w:rPr>
            <w:t xml:space="preserve">Live Meeting Functionality</w:t>
          </w:r>
        </w:sdtContent>
      </w:sdt>
    </w:p>
    <w:p w:rsidR="00000000" w:rsidDel="00000000" w:rsidP="00000000" w:rsidRDefault="00000000" w:rsidRPr="00000000" w14:paraId="00000902">
      <w:pPr>
        <w:numPr>
          <w:ilvl w:val="0"/>
          <w:numId w:val="29"/>
        </w:numPr>
        <w:spacing w:after="200" w:line="259" w:lineRule="auto"/>
        <w:ind w:left="540" w:hanging="180"/>
        <w:rPr>
          <w:rFonts w:ascii="Roboto" w:cs="Roboto" w:eastAsia="Roboto" w:hAnsi="Roboto"/>
          <w:color w:val="666666"/>
          <w:sz w:val="20"/>
          <w:szCs w:val="20"/>
        </w:rPr>
      </w:pPr>
      <w:sdt>
        <w:sdtPr>
          <w:tag w:val="goog_rdk_1939"/>
        </w:sdtPr>
        <w:sdtContent>
          <w:r w:rsidDel="00000000" w:rsidR="00000000" w:rsidRPr="00000000">
            <w:rPr>
              <w:b w:val="1"/>
              <w:sz w:val="20"/>
              <w:szCs w:val="20"/>
              <w:rtl w:val="0"/>
              <w:rPrChange w:author="Iman Mohamed Atef Helal" w:id="484" w:date="2023-10-31T19:09:00Z">
                <w:rPr>
                  <w:b w:val="1"/>
                  <w:color w:val="666666"/>
                  <w:sz w:val="20"/>
                  <w:szCs w:val="20"/>
                </w:rPr>
              </w:rPrChange>
            </w:rPr>
            <w:t xml:space="preserve">Description:</w:t>
          </w:r>
        </w:sdtContent>
      </w:sdt>
      <w:sdt>
        <w:sdtPr>
          <w:tag w:val="goog_rdk_1940"/>
        </w:sdtPr>
        <w:sdtContent>
          <w:r w:rsidDel="00000000" w:rsidR="00000000" w:rsidRPr="00000000">
            <w:rPr>
              <w:sz w:val="20"/>
              <w:szCs w:val="20"/>
              <w:rtl w:val="0"/>
              <w:rPrChange w:author="Iman Mohamed Atef Helal" w:id="484" w:date="2023-10-31T19:09:00Z">
                <w:rPr>
                  <w:color w:val="666666"/>
                  <w:sz w:val="20"/>
                  <w:szCs w:val="20"/>
                </w:rPr>
              </w:rPrChange>
            </w:rPr>
            <w:t xml:space="preserve"> Live meeting functionality enables real-time virtual interactions among learners, instructors, and peers. Integrated video conferencing, chat, and collaborative tools facilitate synchronous learning experiences.</w:t>
          </w:r>
        </w:sdtContent>
      </w:sdt>
      <w:sdt>
        <w:sdtPr>
          <w:tag w:val="goog_rdk_1941"/>
        </w:sdtPr>
        <w:sdtContent>
          <w:r w:rsidDel="00000000" w:rsidR="00000000" w:rsidRPr="00000000">
            <w:rPr>
              <w:rtl w:val="0"/>
            </w:rPr>
          </w:r>
        </w:sdtContent>
      </w:sdt>
    </w:p>
    <w:p w:rsidR="00000000" w:rsidDel="00000000" w:rsidP="00000000" w:rsidRDefault="00000000" w:rsidRPr="00000000" w14:paraId="00000903">
      <w:pPr>
        <w:numPr>
          <w:ilvl w:val="0"/>
          <w:numId w:val="29"/>
        </w:numPr>
        <w:spacing w:after="200" w:line="259" w:lineRule="auto"/>
        <w:ind w:left="540" w:hanging="180"/>
        <w:rPr>
          <w:rFonts w:ascii="Roboto" w:cs="Roboto" w:eastAsia="Roboto" w:hAnsi="Roboto"/>
          <w:color w:val="666666"/>
          <w:sz w:val="20"/>
          <w:szCs w:val="20"/>
        </w:rPr>
      </w:pPr>
      <w:sdt>
        <w:sdtPr>
          <w:tag w:val="goog_rdk_1942"/>
        </w:sdtPr>
        <w:sdtContent>
          <w:r w:rsidDel="00000000" w:rsidR="00000000" w:rsidRPr="00000000">
            <w:rPr>
              <w:b w:val="1"/>
              <w:sz w:val="20"/>
              <w:szCs w:val="20"/>
              <w:rtl w:val="0"/>
              <w:rPrChange w:author="Iman Mohamed Atef Helal" w:id="484" w:date="2023-10-31T19:09:00Z">
                <w:rPr>
                  <w:b w:val="1"/>
                  <w:color w:val="666666"/>
                  <w:sz w:val="20"/>
                  <w:szCs w:val="20"/>
                </w:rPr>
              </w:rPrChange>
            </w:rPr>
            <w:t xml:space="preserve">Vision:</w:t>
          </w:r>
        </w:sdtContent>
      </w:sdt>
      <w:sdt>
        <w:sdtPr>
          <w:tag w:val="goog_rdk_1943"/>
        </w:sdtPr>
        <w:sdtContent>
          <w:r w:rsidDel="00000000" w:rsidR="00000000" w:rsidRPr="00000000">
            <w:rPr>
              <w:sz w:val="20"/>
              <w:szCs w:val="20"/>
              <w:rtl w:val="0"/>
              <w:rPrChange w:author="Iman Mohamed Atef Helal" w:id="484" w:date="2023-10-31T19:09:00Z">
                <w:rPr>
                  <w:color w:val="666666"/>
                  <w:sz w:val="20"/>
                  <w:szCs w:val="20"/>
                </w:rPr>
              </w:rPrChange>
            </w:rPr>
            <w:t xml:space="preserve"> Live meeting functionality enriches collaborative learning. By simulating in-person interactions, this feature fosters dynamic discussions, immediate feedback, and spontaneous knowledge sharing, enhancing engagement and interactivity.</w:t>
          </w:r>
        </w:sdtContent>
      </w:sdt>
      <w:sdt>
        <w:sdtPr>
          <w:tag w:val="goog_rdk_1944"/>
        </w:sdtPr>
        <w:sdtContent>
          <w:r w:rsidDel="00000000" w:rsidR="00000000" w:rsidRPr="00000000">
            <w:rPr>
              <w:rtl w:val="0"/>
            </w:rPr>
          </w:r>
        </w:sdtContent>
      </w:sdt>
    </w:p>
    <w:p w:rsidR="00000000" w:rsidDel="00000000" w:rsidP="00000000" w:rsidRDefault="00000000" w:rsidRPr="00000000" w14:paraId="00000904">
      <w:pPr>
        <w:pStyle w:val="Subtitle"/>
        <w:numPr>
          <w:ilvl w:val="0"/>
          <w:numId w:val="42"/>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3bj1y38" w:id="116"/>
      <w:bookmarkEnd w:id="116"/>
      <w:sdt>
        <w:sdtPr>
          <w:tag w:val="goog_rdk_1945"/>
        </w:sdtPr>
        <w:sdtContent>
          <w:r w:rsidDel="00000000" w:rsidR="00000000" w:rsidRPr="00000000">
            <w:rPr>
              <w:rFonts w:ascii="Times New Roman" w:cs="Times New Roman" w:eastAsia="Times New Roman" w:hAnsi="Times New Roman"/>
              <w:color w:val="000000"/>
              <w:rtl w:val="0"/>
              <w:rPrChange w:author="Iman Mohamed Atef Helal" w:id="485" w:date="2023-10-31T19:09:00Z">
                <w:rPr>
                  <w:rFonts w:ascii="Times New Roman" w:cs="Times New Roman" w:eastAsia="Times New Roman" w:hAnsi="Times New Roman"/>
                </w:rPr>
              </w:rPrChange>
            </w:rPr>
            <w:t xml:space="preserve">Personalized Learning Paths</w:t>
          </w:r>
        </w:sdtContent>
      </w:sdt>
    </w:p>
    <w:p w:rsidR="00000000" w:rsidDel="00000000" w:rsidP="00000000" w:rsidRDefault="00000000" w:rsidRPr="00000000" w14:paraId="00000905">
      <w:pPr>
        <w:numPr>
          <w:ilvl w:val="0"/>
          <w:numId w:val="29"/>
        </w:numPr>
        <w:spacing w:after="200" w:line="259" w:lineRule="auto"/>
        <w:ind w:left="540" w:hanging="180"/>
        <w:rPr>
          <w:rFonts w:ascii="Roboto" w:cs="Roboto" w:eastAsia="Roboto" w:hAnsi="Roboto"/>
          <w:color w:val="666666"/>
          <w:sz w:val="20"/>
          <w:szCs w:val="20"/>
        </w:rPr>
      </w:pPr>
      <w:sdt>
        <w:sdtPr>
          <w:tag w:val="goog_rdk_1946"/>
        </w:sdtPr>
        <w:sdtContent>
          <w:r w:rsidDel="00000000" w:rsidR="00000000" w:rsidRPr="00000000">
            <w:rPr>
              <w:b w:val="1"/>
              <w:sz w:val="20"/>
              <w:szCs w:val="20"/>
              <w:rtl w:val="0"/>
              <w:rPrChange w:author="Iman Mohamed Atef Helal" w:id="486" w:date="2023-10-31T19:09:00Z">
                <w:rPr>
                  <w:b w:val="1"/>
                  <w:color w:val="666666"/>
                  <w:sz w:val="20"/>
                  <w:szCs w:val="20"/>
                </w:rPr>
              </w:rPrChange>
            </w:rPr>
            <w:t xml:space="preserve">Description:</w:t>
          </w:r>
        </w:sdtContent>
      </w:sdt>
      <w:sdt>
        <w:sdtPr>
          <w:tag w:val="goog_rdk_1947"/>
        </w:sdtPr>
        <w:sdtContent>
          <w:r w:rsidDel="00000000" w:rsidR="00000000" w:rsidRPr="00000000">
            <w:rPr>
              <w:sz w:val="20"/>
              <w:szCs w:val="20"/>
              <w:rtl w:val="0"/>
              <w:rPrChange w:author="Iman Mohamed Atef Helal" w:id="486" w:date="2023-10-31T19:09:00Z">
                <w:rPr>
                  <w:color w:val="666666"/>
                  <w:sz w:val="20"/>
                  <w:szCs w:val="20"/>
                </w:rPr>
              </w:rPrChange>
            </w:rPr>
            <w:t xml:space="preserve"> Personalized learning paths allow learners to customize their curriculum based on their goals, preferences, and skill levels. Adaptive content recommendations and learning roadmaps optimize individual learning trajectories.</w:t>
          </w:r>
        </w:sdtContent>
      </w:sdt>
      <w:sdt>
        <w:sdtPr>
          <w:tag w:val="goog_rdk_1948"/>
        </w:sdtPr>
        <w:sdtContent>
          <w:r w:rsidDel="00000000" w:rsidR="00000000" w:rsidRPr="00000000">
            <w:rPr>
              <w:rtl w:val="0"/>
            </w:rPr>
          </w:r>
        </w:sdtContent>
      </w:sdt>
    </w:p>
    <w:p w:rsidR="00000000" w:rsidDel="00000000" w:rsidP="00000000" w:rsidRDefault="00000000" w:rsidRPr="00000000" w14:paraId="00000906">
      <w:pPr>
        <w:numPr>
          <w:ilvl w:val="0"/>
          <w:numId w:val="29"/>
        </w:numPr>
        <w:spacing w:after="200" w:line="259" w:lineRule="auto"/>
        <w:ind w:left="540" w:hanging="180"/>
        <w:rPr>
          <w:rFonts w:ascii="Roboto" w:cs="Roboto" w:eastAsia="Roboto" w:hAnsi="Roboto"/>
          <w:color w:val="666666"/>
          <w:sz w:val="20"/>
          <w:szCs w:val="20"/>
        </w:rPr>
      </w:pPr>
      <w:sdt>
        <w:sdtPr>
          <w:tag w:val="goog_rdk_1949"/>
        </w:sdtPr>
        <w:sdtContent>
          <w:r w:rsidDel="00000000" w:rsidR="00000000" w:rsidRPr="00000000">
            <w:rPr>
              <w:b w:val="1"/>
              <w:sz w:val="20"/>
              <w:szCs w:val="20"/>
              <w:rtl w:val="0"/>
              <w:rPrChange w:author="Iman Mohamed Atef Helal" w:id="486" w:date="2023-10-31T19:09:00Z">
                <w:rPr>
                  <w:b w:val="1"/>
                  <w:color w:val="666666"/>
                  <w:sz w:val="20"/>
                  <w:szCs w:val="20"/>
                </w:rPr>
              </w:rPrChange>
            </w:rPr>
            <w:t xml:space="preserve">Vision: </w:t>
          </w:r>
        </w:sdtContent>
      </w:sdt>
      <w:sdt>
        <w:sdtPr>
          <w:tag w:val="goog_rdk_1950"/>
        </w:sdtPr>
        <w:sdtContent>
          <w:r w:rsidDel="00000000" w:rsidR="00000000" w:rsidRPr="00000000">
            <w:rPr>
              <w:sz w:val="20"/>
              <w:szCs w:val="20"/>
              <w:rtl w:val="0"/>
              <w:rPrChange w:author="Iman Mohamed Atef Helal" w:id="486" w:date="2023-10-31T19:09:00Z">
                <w:rPr>
                  <w:color w:val="666666"/>
                  <w:sz w:val="20"/>
                  <w:szCs w:val="20"/>
                </w:rPr>
              </w:rPrChange>
            </w:rPr>
            <w:t xml:space="preserve">Personalized learning paths cater to diverse learning needs. By tailoring content and pacing to individual requirements, this feature supports self-directed learning and fosters a sense of ownership over the educational journey.</w:t>
          </w:r>
        </w:sdtContent>
      </w:sdt>
      <w:sdt>
        <w:sdtPr>
          <w:tag w:val="goog_rdk_1951"/>
        </w:sdtPr>
        <w:sdtContent>
          <w:r w:rsidDel="00000000" w:rsidR="00000000" w:rsidRPr="00000000">
            <w:rPr>
              <w:rtl w:val="0"/>
            </w:rPr>
          </w:r>
        </w:sdtContent>
      </w:sdt>
    </w:p>
    <w:sdt>
      <w:sdtPr>
        <w:tag w:val="goog_rdk_1953"/>
      </w:sdtPr>
      <w:sdtContent>
        <w:p w:rsidR="00000000" w:rsidDel="00000000" w:rsidP="00000000" w:rsidRDefault="00000000" w:rsidRPr="00000000" w14:paraId="00000907">
          <w:pPr>
            <w:spacing w:after="200" w:line="259" w:lineRule="auto"/>
            <w:ind w:left="0" w:firstLine="0"/>
            <w:rPr>
              <w:rFonts w:ascii="Roboto" w:cs="Roboto" w:eastAsia="Roboto" w:hAnsi="Roboto"/>
              <w:sz w:val="20"/>
              <w:szCs w:val="20"/>
              <w:rPrChange w:author="Iman Mohamed Atef Helal" w:id="486" w:date="2023-10-31T19:09:00Z">
                <w:rPr>
                  <w:rFonts w:ascii="Roboto" w:cs="Roboto" w:eastAsia="Roboto" w:hAnsi="Roboto"/>
                  <w:color w:val="666666"/>
                  <w:sz w:val="20"/>
                  <w:szCs w:val="20"/>
                </w:rPr>
              </w:rPrChange>
            </w:rPr>
          </w:pPr>
          <w:sdt>
            <w:sdtPr>
              <w:tag w:val="goog_rdk_1952"/>
            </w:sdtPr>
            <w:sdtContent>
              <w:r w:rsidDel="00000000" w:rsidR="00000000" w:rsidRPr="00000000">
                <w:rPr>
                  <w:rtl w:val="0"/>
                </w:rPr>
              </w:r>
            </w:sdtContent>
          </w:sdt>
        </w:p>
      </w:sdtContent>
    </w:sdt>
    <w:sdt>
      <w:sdtPr>
        <w:tag w:val="goog_rdk_1955"/>
      </w:sdtPr>
      <w:sdtContent>
        <w:p w:rsidR="00000000" w:rsidDel="00000000" w:rsidP="00000000" w:rsidRDefault="00000000" w:rsidRPr="00000000" w14:paraId="00000908">
          <w:pPr>
            <w:spacing w:after="200" w:line="259" w:lineRule="auto"/>
            <w:ind w:left="0" w:firstLine="0"/>
            <w:rPr>
              <w:rFonts w:ascii="Roboto" w:cs="Roboto" w:eastAsia="Roboto" w:hAnsi="Roboto"/>
              <w:sz w:val="20"/>
              <w:szCs w:val="20"/>
              <w:rPrChange w:author="Iman Mohamed Atef Helal" w:id="486" w:date="2023-10-31T19:09:00Z">
                <w:rPr>
                  <w:rFonts w:ascii="Roboto" w:cs="Roboto" w:eastAsia="Roboto" w:hAnsi="Roboto"/>
                  <w:color w:val="666666"/>
                  <w:sz w:val="20"/>
                  <w:szCs w:val="20"/>
                </w:rPr>
              </w:rPrChange>
            </w:rPr>
          </w:pPr>
          <w:sdt>
            <w:sdtPr>
              <w:tag w:val="goog_rdk_1954"/>
            </w:sdtPr>
            <w:sdtContent>
              <w:r w:rsidDel="00000000" w:rsidR="00000000" w:rsidRPr="00000000">
                <w:rPr>
                  <w:rtl w:val="0"/>
                </w:rPr>
              </w:r>
            </w:sdtContent>
          </w:sdt>
        </w:p>
      </w:sdtContent>
    </w:sdt>
    <w:p w:rsidR="00000000" w:rsidDel="00000000" w:rsidP="00000000" w:rsidRDefault="00000000" w:rsidRPr="00000000" w14:paraId="00000909">
      <w:pPr>
        <w:pStyle w:val="Subtitle"/>
        <w:numPr>
          <w:ilvl w:val="0"/>
          <w:numId w:val="42"/>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1qoc8b1" w:id="117"/>
      <w:bookmarkEnd w:id="117"/>
      <w:sdt>
        <w:sdtPr>
          <w:tag w:val="goog_rdk_1956"/>
        </w:sdtPr>
        <w:sdtContent>
          <w:r w:rsidDel="00000000" w:rsidR="00000000" w:rsidRPr="00000000">
            <w:rPr>
              <w:rFonts w:ascii="Times New Roman" w:cs="Times New Roman" w:eastAsia="Times New Roman" w:hAnsi="Times New Roman"/>
              <w:color w:val="000000"/>
              <w:rtl w:val="0"/>
              <w:rPrChange w:author="Iman Mohamed Atef Helal" w:id="487" w:date="2023-10-31T19:09:00Z">
                <w:rPr>
                  <w:rFonts w:ascii="Times New Roman" w:cs="Times New Roman" w:eastAsia="Times New Roman" w:hAnsi="Times New Roman"/>
                </w:rPr>
              </w:rPrChange>
            </w:rPr>
            <w:t xml:space="preserve">Collaborative Features/ Student teams and shared scores</w:t>
          </w:r>
        </w:sdtContent>
      </w:sdt>
    </w:p>
    <w:p w:rsidR="00000000" w:rsidDel="00000000" w:rsidP="00000000" w:rsidRDefault="00000000" w:rsidRPr="00000000" w14:paraId="0000090A">
      <w:pPr>
        <w:numPr>
          <w:ilvl w:val="0"/>
          <w:numId w:val="29"/>
        </w:numPr>
        <w:spacing w:after="200" w:line="259" w:lineRule="auto"/>
        <w:ind w:left="540" w:hanging="180"/>
        <w:rPr>
          <w:rFonts w:ascii="Roboto" w:cs="Roboto" w:eastAsia="Roboto" w:hAnsi="Roboto"/>
          <w:color w:val="666666"/>
          <w:sz w:val="20"/>
          <w:szCs w:val="20"/>
        </w:rPr>
      </w:pPr>
      <w:sdt>
        <w:sdtPr>
          <w:tag w:val="goog_rdk_1957"/>
        </w:sdtPr>
        <w:sdtContent>
          <w:r w:rsidDel="00000000" w:rsidR="00000000" w:rsidRPr="00000000">
            <w:rPr>
              <w:b w:val="1"/>
              <w:sz w:val="20"/>
              <w:szCs w:val="20"/>
              <w:rtl w:val="0"/>
              <w:rPrChange w:author="Iman Mohamed Atef Helal" w:id="488" w:date="2023-10-31T19:09:00Z">
                <w:rPr>
                  <w:b w:val="1"/>
                  <w:color w:val="666666"/>
                  <w:sz w:val="20"/>
                  <w:szCs w:val="20"/>
                </w:rPr>
              </w:rPrChange>
            </w:rPr>
            <w:t xml:space="preserve">Description:</w:t>
          </w:r>
        </w:sdtContent>
      </w:sdt>
      <w:sdt>
        <w:sdtPr>
          <w:tag w:val="goog_rdk_1958"/>
        </w:sdtPr>
        <w:sdtContent>
          <w:r w:rsidDel="00000000" w:rsidR="00000000" w:rsidRPr="00000000">
            <w:rPr>
              <w:sz w:val="20"/>
              <w:szCs w:val="20"/>
              <w:rtl w:val="0"/>
              <w:rPrChange w:author="Iman Mohamed Atef Helal" w:id="488" w:date="2023-10-31T19:09:00Z">
                <w:rPr>
                  <w:color w:val="666666"/>
                  <w:sz w:val="20"/>
                  <w:szCs w:val="20"/>
                </w:rPr>
              </w:rPrChange>
            </w:rPr>
            <w:t xml:space="preserve"> Collaborative features facilitate group work and peer interaction. Shared workspaces, collaborative editing, and group discussions support cooperative learning, enabling learners to collaborate on projects and assignments.</w:t>
          </w:r>
        </w:sdtContent>
      </w:sdt>
      <w:sdt>
        <w:sdtPr>
          <w:tag w:val="goog_rdk_1959"/>
        </w:sdtPr>
        <w:sdtContent>
          <w:r w:rsidDel="00000000" w:rsidR="00000000" w:rsidRPr="00000000">
            <w:rPr>
              <w:rtl w:val="0"/>
            </w:rPr>
          </w:r>
        </w:sdtContent>
      </w:sdt>
    </w:p>
    <w:p w:rsidR="00000000" w:rsidDel="00000000" w:rsidP="00000000" w:rsidRDefault="00000000" w:rsidRPr="00000000" w14:paraId="0000090B">
      <w:pPr>
        <w:numPr>
          <w:ilvl w:val="0"/>
          <w:numId w:val="29"/>
        </w:numPr>
        <w:spacing w:after="200" w:line="259" w:lineRule="auto"/>
        <w:ind w:left="540" w:hanging="180"/>
        <w:rPr>
          <w:rFonts w:ascii="Roboto" w:cs="Roboto" w:eastAsia="Roboto" w:hAnsi="Roboto"/>
          <w:color w:val="666666"/>
          <w:sz w:val="20"/>
          <w:szCs w:val="20"/>
        </w:rPr>
      </w:pPr>
      <w:sdt>
        <w:sdtPr>
          <w:tag w:val="goog_rdk_1960"/>
        </w:sdtPr>
        <w:sdtContent>
          <w:r w:rsidDel="00000000" w:rsidR="00000000" w:rsidRPr="00000000">
            <w:rPr>
              <w:b w:val="1"/>
              <w:sz w:val="20"/>
              <w:szCs w:val="20"/>
              <w:rtl w:val="0"/>
              <w:rPrChange w:author="Iman Mohamed Atef Helal" w:id="488" w:date="2023-10-31T19:09:00Z">
                <w:rPr>
                  <w:b w:val="1"/>
                  <w:color w:val="666666"/>
                  <w:sz w:val="20"/>
                  <w:szCs w:val="20"/>
                </w:rPr>
              </w:rPrChange>
            </w:rPr>
            <w:t xml:space="preserve">Vision:</w:t>
          </w:r>
        </w:sdtContent>
      </w:sdt>
      <w:sdt>
        <w:sdtPr>
          <w:tag w:val="goog_rdk_1961"/>
        </w:sdtPr>
        <w:sdtContent>
          <w:r w:rsidDel="00000000" w:rsidR="00000000" w:rsidRPr="00000000">
            <w:rPr>
              <w:sz w:val="20"/>
              <w:szCs w:val="20"/>
              <w:rtl w:val="0"/>
              <w:rPrChange w:author="Iman Mohamed Atef Helal" w:id="488" w:date="2023-10-31T19:09:00Z">
                <w:rPr>
                  <w:color w:val="666666"/>
                  <w:sz w:val="20"/>
                  <w:szCs w:val="20"/>
                </w:rPr>
              </w:rPrChange>
            </w:rPr>
            <w:t xml:space="preserve"> Collaborative features foster teamwork and knowledge exchange. By encouraging collaborative problem-solving and creative thinking, this feature prepares learners for real-world collaborative scenarios and enhances their interpersonal skills.</w:t>
          </w:r>
        </w:sdtContent>
      </w:sdt>
      <w:sdt>
        <w:sdtPr>
          <w:tag w:val="goog_rdk_1962"/>
        </w:sdtPr>
        <w:sdtContent>
          <w:r w:rsidDel="00000000" w:rsidR="00000000" w:rsidRPr="00000000">
            <w:rPr>
              <w:rtl w:val="0"/>
            </w:rPr>
          </w:r>
        </w:sdtContent>
      </w:sdt>
    </w:p>
    <w:sdt>
      <w:sdtPr>
        <w:tag w:val="goog_rdk_1964"/>
      </w:sdtPr>
      <w:sdtContent>
        <w:p w:rsidR="00000000" w:rsidDel="00000000" w:rsidP="00000000" w:rsidRDefault="00000000" w:rsidRPr="00000000" w14:paraId="0000090C">
          <w:pPr>
            <w:spacing w:after="200" w:line="259" w:lineRule="auto"/>
            <w:ind w:left="0" w:firstLine="0"/>
            <w:rPr>
              <w:sz w:val="20"/>
              <w:szCs w:val="20"/>
              <w:rPrChange w:author="Iman Mohamed Atef Helal" w:id="488" w:date="2023-10-31T19:09:00Z">
                <w:rPr>
                  <w:color w:val="666666"/>
                  <w:sz w:val="20"/>
                  <w:szCs w:val="20"/>
                </w:rPr>
              </w:rPrChange>
            </w:rPr>
          </w:pPr>
          <w:sdt>
            <w:sdtPr>
              <w:tag w:val="goog_rdk_1963"/>
            </w:sdtPr>
            <w:sdtContent>
              <w:r w:rsidDel="00000000" w:rsidR="00000000" w:rsidRPr="00000000">
                <w:rPr>
                  <w:rtl w:val="0"/>
                </w:rPr>
              </w:r>
            </w:sdtContent>
          </w:sdt>
        </w:p>
      </w:sdtContent>
    </w:sdt>
    <w:p w:rsidR="00000000" w:rsidDel="00000000" w:rsidP="00000000" w:rsidRDefault="00000000" w:rsidRPr="00000000" w14:paraId="0000090D">
      <w:pPr>
        <w:pStyle w:val="Heading2"/>
        <w:spacing w:after="200" w:line="259" w:lineRule="auto"/>
        <w:ind w:hanging="360"/>
        <w:rPr/>
      </w:pPr>
      <w:bookmarkStart w:colFirst="0" w:colLast="0" w:name="_heading=h.4anzqyu" w:id="118"/>
      <w:bookmarkEnd w:id="118"/>
      <w:r w:rsidDel="00000000" w:rsidR="00000000" w:rsidRPr="00000000">
        <w:rPr>
          <w:rtl w:val="0"/>
        </w:rPr>
        <w:t xml:space="preserve">G. Use Cases Brief</w:t>
      </w:r>
    </w:p>
    <w:p w:rsidR="00000000" w:rsidDel="00000000" w:rsidP="00000000" w:rsidRDefault="00000000" w:rsidRPr="00000000" w14:paraId="0000090E">
      <w:pPr>
        <w:ind w:hanging="360"/>
        <w:rPr>
          <w:sz w:val="40"/>
          <w:szCs w:val="40"/>
        </w:rPr>
      </w:pPr>
      <w:r w:rsidDel="00000000" w:rsidR="00000000" w:rsidRPr="00000000">
        <w:rPr>
          <w:rtl w:val="0"/>
        </w:rPr>
        <w:t xml:space="preserve">For our use cases we opted to make a list of user actions and their description which were used to write the use case diagram and use case descriptions, this appendix entry has the initial use case list, for the developed version with the table descriptions please refer to the </w:t>
      </w:r>
      <w:r w:rsidDel="00000000" w:rsidR="00000000" w:rsidRPr="00000000">
        <w:rPr>
          <w:b w:val="1"/>
          <w:rtl w:val="0"/>
        </w:rPr>
        <w:t xml:space="preserve">Appendix Folder &gt; Analysis Chapter Documents &gt; Use Case Descriptions/Diagram</w:t>
      </w:r>
      <w:r w:rsidDel="00000000" w:rsidR="00000000" w:rsidRPr="00000000">
        <w:rPr>
          <w:rtl w:val="0"/>
        </w:rPr>
      </w:r>
    </w:p>
    <w:p w:rsidR="00000000" w:rsidDel="00000000" w:rsidP="00000000" w:rsidRDefault="00000000" w:rsidRPr="00000000" w14:paraId="0000090F">
      <w:pPr>
        <w:numPr>
          <w:ilvl w:val="0"/>
          <w:numId w:val="87"/>
        </w:numPr>
        <w:spacing w:after="0" w:line="259" w:lineRule="auto"/>
        <w:ind w:left="720" w:right="0" w:hanging="360"/>
        <w:jc w:val="left"/>
        <w:rPr>
          <w:b w:val="1"/>
          <w:sz w:val="22"/>
          <w:szCs w:val="22"/>
        </w:rPr>
      </w:pPr>
      <w:r w:rsidDel="00000000" w:rsidR="00000000" w:rsidRPr="00000000">
        <w:rPr>
          <w:b w:val="1"/>
          <w:sz w:val="22"/>
          <w:szCs w:val="22"/>
          <w:rtl w:val="0"/>
        </w:rPr>
        <w:t xml:space="preserve">User Registers</w:t>
      </w:r>
    </w:p>
    <w:p w:rsidR="00000000" w:rsidDel="00000000" w:rsidP="00000000" w:rsidRDefault="00000000" w:rsidRPr="00000000" w14:paraId="00000910">
      <w:pPr>
        <w:numPr>
          <w:ilvl w:val="0"/>
          <w:numId w:val="72"/>
        </w:numPr>
        <w:spacing w:after="0" w:line="259" w:lineRule="auto"/>
        <w:ind w:left="1080" w:right="0" w:hanging="360"/>
        <w:jc w:val="left"/>
        <w:rPr>
          <w:sz w:val="22"/>
          <w:szCs w:val="22"/>
        </w:rPr>
      </w:pPr>
      <w:r w:rsidDel="00000000" w:rsidR="00000000" w:rsidRPr="00000000">
        <w:rPr>
          <w:sz w:val="22"/>
          <w:szCs w:val="22"/>
          <w:rtl w:val="0"/>
        </w:rPr>
        <w:t xml:space="preserve">User initiates the registration process by clicking on the "Register" button.</w:t>
      </w:r>
    </w:p>
    <w:p w:rsidR="00000000" w:rsidDel="00000000" w:rsidP="00000000" w:rsidRDefault="00000000" w:rsidRPr="00000000" w14:paraId="00000911">
      <w:pPr>
        <w:numPr>
          <w:ilvl w:val="0"/>
          <w:numId w:val="72"/>
        </w:numPr>
        <w:spacing w:after="0" w:line="259" w:lineRule="auto"/>
        <w:ind w:left="1080" w:right="0" w:hanging="360"/>
        <w:jc w:val="left"/>
        <w:rPr>
          <w:sz w:val="22"/>
          <w:szCs w:val="22"/>
        </w:rPr>
      </w:pPr>
      <w:r w:rsidDel="00000000" w:rsidR="00000000" w:rsidRPr="00000000">
        <w:rPr>
          <w:sz w:val="22"/>
          <w:szCs w:val="22"/>
          <w:rtl w:val="0"/>
        </w:rPr>
        <w:t xml:space="preserve">Users enter their username, email, and password.</w:t>
      </w:r>
    </w:p>
    <w:p w:rsidR="00000000" w:rsidDel="00000000" w:rsidP="00000000" w:rsidRDefault="00000000" w:rsidRPr="00000000" w14:paraId="00000912">
      <w:pPr>
        <w:numPr>
          <w:ilvl w:val="0"/>
          <w:numId w:val="72"/>
        </w:numPr>
        <w:spacing w:after="0" w:line="259" w:lineRule="auto"/>
        <w:ind w:left="1080" w:right="0" w:hanging="360"/>
        <w:jc w:val="left"/>
        <w:rPr>
          <w:sz w:val="22"/>
          <w:szCs w:val="22"/>
        </w:rPr>
      </w:pPr>
      <w:r w:rsidDel="00000000" w:rsidR="00000000" w:rsidRPr="00000000">
        <w:rPr>
          <w:sz w:val="22"/>
          <w:szCs w:val="22"/>
          <w:rtl w:val="0"/>
        </w:rPr>
        <w:t xml:space="preserve">System checks the validation of the entered email, ensuring it is in the correct format and not already registered.</w:t>
      </w:r>
    </w:p>
    <w:p w:rsidR="00000000" w:rsidDel="00000000" w:rsidP="00000000" w:rsidRDefault="00000000" w:rsidRPr="00000000" w14:paraId="00000913">
      <w:pPr>
        <w:numPr>
          <w:ilvl w:val="0"/>
          <w:numId w:val="72"/>
        </w:numPr>
        <w:spacing w:after="0" w:line="259" w:lineRule="auto"/>
        <w:ind w:left="1080" w:right="0" w:hanging="360"/>
        <w:jc w:val="left"/>
        <w:rPr>
          <w:sz w:val="22"/>
          <w:szCs w:val="22"/>
        </w:rPr>
      </w:pPr>
      <w:r w:rsidDel="00000000" w:rsidR="00000000" w:rsidRPr="00000000">
        <w:rPr>
          <w:sz w:val="22"/>
          <w:szCs w:val="22"/>
          <w:rtl w:val="0"/>
        </w:rPr>
        <w:t xml:space="preserve">If the email is already registered:</w:t>
      </w:r>
    </w:p>
    <w:p w:rsidR="00000000" w:rsidDel="00000000" w:rsidP="00000000" w:rsidRDefault="00000000" w:rsidRPr="00000000" w14:paraId="00000914">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915">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Users have the option to log in or request a password reset.</w:t>
      </w:r>
    </w:p>
    <w:p w:rsidR="00000000" w:rsidDel="00000000" w:rsidP="00000000" w:rsidRDefault="00000000" w:rsidRPr="00000000" w14:paraId="00000916">
      <w:pPr>
        <w:numPr>
          <w:ilvl w:val="0"/>
          <w:numId w:val="72"/>
        </w:numPr>
        <w:spacing w:after="0" w:line="259" w:lineRule="auto"/>
        <w:ind w:left="1080" w:right="0" w:hanging="360"/>
        <w:jc w:val="left"/>
        <w:rPr>
          <w:sz w:val="22"/>
          <w:szCs w:val="22"/>
        </w:rPr>
      </w:pPr>
      <w:r w:rsidDel="00000000" w:rsidR="00000000" w:rsidRPr="00000000">
        <w:rPr>
          <w:sz w:val="22"/>
          <w:szCs w:val="22"/>
          <w:rtl w:val="0"/>
        </w:rPr>
        <w:t xml:space="preserve">If the email is valid and not registered:</w:t>
      </w:r>
    </w:p>
    <w:p w:rsidR="00000000" w:rsidDel="00000000" w:rsidP="00000000" w:rsidRDefault="00000000" w:rsidRPr="00000000" w14:paraId="00000917">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System checks the password for complexity and security requirements.</w:t>
      </w:r>
    </w:p>
    <w:p w:rsidR="00000000" w:rsidDel="00000000" w:rsidP="00000000" w:rsidRDefault="00000000" w:rsidRPr="00000000" w14:paraId="00000918">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 submits the registration form.</w:t>
      </w:r>
    </w:p>
    <w:p w:rsidR="00000000" w:rsidDel="00000000" w:rsidP="00000000" w:rsidRDefault="00000000" w:rsidRPr="00000000" w14:paraId="00000919">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The system sends an email confirmation request to the provided email address.</w:t>
      </w:r>
    </w:p>
    <w:p w:rsidR="00000000" w:rsidDel="00000000" w:rsidP="00000000" w:rsidRDefault="00000000" w:rsidRPr="00000000" w14:paraId="0000091A">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 receives the confirmation email with a verification link.</w:t>
      </w:r>
    </w:p>
    <w:p w:rsidR="00000000" w:rsidDel="00000000" w:rsidP="00000000" w:rsidRDefault="00000000" w:rsidRPr="00000000" w14:paraId="0000091B">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 clicks on the verification link to confirm their email address.</w:t>
      </w:r>
    </w:p>
    <w:p w:rsidR="00000000" w:rsidDel="00000000" w:rsidP="00000000" w:rsidRDefault="00000000" w:rsidRPr="00000000" w14:paraId="0000091C">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The system validates the link and activates the user's account.</w:t>
      </w:r>
    </w:p>
    <w:p w:rsidR="00000000" w:rsidDel="00000000" w:rsidP="00000000" w:rsidRDefault="00000000" w:rsidRPr="00000000" w14:paraId="0000091D">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 is now registered and can log in.</w:t>
      </w:r>
    </w:p>
    <w:p w:rsidR="00000000" w:rsidDel="00000000" w:rsidP="00000000" w:rsidRDefault="00000000" w:rsidRPr="00000000" w14:paraId="0000091E">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91F">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920">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921">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922">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923">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924">
      <w:pPr>
        <w:numPr>
          <w:ilvl w:val="0"/>
          <w:numId w:val="87"/>
        </w:numPr>
        <w:spacing w:after="0" w:line="259" w:lineRule="auto"/>
        <w:ind w:left="720" w:right="0" w:hanging="360"/>
        <w:jc w:val="left"/>
        <w:rPr>
          <w:b w:val="1"/>
          <w:sz w:val="22"/>
          <w:szCs w:val="22"/>
        </w:rPr>
      </w:pPr>
      <w:r w:rsidDel="00000000" w:rsidR="00000000" w:rsidRPr="00000000">
        <w:rPr>
          <w:b w:val="1"/>
          <w:sz w:val="22"/>
          <w:szCs w:val="22"/>
          <w:rtl w:val="0"/>
        </w:rPr>
        <w:t xml:space="preserve">User Logins</w:t>
      </w:r>
    </w:p>
    <w:p w:rsidR="00000000" w:rsidDel="00000000" w:rsidP="00000000" w:rsidRDefault="00000000" w:rsidRPr="00000000" w14:paraId="00000925">
      <w:pPr>
        <w:numPr>
          <w:ilvl w:val="0"/>
          <w:numId w:val="71"/>
        </w:numPr>
        <w:spacing w:after="0" w:line="259" w:lineRule="auto"/>
        <w:ind w:left="1080" w:right="0" w:hanging="360"/>
        <w:jc w:val="left"/>
        <w:rPr>
          <w:sz w:val="22"/>
          <w:szCs w:val="22"/>
        </w:rPr>
      </w:pPr>
      <w:r w:rsidDel="00000000" w:rsidR="00000000" w:rsidRPr="00000000">
        <w:rPr>
          <w:sz w:val="22"/>
          <w:szCs w:val="22"/>
          <w:rtl w:val="0"/>
        </w:rPr>
        <w:t xml:space="preserve">User clicks on the "Login" button.</w:t>
      </w:r>
    </w:p>
    <w:p w:rsidR="00000000" w:rsidDel="00000000" w:rsidP="00000000" w:rsidRDefault="00000000" w:rsidRPr="00000000" w14:paraId="00000926">
      <w:pPr>
        <w:numPr>
          <w:ilvl w:val="0"/>
          <w:numId w:val="71"/>
        </w:numPr>
        <w:spacing w:after="0" w:line="259" w:lineRule="auto"/>
        <w:ind w:left="1080" w:right="0" w:hanging="360"/>
        <w:jc w:val="left"/>
        <w:rPr>
          <w:sz w:val="22"/>
          <w:szCs w:val="22"/>
        </w:rPr>
      </w:pPr>
      <w:r w:rsidDel="00000000" w:rsidR="00000000" w:rsidRPr="00000000">
        <w:rPr>
          <w:sz w:val="22"/>
          <w:szCs w:val="22"/>
          <w:rtl w:val="0"/>
        </w:rPr>
        <w:t xml:space="preserve">User enters their registered email and password or chooses to log in with Google/Facebook accounts.</w:t>
      </w:r>
    </w:p>
    <w:p w:rsidR="00000000" w:rsidDel="00000000" w:rsidP="00000000" w:rsidRDefault="00000000" w:rsidRPr="00000000" w14:paraId="00000927">
      <w:pPr>
        <w:numPr>
          <w:ilvl w:val="0"/>
          <w:numId w:val="71"/>
        </w:numPr>
        <w:spacing w:after="0" w:line="259" w:lineRule="auto"/>
        <w:ind w:left="1080" w:right="0" w:hanging="360"/>
        <w:jc w:val="left"/>
        <w:rPr>
          <w:sz w:val="22"/>
          <w:szCs w:val="22"/>
        </w:rPr>
      </w:pPr>
      <w:r w:rsidDel="00000000" w:rsidR="00000000" w:rsidRPr="00000000">
        <w:rPr>
          <w:sz w:val="22"/>
          <w:szCs w:val="22"/>
          <w:rtl w:val="0"/>
        </w:rPr>
        <w:t xml:space="preserve">System validates the entered credentials.</w:t>
      </w:r>
    </w:p>
    <w:p w:rsidR="00000000" w:rsidDel="00000000" w:rsidP="00000000" w:rsidRDefault="00000000" w:rsidRPr="00000000" w14:paraId="00000928">
      <w:pPr>
        <w:numPr>
          <w:ilvl w:val="0"/>
          <w:numId w:val="71"/>
        </w:numPr>
        <w:spacing w:after="0" w:line="259" w:lineRule="auto"/>
        <w:ind w:left="1080" w:right="0" w:hanging="360"/>
        <w:jc w:val="left"/>
        <w:rPr>
          <w:sz w:val="22"/>
          <w:szCs w:val="22"/>
        </w:rPr>
      </w:pPr>
      <w:r w:rsidDel="00000000" w:rsidR="00000000" w:rsidRPr="00000000">
        <w:rPr>
          <w:sz w:val="22"/>
          <w:szCs w:val="22"/>
          <w:rtl w:val="0"/>
        </w:rPr>
        <w:t xml:space="preserve">If valid:</w:t>
      </w:r>
    </w:p>
    <w:p w:rsidR="00000000" w:rsidDel="00000000" w:rsidP="00000000" w:rsidRDefault="00000000" w:rsidRPr="00000000" w14:paraId="00000929">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Users gain access to their account and the platform.</w:t>
      </w:r>
    </w:p>
    <w:p w:rsidR="00000000" w:rsidDel="00000000" w:rsidP="00000000" w:rsidRDefault="00000000" w:rsidRPr="00000000" w14:paraId="0000092A">
      <w:pPr>
        <w:numPr>
          <w:ilvl w:val="0"/>
          <w:numId w:val="71"/>
        </w:numPr>
        <w:spacing w:after="0" w:line="259" w:lineRule="auto"/>
        <w:ind w:left="1080" w:right="0" w:hanging="360"/>
        <w:jc w:val="left"/>
        <w:rPr>
          <w:sz w:val="22"/>
          <w:szCs w:val="22"/>
        </w:rPr>
      </w:pPr>
      <w:r w:rsidDel="00000000" w:rsidR="00000000" w:rsidRPr="00000000">
        <w:rPr>
          <w:sz w:val="22"/>
          <w:szCs w:val="22"/>
          <w:rtl w:val="0"/>
        </w:rPr>
        <w:t xml:space="preserve">If invalid:</w:t>
      </w:r>
    </w:p>
    <w:p w:rsidR="00000000" w:rsidDel="00000000" w:rsidP="00000000" w:rsidRDefault="00000000" w:rsidRPr="00000000" w14:paraId="0000092B">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92C">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 has the option to reset the password or contact support.</w:t>
      </w:r>
    </w:p>
    <w:p w:rsidR="00000000" w:rsidDel="00000000" w:rsidP="00000000" w:rsidRDefault="00000000" w:rsidRPr="00000000" w14:paraId="0000092D">
      <w:pPr>
        <w:numPr>
          <w:ilvl w:val="0"/>
          <w:numId w:val="87"/>
        </w:numPr>
        <w:spacing w:after="0" w:line="259" w:lineRule="auto"/>
        <w:ind w:left="720" w:right="0" w:hanging="360"/>
        <w:jc w:val="left"/>
        <w:rPr>
          <w:b w:val="1"/>
          <w:sz w:val="22"/>
          <w:szCs w:val="22"/>
        </w:rPr>
      </w:pPr>
      <w:r w:rsidDel="00000000" w:rsidR="00000000" w:rsidRPr="00000000">
        <w:rPr>
          <w:b w:val="1"/>
          <w:sz w:val="22"/>
          <w:szCs w:val="22"/>
          <w:rtl w:val="0"/>
        </w:rPr>
        <w:t xml:space="preserve">User Resets Password </w:t>
      </w:r>
    </w:p>
    <w:p w:rsidR="00000000" w:rsidDel="00000000" w:rsidP="00000000" w:rsidRDefault="00000000" w:rsidRPr="00000000" w14:paraId="0000092E">
      <w:pPr>
        <w:numPr>
          <w:ilvl w:val="0"/>
          <w:numId w:val="59"/>
        </w:numPr>
        <w:spacing w:after="0" w:line="259" w:lineRule="auto"/>
        <w:ind w:left="1080" w:right="0" w:hanging="360"/>
        <w:jc w:val="left"/>
        <w:rPr>
          <w:sz w:val="22"/>
          <w:szCs w:val="22"/>
        </w:rPr>
      </w:pPr>
      <w:r w:rsidDel="00000000" w:rsidR="00000000" w:rsidRPr="00000000">
        <w:rPr>
          <w:sz w:val="22"/>
          <w:szCs w:val="22"/>
          <w:rtl w:val="0"/>
        </w:rPr>
        <w:t xml:space="preserve">User clicks on the "Forgot Password" link.</w:t>
      </w:r>
    </w:p>
    <w:p w:rsidR="00000000" w:rsidDel="00000000" w:rsidP="00000000" w:rsidRDefault="00000000" w:rsidRPr="00000000" w14:paraId="0000092F">
      <w:pPr>
        <w:numPr>
          <w:ilvl w:val="0"/>
          <w:numId w:val="59"/>
        </w:numPr>
        <w:spacing w:after="0" w:line="259" w:lineRule="auto"/>
        <w:ind w:left="1080" w:right="0" w:hanging="360"/>
        <w:jc w:val="left"/>
        <w:rPr>
          <w:sz w:val="22"/>
          <w:szCs w:val="22"/>
        </w:rPr>
      </w:pPr>
      <w:r w:rsidDel="00000000" w:rsidR="00000000" w:rsidRPr="00000000">
        <w:rPr>
          <w:sz w:val="22"/>
          <w:szCs w:val="22"/>
          <w:rtl w:val="0"/>
        </w:rPr>
        <w:t xml:space="preserve">Users are prompted to enter their registered email address.</w:t>
      </w:r>
    </w:p>
    <w:p w:rsidR="00000000" w:rsidDel="00000000" w:rsidP="00000000" w:rsidRDefault="00000000" w:rsidRPr="00000000" w14:paraId="00000930">
      <w:pPr>
        <w:numPr>
          <w:ilvl w:val="0"/>
          <w:numId w:val="59"/>
        </w:numPr>
        <w:spacing w:after="0" w:line="259" w:lineRule="auto"/>
        <w:ind w:left="1080" w:right="0" w:hanging="360"/>
        <w:jc w:val="left"/>
        <w:rPr>
          <w:sz w:val="22"/>
          <w:szCs w:val="22"/>
        </w:rPr>
      </w:pPr>
      <w:r w:rsidDel="00000000" w:rsidR="00000000" w:rsidRPr="00000000">
        <w:rPr>
          <w:sz w:val="22"/>
          <w:szCs w:val="22"/>
          <w:rtl w:val="0"/>
        </w:rPr>
        <w:t xml:space="preserve">System verifies the email address's existence in the database.</w:t>
      </w:r>
    </w:p>
    <w:p w:rsidR="00000000" w:rsidDel="00000000" w:rsidP="00000000" w:rsidRDefault="00000000" w:rsidRPr="00000000" w14:paraId="00000931">
      <w:pPr>
        <w:numPr>
          <w:ilvl w:val="0"/>
          <w:numId w:val="59"/>
        </w:numPr>
        <w:spacing w:after="0" w:line="259" w:lineRule="auto"/>
        <w:ind w:left="1080" w:right="0" w:hanging="360"/>
        <w:jc w:val="left"/>
        <w:rPr>
          <w:sz w:val="22"/>
          <w:szCs w:val="22"/>
        </w:rPr>
      </w:pPr>
      <w:r w:rsidDel="00000000" w:rsidR="00000000" w:rsidRPr="00000000">
        <w:rPr>
          <w:sz w:val="22"/>
          <w:szCs w:val="22"/>
          <w:rtl w:val="0"/>
        </w:rPr>
        <w:t xml:space="preserve">If the email is valid:</w:t>
      </w:r>
    </w:p>
    <w:p w:rsidR="00000000" w:rsidDel="00000000" w:rsidP="00000000" w:rsidRDefault="00000000" w:rsidRPr="00000000" w14:paraId="00000932">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System sends a password reset link to the user's email.</w:t>
      </w:r>
    </w:p>
    <w:p w:rsidR="00000000" w:rsidDel="00000000" w:rsidP="00000000" w:rsidRDefault="00000000" w:rsidRPr="00000000" w14:paraId="00000933">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 receives the email and clicks on the reset link.</w:t>
      </w:r>
    </w:p>
    <w:p w:rsidR="00000000" w:rsidDel="00000000" w:rsidP="00000000" w:rsidRDefault="00000000" w:rsidRPr="00000000" w14:paraId="00000934">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 is redirected to a page where they can create a new password.</w:t>
      </w:r>
    </w:p>
    <w:p w:rsidR="00000000" w:rsidDel="00000000" w:rsidP="00000000" w:rsidRDefault="00000000" w:rsidRPr="00000000" w14:paraId="00000935">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 enters a new password and confirms it.</w:t>
      </w:r>
    </w:p>
    <w:p w:rsidR="00000000" w:rsidDel="00000000" w:rsidP="00000000" w:rsidRDefault="00000000" w:rsidRPr="00000000" w14:paraId="00000936">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The system updates the user's password.</w:t>
      </w:r>
    </w:p>
    <w:p w:rsidR="00000000" w:rsidDel="00000000" w:rsidP="00000000" w:rsidRDefault="00000000" w:rsidRPr="00000000" w14:paraId="00000937">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Users can now log in with the new password.</w:t>
      </w:r>
    </w:p>
    <w:p w:rsidR="00000000" w:rsidDel="00000000" w:rsidP="00000000" w:rsidRDefault="00000000" w:rsidRPr="00000000" w14:paraId="00000938">
      <w:pPr>
        <w:numPr>
          <w:ilvl w:val="0"/>
          <w:numId w:val="59"/>
        </w:numPr>
        <w:spacing w:after="0" w:line="259" w:lineRule="auto"/>
        <w:ind w:left="1080" w:right="0" w:hanging="360"/>
        <w:jc w:val="left"/>
        <w:rPr>
          <w:sz w:val="22"/>
          <w:szCs w:val="22"/>
        </w:rPr>
      </w:pPr>
      <w:r w:rsidDel="00000000" w:rsidR="00000000" w:rsidRPr="00000000">
        <w:rPr>
          <w:sz w:val="22"/>
          <w:szCs w:val="22"/>
          <w:rtl w:val="0"/>
        </w:rPr>
        <w:t xml:space="preserve">If the email is not valid:</w:t>
      </w:r>
    </w:p>
    <w:p w:rsidR="00000000" w:rsidDel="00000000" w:rsidP="00000000" w:rsidRDefault="00000000" w:rsidRPr="00000000" w14:paraId="00000939">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93A">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Users are prompted to re-enter their email address.</w:t>
      </w:r>
    </w:p>
    <w:p w:rsidR="00000000" w:rsidDel="00000000" w:rsidP="00000000" w:rsidRDefault="00000000" w:rsidRPr="00000000" w14:paraId="0000093B">
      <w:pPr>
        <w:numPr>
          <w:ilvl w:val="0"/>
          <w:numId w:val="87"/>
        </w:numPr>
        <w:spacing w:after="0" w:line="259" w:lineRule="auto"/>
        <w:ind w:left="720" w:right="0" w:hanging="360"/>
        <w:jc w:val="left"/>
        <w:rPr>
          <w:b w:val="1"/>
          <w:sz w:val="22"/>
          <w:szCs w:val="22"/>
        </w:rPr>
      </w:pPr>
      <w:r w:rsidDel="00000000" w:rsidR="00000000" w:rsidRPr="00000000">
        <w:rPr>
          <w:b w:val="1"/>
          <w:sz w:val="22"/>
          <w:szCs w:val="22"/>
          <w:rtl w:val="0"/>
        </w:rPr>
        <w:t xml:space="preserve">Student Enrolls in Course</w:t>
      </w:r>
    </w:p>
    <w:p w:rsidR="00000000" w:rsidDel="00000000" w:rsidP="00000000" w:rsidRDefault="00000000" w:rsidRPr="00000000" w14:paraId="0000093C">
      <w:pPr>
        <w:numPr>
          <w:ilvl w:val="0"/>
          <w:numId w:val="74"/>
        </w:numPr>
        <w:spacing w:after="0" w:line="259" w:lineRule="auto"/>
        <w:ind w:left="1080" w:right="0" w:hanging="360"/>
        <w:jc w:val="left"/>
        <w:rPr>
          <w:sz w:val="22"/>
          <w:szCs w:val="22"/>
        </w:rPr>
      </w:pPr>
      <w:r w:rsidDel="00000000" w:rsidR="00000000" w:rsidRPr="00000000">
        <w:rPr>
          <w:sz w:val="22"/>
          <w:szCs w:val="22"/>
          <w:rtl w:val="0"/>
        </w:rPr>
        <w:t xml:space="preserve">Students log into their account.</w:t>
      </w:r>
    </w:p>
    <w:p w:rsidR="00000000" w:rsidDel="00000000" w:rsidP="00000000" w:rsidRDefault="00000000" w:rsidRPr="00000000" w14:paraId="0000093D">
      <w:pPr>
        <w:numPr>
          <w:ilvl w:val="0"/>
          <w:numId w:val="74"/>
        </w:numPr>
        <w:spacing w:after="0" w:line="259" w:lineRule="auto"/>
        <w:ind w:left="1080" w:right="0" w:hanging="360"/>
        <w:jc w:val="left"/>
        <w:rPr>
          <w:sz w:val="22"/>
          <w:szCs w:val="22"/>
        </w:rPr>
      </w:pPr>
      <w:r w:rsidDel="00000000" w:rsidR="00000000" w:rsidRPr="00000000">
        <w:rPr>
          <w:sz w:val="22"/>
          <w:szCs w:val="22"/>
          <w:rtl w:val="0"/>
        </w:rPr>
        <w:t xml:space="preserve">Students navigate to the course catalogue or search feature.</w:t>
      </w:r>
    </w:p>
    <w:p w:rsidR="00000000" w:rsidDel="00000000" w:rsidP="00000000" w:rsidRDefault="00000000" w:rsidRPr="00000000" w14:paraId="0000093E">
      <w:pPr>
        <w:numPr>
          <w:ilvl w:val="0"/>
          <w:numId w:val="74"/>
        </w:numPr>
        <w:spacing w:after="0" w:line="259" w:lineRule="auto"/>
        <w:ind w:left="1080" w:right="0" w:hanging="360"/>
        <w:jc w:val="left"/>
        <w:rPr>
          <w:sz w:val="22"/>
          <w:szCs w:val="22"/>
        </w:rPr>
      </w:pPr>
      <w:r w:rsidDel="00000000" w:rsidR="00000000" w:rsidRPr="00000000">
        <w:rPr>
          <w:sz w:val="22"/>
          <w:szCs w:val="22"/>
          <w:rtl w:val="0"/>
        </w:rPr>
        <w:t xml:space="preserve">Students select a course they want to enroll in.</w:t>
      </w:r>
    </w:p>
    <w:p w:rsidR="00000000" w:rsidDel="00000000" w:rsidP="00000000" w:rsidRDefault="00000000" w:rsidRPr="00000000" w14:paraId="0000093F">
      <w:pPr>
        <w:numPr>
          <w:ilvl w:val="0"/>
          <w:numId w:val="74"/>
        </w:numPr>
        <w:spacing w:after="0" w:line="259" w:lineRule="auto"/>
        <w:ind w:left="1080" w:right="0" w:hanging="360"/>
        <w:jc w:val="left"/>
        <w:rPr>
          <w:sz w:val="22"/>
          <w:szCs w:val="22"/>
        </w:rPr>
      </w:pPr>
      <w:r w:rsidDel="00000000" w:rsidR="00000000" w:rsidRPr="00000000">
        <w:rPr>
          <w:sz w:val="22"/>
          <w:szCs w:val="22"/>
          <w:rtl w:val="0"/>
        </w:rPr>
        <w:t xml:space="preserve">System adds the course to the user's enrolled courses.</w:t>
      </w:r>
    </w:p>
    <w:p w:rsidR="00000000" w:rsidDel="00000000" w:rsidP="00000000" w:rsidRDefault="00000000" w:rsidRPr="00000000" w14:paraId="00000940">
      <w:pPr>
        <w:numPr>
          <w:ilvl w:val="0"/>
          <w:numId w:val="74"/>
        </w:numPr>
        <w:spacing w:after="0" w:line="259" w:lineRule="auto"/>
        <w:ind w:left="1080" w:right="0" w:hanging="360"/>
        <w:jc w:val="left"/>
        <w:rPr>
          <w:sz w:val="22"/>
          <w:szCs w:val="22"/>
        </w:rPr>
      </w:pPr>
      <w:r w:rsidDel="00000000" w:rsidR="00000000" w:rsidRPr="00000000">
        <w:rPr>
          <w:sz w:val="22"/>
          <w:szCs w:val="22"/>
          <w:rtl w:val="0"/>
        </w:rPr>
        <w:t xml:space="preserve">If the course is not full:</w:t>
      </w:r>
    </w:p>
    <w:p w:rsidR="00000000" w:rsidDel="00000000" w:rsidP="00000000" w:rsidRDefault="00000000" w:rsidRPr="00000000" w14:paraId="00000941">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Students can now access the course content.</w:t>
      </w:r>
    </w:p>
    <w:p w:rsidR="00000000" w:rsidDel="00000000" w:rsidP="00000000" w:rsidRDefault="00000000" w:rsidRPr="00000000" w14:paraId="00000942">
      <w:pPr>
        <w:numPr>
          <w:ilvl w:val="0"/>
          <w:numId w:val="74"/>
        </w:numPr>
        <w:spacing w:after="0" w:line="259" w:lineRule="auto"/>
        <w:ind w:left="1080" w:right="0" w:hanging="360"/>
        <w:jc w:val="left"/>
        <w:rPr>
          <w:sz w:val="22"/>
          <w:szCs w:val="22"/>
        </w:rPr>
      </w:pPr>
      <w:r w:rsidDel="00000000" w:rsidR="00000000" w:rsidRPr="00000000">
        <w:rPr>
          <w:sz w:val="22"/>
          <w:szCs w:val="22"/>
          <w:rtl w:val="0"/>
        </w:rPr>
        <w:t xml:space="preserve">If the course is full (maximum enrollment reached):</w:t>
      </w:r>
    </w:p>
    <w:p w:rsidR="00000000" w:rsidDel="00000000" w:rsidP="00000000" w:rsidRDefault="00000000" w:rsidRPr="00000000" w14:paraId="00000943">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System displays a message indicating that the course is full.</w:t>
      </w:r>
    </w:p>
    <w:p w:rsidR="00000000" w:rsidDel="00000000" w:rsidP="00000000" w:rsidRDefault="00000000" w:rsidRPr="00000000" w14:paraId="00000944">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Students can join a waiting list if available or choose another course.</w:t>
      </w:r>
    </w:p>
    <w:p w:rsidR="00000000" w:rsidDel="00000000" w:rsidP="00000000" w:rsidRDefault="00000000" w:rsidRPr="00000000" w14:paraId="00000945">
      <w:pPr>
        <w:numPr>
          <w:ilvl w:val="0"/>
          <w:numId w:val="87"/>
        </w:numPr>
        <w:spacing w:after="0" w:line="259" w:lineRule="auto"/>
        <w:ind w:left="720" w:right="0" w:hanging="360"/>
        <w:jc w:val="left"/>
        <w:rPr>
          <w:b w:val="1"/>
          <w:sz w:val="22"/>
          <w:szCs w:val="22"/>
        </w:rPr>
      </w:pPr>
      <w:r w:rsidDel="00000000" w:rsidR="00000000" w:rsidRPr="00000000">
        <w:rPr>
          <w:b w:val="1"/>
          <w:sz w:val="22"/>
          <w:szCs w:val="22"/>
          <w:rtl w:val="0"/>
        </w:rPr>
        <w:t xml:space="preserve">Teacher Adds Assignment</w:t>
      </w:r>
    </w:p>
    <w:p w:rsidR="00000000" w:rsidDel="00000000" w:rsidP="00000000" w:rsidRDefault="00000000" w:rsidRPr="00000000" w14:paraId="00000946">
      <w:pPr>
        <w:numPr>
          <w:ilvl w:val="0"/>
          <w:numId w:val="70"/>
        </w:numPr>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947">
      <w:pPr>
        <w:numPr>
          <w:ilvl w:val="0"/>
          <w:numId w:val="70"/>
        </w:numPr>
        <w:spacing w:after="0" w:line="259" w:lineRule="auto"/>
        <w:ind w:left="1080" w:right="0" w:hanging="360"/>
        <w:jc w:val="left"/>
        <w:rPr>
          <w:sz w:val="22"/>
          <w:szCs w:val="22"/>
        </w:rPr>
      </w:pPr>
      <w:r w:rsidDel="00000000" w:rsidR="00000000" w:rsidRPr="00000000">
        <w:rPr>
          <w:sz w:val="22"/>
          <w:szCs w:val="22"/>
          <w:rtl w:val="0"/>
        </w:rPr>
        <w:t xml:space="preserve">Teacher accesses the specific course where they are the instructor.</w:t>
      </w:r>
    </w:p>
    <w:p w:rsidR="00000000" w:rsidDel="00000000" w:rsidP="00000000" w:rsidRDefault="00000000" w:rsidRPr="00000000" w14:paraId="00000948">
      <w:pPr>
        <w:numPr>
          <w:ilvl w:val="0"/>
          <w:numId w:val="70"/>
        </w:numPr>
        <w:spacing w:after="0" w:line="259" w:lineRule="auto"/>
        <w:ind w:left="1080" w:right="0" w:hanging="360"/>
        <w:jc w:val="left"/>
        <w:rPr>
          <w:sz w:val="22"/>
          <w:szCs w:val="22"/>
        </w:rPr>
      </w:pPr>
      <w:r w:rsidDel="00000000" w:rsidR="00000000" w:rsidRPr="00000000">
        <w:rPr>
          <w:sz w:val="22"/>
          <w:szCs w:val="22"/>
          <w:rtl w:val="0"/>
        </w:rPr>
        <w:t xml:space="preserve">Teacher navigates to the assignment creation section.</w:t>
      </w:r>
    </w:p>
    <w:p w:rsidR="00000000" w:rsidDel="00000000" w:rsidP="00000000" w:rsidRDefault="00000000" w:rsidRPr="00000000" w14:paraId="00000949">
      <w:pPr>
        <w:numPr>
          <w:ilvl w:val="0"/>
          <w:numId w:val="70"/>
        </w:numPr>
        <w:spacing w:after="0" w:line="259" w:lineRule="auto"/>
        <w:ind w:left="1080" w:right="0" w:hanging="360"/>
        <w:jc w:val="left"/>
        <w:rPr>
          <w:sz w:val="22"/>
          <w:szCs w:val="22"/>
        </w:rPr>
      </w:pPr>
      <w:r w:rsidDel="00000000" w:rsidR="00000000" w:rsidRPr="00000000">
        <w:rPr>
          <w:sz w:val="22"/>
          <w:szCs w:val="22"/>
          <w:rtl w:val="0"/>
        </w:rPr>
        <w:t xml:space="preserve">Teacher provides assignment details, including title, description, and due date.</w:t>
      </w:r>
    </w:p>
    <w:p w:rsidR="00000000" w:rsidDel="00000000" w:rsidP="00000000" w:rsidRDefault="00000000" w:rsidRPr="00000000" w14:paraId="0000094A">
      <w:pPr>
        <w:numPr>
          <w:ilvl w:val="0"/>
          <w:numId w:val="70"/>
        </w:numPr>
        <w:spacing w:after="0" w:line="259" w:lineRule="auto"/>
        <w:ind w:left="1080" w:right="0" w:hanging="360"/>
        <w:jc w:val="left"/>
        <w:rPr>
          <w:sz w:val="22"/>
          <w:szCs w:val="22"/>
        </w:rPr>
      </w:pPr>
      <w:r w:rsidDel="00000000" w:rsidR="00000000" w:rsidRPr="00000000">
        <w:rPr>
          <w:sz w:val="22"/>
          <w:szCs w:val="22"/>
          <w:rtl w:val="0"/>
        </w:rPr>
        <w:t xml:space="preserve">Teacher sets assignment parameters, such as maximum points.</w:t>
      </w:r>
    </w:p>
    <w:p w:rsidR="00000000" w:rsidDel="00000000" w:rsidP="00000000" w:rsidRDefault="00000000" w:rsidRPr="00000000" w14:paraId="0000094B">
      <w:pPr>
        <w:numPr>
          <w:ilvl w:val="0"/>
          <w:numId w:val="70"/>
        </w:numPr>
        <w:spacing w:after="0" w:line="259" w:lineRule="auto"/>
        <w:ind w:left="1080" w:right="0" w:hanging="360"/>
        <w:jc w:val="left"/>
        <w:rPr>
          <w:sz w:val="22"/>
          <w:szCs w:val="22"/>
        </w:rPr>
      </w:pPr>
      <w:r w:rsidDel="00000000" w:rsidR="00000000" w:rsidRPr="00000000">
        <w:rPr>
          <w:sz w:val="22"/>
          <w:szCs w:val="22"/>
          <w:rtl w:val="0"/>
        </w:rPr>
        <w:t xml:space="preserve">Teacher creates the assignment.</w:t>
      </w:r>
    </w:p>
    <w:p w:rsidR="00000000" w:rsidDel="00000000" w:rsidP="00000000" w:rsidRDefault="00000000" w:rsidRPr="00000000" w14:paraId="0000094C">
      <w:pPr>
        <w:numPr>
          <w:ilvl w:val="0"/>
          <w:numId w:val="70"/>
        </w:numPr>
        <w:spacing w:after="0" w:line="259" w:lineRule="auto"/>
        <w:ind w:left="1080" w:right="0" w:hanging="360"/>
        <w:jc w:val="left"/>
        <w:rPr>
          <w:sz w:val="22"/>
          <w:szCs w:val="22"/>
        </w:rPr>
      </w:pPr>
      <w:r w:rsidDel="00000000" w:rsidR="00000000" w:rsidRPr="00000000">
        <w:rPr>
          <w:sz w:val="22"/>
          <w:szCs w:val="22"/>
          <w:rtl w:val="0"/>
        </w:rPr>
        <w:t xml:space="preserve">The system notifies enrolled students about the new assignment.</w:t>
      </w:r>
    </w:p>
    <w:p w:rsidR="00000000" w:rsidDel="00000000" w:rsidP="00000000" w:rsidRDefault="00000000" w:rsidRPr="00000000" w14:paraId="0000094D">
      <w:pPr>
        <w:numPr>
          <w:ilvl w:val="0"/>
          <w:numId w:val="87"/>
        </w:numPr>
        <w:spacing w:after="0" w:line="259" w:lineRule="auto"/>
        <w:ind w:left="720" w:right="0" w:hanging="360"/>
        <w:jc w:val="left"/>
        <w:rPr>
          <w:b w:val="1"/>
          <w:sz w:val="22"/>
          <w:szCs w:val="22"/>
        </w:rPr>
      </w:pPr>
      <w:r w:rsidDel="00000000" w:rsidR="00000000" w:rsidRPr="00000000">
        <w:rPr>
          <w:b w:val="1"/>
          <w:sz w:val="22"/>
          <w:szCs w:val="22"/>
          <w:rtl w:val="0"/>
        </w:rPr>
        <w:t xml:space="preserve">Student Submits Assignment</w:t>
      </w:r>
    </w:p>
    <w:p w:rsidR="00000000" w:rsidDel="00000000" w:rsidP="00000000" w:rsidRDefault="00000000" w:rsidRPr="00000000" w14:paraId="0000094E">
      <w:pPr>
        <w:numPr>
          <w:ilvl w:val="0"/>
          <w:numId w:val="61"/>
        </w:numPr>
        <w:spacing w:after="0" w:line="259" w:lineRule="auto"/>
        <w:ind w:left="1080" w:right="0" w:hanging="360"/>
        <w:jc w:val="left"/>
        <w:rPr>
          <w:sz w:val="22"/>
          <w:szCs w:val="22"/>
        </w:rPr>
      </w:pPr>
      <w:r w:rsidDel="00000000" w:rsidR="00000000" w:rsidRPr="00000000">
        <w:rPr>
          <w:sz w:val="22"/>
          <w:szCs w:val="22"/>
          <w:rtl w:val="0"/>
        </w:rPr>
        <w:t xml:space="preserve">Students log into their account.</w:t>
      </w:r>
    </w:p>
    <w:p w:rsidR="00000000" w:rsidDel="00000000" w:rsidP="00000000" w:rsidRDefault="00000000" w:rsidRPr="00000000" w14:paraId="0000094F">
      <w:pPr>
        <w:numPr>
          <w:ilvl w:val="0"/>
          <w:numId w:val="61"/>
        </w:numPr>
        <w:spacing w:after="0" w:line="259" w:lineRule="auto"/>
        <w:ind w:left="1080" w:right="0" w:hanging="360"/>
        <w:jc w:val="left"/>
        <w:rPr>
          <w:sz w:val="22"/>
          <w:szCs w:val="22"/>
        </w:rPr>
      </w:pPr>
      <w:r w:rsidDel="00000000" w:rsidR="00000000" w:rsidRPr="00000000">
        <w:rPr>
          <w:sz w:val="22"/>
          <w:szCs w:val="22"/>
          <w:rtl w:val="0"/>
        </w:rPr>
        <w:t xml:space="preserve">Students access the course where they have an assignment.</w:t>
      </w:r>
    </w:p>
    <w:p w:rsidR="00000000" w:rsidDel="00000000" w:rsidP="00000000" w:rsidRDefault="00000000" w:rsidRPr="00000000" w14:paraId="00000950">
      <w:pPr>
        <w:numPr>
          <w:ilvl w:val="0"/>
          <w:numId w:val="61"/>
        </w:numPr>
        <w:spacing w:after="0" w:line="259" w:lineRule="auto"/>
        <w:ind w:left="1080" w:right="0" w:hanging="360"/>
        <w:jc w:val="left"/>
        <w:rPr>
          <w:sz w:val="22"/>
          <w:szCs w:val="22"/>
        </w:rPr>
      </w:pPr>
      <w:r w:rsidDel="00000000" w:rsidR="00000000" w:rsidRPr="00000000">
        <w:rPr>
          <w:sz w:val="22"/>
          <w:szCs w:val="22"/>
          <w:rtl w:val="0"/>
        </w:rPr>
        <w:t xml:space="preserve">Student navigates to the assignment submission section.</w:t>
      </w:r>
    </w:p>
    <w:p w:rsidR="00000000" w:rsidDel="00000000" w:rsidP="00000000" w:rsidRDefault="00000000" w:rsidRPr="00000000" w14:paraId="00000951">
      <w:pPr>
        <w:numPr>
          <w:ilvl w:val="0"/>
          <w:numId w:val="61"/>
        </w:numPr>
        <w:spacing w:after="0" w:line="259" w:lineRule="auto"/>
        <w:ind w:left="1080" w:right="0" w:hanging="360"/>
        <w:jc w:val="left"/>
        <w:rPr>
          <w:sz w:val="22"/>
          <w:szCs w:val="22"/>
        </w:rPr>
      </w:pPr>
      <w:r w:rsidDel="00000000" w:rsidR="00000000" w:rsidRPr="00000000">
        <w:rPr>
          <w:sz w:val="22"/>
          <w:szCs w:val="22"/>
          <w:rtl w:val="0"/>
        </w:rPr>
        <w:t xml:space="preserve">Students upload their assignment file or enters text.</w:t>
      </w:r>
    </w:p>
    <w:p w:rsidR="00000000" w:rsidDel="00000000" w:rsidP="00000000" w:rsidRDefault="00000000" w:rsidRPr="00000000" w14:paraId="00000952">
      <w:pPr>
        <w:numPr>
          <w:ilvl w:val="0"/>
          <w:numId w:val="61"/>
        </w:numPr>
        <w:spacing w:after="0" w:line="259" w:lineRule="auto"/>
        <w:ind w:left="1080" w:right="0" w:hanging="360"/>
        <w:jc w:val="left"/>
        <w:rPr>
          <w:sz w:val="22"/>
          <w:szCs w:val="22"/>
        </w:rPr>
      </w:pPr>
      <w:r w:rsidDel="00000000" w:rsidR="00000000" w:rsidRPr="00000000">
        <w:rPr>
          <w:sz w:val="22"/>
          <w:szCs w:val="22"/>
          <w:rtl w:val="0"/>
        </w:rPr>
        <w:t xml:space="preserve">Student submits the assignment.</w:t>
      </w:r>
    </w:p>
    <w:p w:rsidR="00000000" w:rsidDel="00000000" w:rsidP="00000000" w:rsidRDefault="00000000" w:rsidRPr="00000000" w14:paraId="00000953">
      <w:pPr>
        <w:numPr>
          <w:ilvl w:val="0"/>
          <w:numId w:val="61"/>
        </w:numPr>
        <w:spacing w:after="0" w:line="259" w:lineRule="auto"/>
        <w:ind w:left="1080" w:right="0" w:hanging="360"/>
        <w:jc w:val="left"/>
        <w:rPr>
          <w:sz w:val="22"/>
          <w:szCs w:val="22"/>
        </w:rPr>
      </w:pPr>
      <w:r w:rsidDel="00000000" w:rsidR="00000000" w:rsidRPr="00000000">
        <w:rPr>
          <w:sz w:val="22"/>
          <w:szCs w:val="22"/>
          <w:rtl w:val="0"/>
        </w:rPr>
        <w:t xml:space="preserve">The system records the submission and notifies the Teacher.</w:t>
      </w:r>
    </w:p>
    <w:p w:rsidR="00000000" w:rsidDel="00000000" w:rsidP="00000000" w:rsidRDefault="00000000" w:rsidRPr="00000000" w14:paraId="00000954">
      <w:pPr>
        <w:numPr>
          <w:ilvl w:val="0"/>
          <w:numId w:val="87"/>
        </w:numPr>
        <w:spacing w:after="0" w:line="259" w:lineRule="auto"/>
        <w:ind w:left="720" w:right="0" w:hanging="360"/>
        <w:jc w:val="left"/>
        <w:rPr>
          <w:b w:val="1"/>
          <w:sz w:val="22"/>
          <w:szCs w:val="22"/>
        </w:rPr>
      </w:pPr>
      <w:r w:rsidDel="00000000" w:rsidR="00000000" w:rsidRPr="00000000">
        <w:rPr>
          <w:b w:val="1"/>
          <w:sz w:val="22"/>
          <w:szCs w:val="22"/>
          <w:rtl w:val="0"/>
        </w:rPr>
        <w:t xml:space="preserve">Student Checks Progress</w:t>
      </w:r>
    </w:p>
    <w:p w:rsidR="00000000" w:rsidDel="00000000" w:rsidP="00000000" w:rsidRDefault="00000000" w:rsidRPr="00000000" w14:paraId="00000955">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Student logs into their account.</w:t>
      </w:r>
    </w:p>
    <w:p w:rsidR="00000000" w:rsidDel="00000000" w:rsidP="00000000" w:rsidRDefault="00000000" w:rsidRPr="00000000" w14:paraId="00000956">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Student accesses the course.</w:t>
      </w:r>
    </w:p>
    <w:p w:rsidR="00000000" w:rsidDel="00000000" w:rsidP="00000000" w:rsidRDefault="00000000" w:rsidRPr="00000000" w14:paraId="00000957">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Student views the course progress dashboard.</w:t>
      </w:r>
    </w:p>
    <w:p w:rsidR="00000000" w:rsidDel="00000000" w:rsidP="00000000" w:rsidRDefault="00000000" w:rsidRPr="00000000" w14:paraId="00000958">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The system displays completed and pending lectures and tasks.</w:t>
      </w:r>
    </w:p>
    <w:p w:rsidR="00000000" w:rsidDel="00000000" w:rsidP="00000000" w:rsidRDefault="00000000" w:rsidRPr="00000000" w14:paraId="00000959">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Student can track their progress and navigate to different course sections.</w:t>
      </w:r>
    </w:p>
    <w:p w:rsidR="00000000" w:rsidDel="00000000" w:rsidP="00000000" w:rsidRDefault="00000000" w:rsidRPr="00000000" w14:paraId="0000095A">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Labels and Categorization/Platform Organization</w:t>
      </w:r>
    </w:p>
    <w:p w:rsidR="00000000" w:rsidDel="00000000" w:rsidP="00000000" w:rsidRDefault="00000000" w:rsidRPr="00000000" w14:paraId="0000095B">
      <w:pPr>
        <w:numPr>
          <w:ilvl w:val="0"/>
          <w:numId w:val="3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organize content with clear labels, categories, nested folders, and efficient tagging systems for easy resource discovery.</w:t>
      </w:r>
    </w:p>
    <w:p w:rsidR="00000000" w:rsidDel="00000000" w:rsidP="00000000" w:rsidRDefault="00000000" w:rsidRPr="00000000" w14:paraId="0000095C">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Creates Enrollment Codes</w:t>
      </w:r>
    </w:p>
    <w:p w:rsidR="00000000" w:rsidDel="00000000" w:rsidP="00000000" w:rsidRDefault="00000000" w:rsidRPr="00000000" w14:paraId="0000095D">
      <w:pPr>
        <w:numPr>
          <w:ilvl w:val="0"/>
          <w:numId w:val="3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95E">
      <w:pPr>
        <w:numPr>
          <w:ilvl w:val="0"/>
          <w:numId w:val="3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management section.</w:t>
      </w:r>
    </w:p>
    <w:p w:rsidR="00000000" w:rsidDel="00000000" w:rsidP="00000000" w:rsidRDefault="00000000" w:rsidRPr="00000000" w14:paraId="0000095F">
      <w:pPr>
        <w:numPr>
          <w:ilvl w:val="0"/>
          <w:numId w:val="3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generates an enrollment code for the course they want to offer.</w:t>
      </w:r>
    </w:p>
    <w:p w:rsidR="00000000" w:rsidDel="00000000" w:rsidP="00000000" w:rsidRDefault="00000000" w:rsidRPr="00000000" w14:paraId="00000960">
      <w:pPr>
        <w:numPr>
          <w:ilvl w:val="0"/>
          <w:numId w:val="39"/>
        </w:numPr>
        <w:tabs>
          <w:tab w:val="left" w:leader="none" w:pos="459"/>
        </w:tabs>
        <w:spacing w:after="160" w:line="259" w:lineRule="auto"/>
        <w:ind w:left="1080" w:right="0" w:hanging="360"/>
        <w:jc w:val="left"/>
        <w:rPr>
          <w:sz w:val="22"/>
          <w:szCs w:val="22"/>
        </w:rPr>
      </w:pPr>
      <w:r w:rsidDel="00000000" w:rsidR="00000000" w:rsidRPr="00000000">
        <w:rPr>
          <w:sz w:val="22"/>
          <w:szCs w:val="22"/>
          <w:rtl w:val="0"/>
        </w:rPr>
        <w:t xml:space="preserve">Teacher shares the enrollment code with potential students through email, messages, or the platform.</w:t>
      </w:r>
    </w:p>
    <w:p w:rsidR="00000000" w:rsidDel="00000000" w:rsidP="00000000" w:rsidRDefault="00000000" w:rsidRPr="00000000" w14:paraId="00000961">
      <w:pPr>
        <w:tabs>
          <w:tab w:val="left" w:leader="none" w:pos="459"/>
        </w:tabs>
        <w:spacing w:after="16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62">
      <w:pPr>
        <w:tabs>
          <w:tab w:val="left" w:leader="none" w:pos="459"/>
        </w:tabs>
        <w:spacing w:after="16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63">
      <w:pPr>
        <w:tabs>
          <w:tab w:val="left" w:leader="none" w:pos="459"/>
        </w:tabs>
        <w:spacing w:after="16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64">
      <w:pPr>
        <w:tabs>
          <w:tab w:val="left" w:leader="none" w:pos="459"/>
        </w:tabs>
        <w:spacing w:after="16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65">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Self-Enrolls with Codes</w:t>
      </w:r>
    </w:p>
    <w:p w:rsidR="00000000" w:rsidDel="00000000" w:rsidP="00000000" w:rsidRDefault="00000000" w:rsidRPr="00000000" w14:paraId="00000966">
      <w:pPr>
        <w:numPr>
          <w:ilvl w:val="1"/>
          <w:numId w:val="5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receive the enrollment code and logs into their account.</w:t>
      </w:r>
    </w:p>
    <w:p w:rsidR="00000000" w:rsidDel="00000000" w:rsidP="00000000" w:rsidRDefault="00000000" w:rsidRPr="00000000" w14:paraId="00000967">
      <w:pPr>
        <w:numPr>
          <w:ilvl w:val="1"/>
          <w:numId w:val="5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navigates to the "Enroll in a Course" section.</w:t>
      </w:r>
    </w:p>
    <w:p w:rsidR="00000000" w:rsidDel="00000000" w:rsidP="00000000" w:rsidRDefault="00000000" w:rsidRPr="00000000" w14:paraId="00000968">
      <w:pPr>
        <w:numPr>
          <w:ilvl w:val="1"/>
          <w:numId w:val="5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enters the enrollment code provided by the teacher.</w:t>
      </w:r>
    </w:p>
    <w:p w:rsidR="00000000" w:rsidDel="00000000" w:rsidP="00000000" w:rsidRDefault="00000000" w:rsidRPr="00000000" w14:paraId="00000969">
      <w:pPr>
        <w:numPr>
          <w:ilvl w:val="1"/>
          <w:numId w:val="5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verifies the code's validity.</w:t>
      </w:r>
    </w:p>
    <w:p w:rsidR="00000000" w:rsidDel="00000000" w:rsidP="00000000" w:rsidRDefault="00000000" w:rsidRPr="00000000" w14:paraId="0000096A">
      <w:pPr>
        <w:numPr>
          <w:ilvl w:val="1"/>
          <w:numId w:val="5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If the code is valid:</w:t>
      </w:r>
    </w:p>
    <w:p w:rsidR="00000000" w:rsidDel="00000000" w:rsidP="00000000" w:rsidRDefault="00000000" w:rsidRPr="00000000" w14:paraId="0000096B">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Student is successfully enrolled in the course.</w:t>
      </w:r>
    </w:p>
    <w:p w:rsidR="00000000" w:rsidDel="00000000" w:rsidP="00000000" w:rsidRDefault="00000000" w:rsidRPr="00000000" w14:paraId="0000096C">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System adds the course to the student's enrolled courses.</w:t>
      </w:r>
    </w:p>
    <w:p w:rsidR="00000000" w:rsidDel="00000000" w:rsidP="00000000" w:rsidRDefault="00000000" w:rsidRPr="00000000" w14:paraId="0000096D">
      <w:pPr>
        <w:numPr>
          <w:ilvl w:val="1"/>
          <w:numId w:val="5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If the code is invalid or expired:</w:t>
      </w:r>
    </w:p>
    <w:p w:rsidR="00000000" w:rsidDel="00000000" w:rsidP="00000000" w:rsidRDefault="00000000" w:rsidRPr="00000000" w14:paraId="0000096E">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96F">
      <w:pPr>
        <w:numPr>
          <w:ilvl w:val="1"/>
          <w:numId w:val="31"/>
        </w:numPr>
        <w:spacing w:after="0" w:line="259" w:lineRule="auto"/>
        <w:ind w:left="1620" w:right="0" w:hanging="180"/>
        <w:jc w:val="left"/>
        <w:rPr>
          <w:sz w:val="22"/>
          <w:szCs w:val="22"/>
        </w:rPr>
      </w:pPr>
      <w:r w:rsidDel="00000000" w:rsidR="00000000" w:rsidRPr="00000000">
        <w:rPr>
          <w:sz w:val="22"/>
          <w:szCs w:val="22"/>
          <w:rtl w:val="0"/>
        </w:rPr>
        <w:t xml:space="preserve">Student has the option to re-enter a valid code.</w:t>
      </w:r>
    </w:p>
    <w:p w:rsidR="00000000" w:rsidDel="00000000" w:rsidP="00000000" w:rsidRDefault="00000000" w:rsidRPr="00000000" w14:paraId="00000970">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Creates Courses</w:t>
      </w:r>
    </w:p>
    <w:p w:rsidR="00000000" w:rsidDel="00000000" w:rsidP="00000000" w:rsidRDefault="00000000" w:rsidRPr="00000000" w14:paraId="00000971">
      <w:pPr>
        <w:numPr>
          <w:ilvl w:val="0"/>
          <w:numId w:val="9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972">
      <w:pPr>
        <w:numPr>
          <w:ilvl w:val="0"/>
          <w:numId w:val="9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creation section.</w:t>
      </w:r>
    </w:p>
    <w:p w:rsidR="00000000" w:rsidDel="00000000" w:rsidP="00000000" w:rsidRDefault="00000000" w:rsidRPr="00000000" w14:paraId="00000973">
      <w:pPr>
        <w:numPr>
          <w:ilvl w:val="0"/>
          <w:numId w:val="9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provides course details, including title, description, and course materials.</w:t>
      </w:r>
    </w:p>
    <w:p w:rsidR="00000000" w:rsidDel="00000000" w:rsidP="00000000" w:rsidRDefault="00000000" w:rsidRPr="00000000" w14:paraId="00000974">
      <w:pPr>
        <w:numPr>
          <w:ilvl w:val="0"/>
          <w:numId w:val="9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customizes the course structure and settings.</w:t>
      </w:r>
    </w:p>
    <w:p w:rsidR="00000000" w:rsidDel="00000000" w:rsidP="00000000" w:rsidRDefault="00000000" w:rsidRPr="00000000" w14:paraId="00000975">
      <w:pPr>
        <w:numPr>
          <w:ilvl w:val="0"/>
          <w:numId w:val="9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creates the course.</w:t>
      </w:r>
    </w:p>
    <w:p w:rsidR="00000000" w:rsidDel="00000000" w:rsidP="00000000" w:rsidRDefault="00000000" w:rsidRPr="00000000" w14:paraId="00000976">
      <w:pPr>
        <w:numPr>
          <w:ilvl w:val="0"/>
          <w:numId w:val="9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makes the course available to enrolled students.</w:t>
      </w:r>
    </w:p>
    <w:p w:rsidR="00000000" w:rsidDel="00000000" w:rsidP="00000000" w:rsidRDefault="00000000" w:rsidRPr="00000000" w14:paraId="00000977">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Adds/Reuses Material</w:t>
      </w:r>
    </w:p>
    <w:p w:rsidR="00000000" w:rsidDel="00000000" w:rsidP="00000000" w:rsidRDefault="00000000" w:rsidRPr="00000000" w14:paraId="00000978">
      <w:pPr>
        <w:numPr>
          <w:ilvl w:val="0"/>
          <w:numId w:val="4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979">
      <w:pPr>
        <w:numPr>
          <w:ilvl w:val="0"/>
          <w:numId w:val="4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materials section.</w:t>
      </w:r>
    </w:p>
    <w:p w:rsidR="00000000" w:rsidDel="00000000" w:rsidP="00000000" w:rsidRDefault="00000000" w:rsidRPr="00000000" w14:paraId="0000097A">
      <w:pPr>
        <w:numPr>
          <w:ilvl w:val="0"/>
          <w:numId w:val="4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uploads course materials (readings, videos, assignments) or reuses previously uploaded materials.</w:t>
      </w:r>
    </w:p>
    <w:p w:rsidR="00000000" w:rsidDel="00000000" w:rsidP="00000000" w:rsidRDefault="00000000" w:rsidRPr="00000000" w14:paraId="0000097B">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Adds Quiz</w:t>
      </w:r>
    </w:p>
    <w:p w:rsidR="00000000" w:rsidDel="00000000" w:rsidP="00000000" w:rsidRDefault="00000000" w:rsidRPr="00000000" w14:paraId="0000097C">
      <w:pPr>
        <w:numPr>
          <w:ilvl w:val="0"/>
          <w:numId w:val="6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97D">
      <w:pPr>
        <w:numPr>
          <w:ilvl w:val="0"/>
          <w:numId w:val="6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where they want to create a quiz.</w:t>
      </w:r>
    </w:p>
    <w:p w:rsidR="00000000" w:rsidDel="00000000" w:rsidP="00000000" w:rsidRDefault="00000000" w:rsidRPr="00000000" w14:paraId="0000097E">
      <w:pPr>
        <w:numPr>
          <w:ilvl w:val="0"/>
          <w:numId w:val="6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creates a new quiz with questions, including text, images, multiple-choice, and open-ended questions.</w:t>
      </w:r>
    </w:p>
    <w:p w:rsidR="00000000" w:rsidDel="00000000" w:rsidP="00000000" w:rsidRDefault="00000000" w:rsidRPr="00000000" w14:paraId="0000097F">
      <w:pPr>
        <w:numPr>
          <w:ilvl w:val="0"/>
          <w:numId w:val="6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configures grading options (automatic or manual).</w:t>
      </w:r>
    </w:p>
    <w:p w:rsidR="00000000" w:rsidDel="00000000" w:rsidP="00000000" w:rsidRDefault="00000000" w:rsidRPr="00000000" w14:paraId="00000980">
      <w:pPr>
        <w:numPr>
          <w:ilvl w:val="0"/>
          <w:numId w:val="6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configures the time for the quiz.</w:t>
      </w:r>
    </w:p>
    <w:p w:rsidR="00000000" w:rsidDel="00000000" w:rsidP="00000000" w:rsidRDefault="00000000" w:rsidRPr="00000000" w14:paraId="00000981">
      <w:pPr>
        <w:numPr>
          <w:ilvl w:val="0"/>
          <w:numId w:val="6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publishes the quiz for students.</w:t>
      </w:r>
    </w:p>
    <w:p w:rsidR="00000000" w:rsidDel="00000000" w:rsidP="00000000" w:rsidRDefault="00000000" w:rsidRPr="00000000" w14:paraId="00000982">
      <w:pPr>
        <w:numPr>
          <w:ilvl w:val="0"/>
          <w:numId w:val="69"/>
        </w:numPr>
        <w:spacing w:after="0" w:line="259" w:lineRule="auto"/>
        <w:ind w:left="1080" w:right="0" w:hanging="360"/>
        <w:jc w:val="left"/>
        <w:rPr>
          <w:sz w:val="22"/>
          <w:szCs w:val="22"/>
        </w:rPr>
      </w:pPr>
      <w:r w:rsidDel="00000000" w:rsidR="00000000" w:rsidRPr="00000000">
        <w:rPr>
          <w:sz w:val="22"/>
          <w:szCs w:val="22"/>
          <w:rtl w:val="0"/>
        </w:rPr>
        <w:t xml:space="preserve">The system notifies enrolled students about the new quiz.</w:t>
      </w:r>
    </w:p>
    <w:p w:rsidR="00000000" w:rsidDel="00000000" w:rsidP="00000000" w:rsidRDefault="00000000" w:rsidRPr="00000000" w14:paraId="00000983">
      <w:pPr>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84">
      <w:pPr>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85">
      <w:pPr>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86">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Submits Quiz</w:t>
      </w:r>
    </w:p>
    <w:p w:rsidR="00000000" w:rsidDel="00000000" w:rsidP="00000000" w:rsidRDefault="00000000" w:rsidRPr="00000000" w14:paraId="00000987">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logs into their account.</w:t>
      </w:r>
    </w:p>
    <w:p w:rsidR="00000000" w:rsidDel="00000000" w:rsidP="00000000" w:rsidRDefault="00000000" w:rsidRPr="00000000" w14:paraId="00000988">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accesses the course with a quiz assignment.</w:t>
      </w:r>
    </w:p>
    <w:p w:rsidR="00000000" w:rsidDel="00000000" w:rsidP="00000000" w:rsidRDefault="00000000" w:rsidRPr="00000000" w14:paraId="00000989">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takes the quiz, answering questions.</w:t>
      </w:r>
    </w:p>
    <w:p w:rsidR="00000000" w:rsidDel="00000000" w:rsidP="00000000" w:rsidRDefault="00000000" w:rsidRPr="00000000" w14:paraId="0000098A">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submits the quiz.</w:t>
      </w:r>
    </w:p>
    <w:p w:rsidR="00000000" w:rsidDel="00000000" w:rsidP="00000000" w:rsidRDefault="00000000" w:rsidRPr="00000000" w14:paraId="0000098B">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grades the quiz automatically (if configured) or awaits manual grading by the instructor.</w:t>
      </w:r>
    </w:p>
    <w:p w:rsidR="00000000" w:rsidDel="00000000" w:rsidP="00000000" w:rsidRDefault="00000000" w:rsidRPr="00000000" w14:paraId="0000098C">
      <w:pPr>
        <w:numPr>
          <w:ilvl w:val="0"/>
          <w:numId w:val="55"/>
        </w:numPr>
        <w:spacing w:after="0" w:line="259" w:lineRule="auto"/>
        <w:ind w:left="1080" w:right="0" w:hanging="360"/>
        <w:jc w:val="left"/>
        <w:rPr>
          <w:sz w:val="22"/>
          <w:szCs w:val="22"/>
        </w:rPr>
      </w:pPr>
      <w:r w:rsidDel="00000000" w:rsidR="00000000" w:rsidRPr="00000000">
        <w:rPr>
          <w:sz w:val="22"/>
          <w:szCs w:val="22"/>
          <w:rtl w:val="0"/>
        </w:rPr>
        <w:t xml:space="preserve">The system records the submission and notifies the Teacher.</w:t>
      </w:r>
    </w:p>
    <w:p w:rsidR="00000000" w:rsidDel="00000000" w:rsidP="00000000" w:rsidRDefault="00000000" w:rsidRPr="00000000" w14:paraId="0000098D">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Integrates YouTube Video </w:t>
      </w:r>
    </w:p>
    <w:p w:rsidR="00000000" w:rsidDel="00000000" w:rsidP="00000000" w:rsidRDefault="00000000" w:rsidRPr="00000000" w14:paraId="0000098E">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98F">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where they want to include a YouTube video.</w:t>
      </w:r>
    </w:p>
    <w:p w:rsidR="00000000" w:rsidDel="00000000" w:rsidP="00000000" w:rsidRDefault="00000000" w:rsidRPr="00000000" w14:paraId="00000990">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management section.</w:t>
      </w:r>
    </w:p>
    <w:p w:rsidR="00000000" w:rsidDel="00000000" w:rsidP="00000000" w:rsidRDefault="00000000" w:rsidRPr="00000000" w14:paraId="00000991">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selects the option to embed a video.</w:t>
      </w:r>
    </w:p>
    <w:p w:rsidR="00000000" w:rsidDel="00000000" w:rsidP="00000000" w:rsidRDefault="00000000" w:rsidRPr="00000000" w14:paraId="00000992">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pastes the YouTube video link (URL) into the provided field.</w:t>
      </w:r>
    </w:p>
    <w:p w:rsidR="00000000" w:rsidDel="00000000" w:rsidP="00000000" w:rsidRDefault="00000000" w:rsidRPr="00000000" w14:paraId="00000993">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validates the URL and fetches the video details.</w:t>
      </w:r>
    </w:p>
    <w:p w:rsidR="00000000" w:rsidDel="00000000" w:rsidP="00000000" w:rsidRDefault="00000000" w:rsidRPr="00000000" w14:paraId="00000994">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adds the YouTube video in the course content.</w:t>
      </w:r>
    </w:p>
    <w:p w:rsidR="00000000" w:rsidDel="00000000" w:rsidP="00000000" w:rsidRDefault="00000000" w:rsidRPr="00000000" w14:paraId="00000995">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User Accesses Settings</w:t>
      </w:r>
    </w:p>
    <w:p w:rsidR="00000000" w:rsidDel="00000000" w:rsidP="00000000" w:rsidRDefault="00000000" w:rsidRPr="00000000" w14:paraId="00000996">
      <w:pPr>
        <w:numPr>
          <w:ilvl w:val="0"/>
          <w:numId w:val="5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Users can access their account settings by clicking on their profile picture or username.</w:t>
      </w:r>
    </w:p>
    <w:p w:rsidR="00000000" w:rsidDel="00000000" w:rsidP="00000000" w:rsidRDefault="00000000" w:rsidRPr="00000000" w14:paraId="00000997">
      <w:pPr>
        <w:numPr>
          <w:ilvl w:val="0"/>
          <w:numId w:val="5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Within the user settings section, users can customize various aspects of their platform experience, including:</w:t>
      </w:r>
    </w:p>
    <w:p w:rsidR="00000000" w:rsidDel="00000000" w:rsidP="00000000" w:rsidRDefault="00000000" w:rsidRPr="00000000" w14:paraId="00000998">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Profile Information:</w:t>
      </w:r>
    </w:p>
    <w:p w:rsidR="00000000" w:rsidDel="00000000" w:rsidP="00000000" w:rsidRDefault="00000000" w:rsidRPr="00000000" w14:paraId="00000999">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update their profile picture.</w:t>
      </w:r>
    </w:p>
    <w:p w:rsidR="00000000" w:rsidDel="00000000" w:rsidP="00000000" w:rsidRDefault="00000000" w:rsidRPr="00000000" w14:paraId="0000099A">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edit their name, bio, or other personal details.</w:t>
      </w:r>
    </w:p>
    <w:p w:rsidR="00000000" w:rsidDel="00000000" w:rsidP="00000000" w:rsidRDefault="00000000" w:rsidRPr="00000000" w14:paraId="0000099B">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Privacy Settings:</w:t>
      </w:r>
    </w:p>
    <w:p w:rsidR="00000000" w:rsidDel="00000000" w:rsidP="00000000" w:rsidRDefault="00000000" w:rsidRPr="00000000" w14:paraId="0000099C">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configure privacy settings for their profile, such as who can view their profile and contact them.</w:t>
      </w:r>
    </w:p>
    <w:p w:rsidR="00000000" w:rsidDel="00000000" w:rsidP="00000000" w:rsidRDefault="00000000" w:rsidRPr="00000000" w14:paraId="0000099D">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Notification Preferences:</w:t>
      </w:r>
    </w:p>
    <w:p w:rsidR="00000000" w:rsidDel="00000000" w:rsidP="00000000" w:rsidRDefault="00000000" w:rsidRPr="00000000" w14:paraId="0000099E">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manage their notification preferences, including email notifications, course updates, and announcements.</w:t>
      </w:r>
    </w:p>
    <w:p w:rsidR="00000000" w:rsidDel="00000000" w:rsidP="00000000" w:rsidRDefault="00000000" w:rsidRPr="00000000" w14:paraId="0000099F">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Language Preferences:</w:t>
      </w:r>
    </w:p>
    <w:p w:rsidR="00000000" w:rsidDel="00000000" w:rsidP="00000000" w:rsidRDefault="00000000" w:rsidRPr="00000000" w14:paraId="000009A0">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select their preferred language for the platform's interface.</w:t>
      </w:r>
    </w:p>
    <w:p w:rsidR="00000000" w:rsidDel="00000000" w:rsidP="00000000" w:rsidRDefault="00000000" w:rsidRPr="00000000" w14:paraId="000009A1">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Theme Selection:</w:t>
      </w:r>
    </w:p>
    <w:p w:rsidR="00000000" w:rsidDel="00000000" w:rsidP="00000000" w:rsidRDefault="00000000" w:rsidRPr="00000000" w14:paraId="000009A2">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choose between different themes (e.g., light mode, dark mode) for the platform's appearance.</w:t>
      </w:r>
    </w:p>
    <w:p w:rsidR="00000000" w:rsidDel="00000000" w:rsidP="00000000" w:rsidRDefault="00000000" w:rsidRPr="00000000" w14:paraId="000009A3">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A4">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A5">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Accessibility Settings:</w:t>
      </w:r>
    </w:p>
    <w:p w:rsidR="00000000" w:rsidDel="00000000" w:rsidP="00000000" w:rsidRDefault="00000000" w:rsidRPr="00000000" w14:paraId="000009A6">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enable or customize accessibility features, such as text-to-speech or high-contrast mode.</w:t>
      </w:r>
    </w:p>
    <w:p w:rsidR="00000000" w:rsidDel="00000000" w:rsidP="00000000" w:rsidRDefault="00000000" w:rsidRPr="00000000" w14:paraId="000009A7">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Security Settings:</w:t>
      </w:r>
    </w:p>
    <w:p w:rsidR="00000000" w:rsidDel="00000000" w:rsidP="00000000" w:rsidRDefault="00000000" w:rsidRPr="00000000" w14:paraId="000009A8">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update their password or enable two-factor authentication for added security.</w:t>
      </w:r>
    </w:p>
    <w:p w:rsidR="00000000" w:rsidDel="00000000" w:rsidP="00000000" w:rsidRDefault="00000000" w:rsidRPr="00000000" w14:paraId="000009A9">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Email Preferences:</w:t>
      </w:r>
    </w:p>
    <w:p w:rsidR="00000000" w:rsidDel="00000000" w:rsidP="00000000" w:rsidRDefault="00000000" w:rsidRPr="00000000" w14:paraId="000009AA">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specify their email communication preferences, such as newsletter subscriptions.</w:t>
      </w:r>
    </w:p>
    <w:p w:rsidR="00000000" w:rsidDel="00000000" w:rsidP="00000000" w:rsidRDefault="00000000" w:rsidRPr="00000000" w14:paraId="000009AB">
      <w:pPr>
        <w:numPr>
          <w:ilvl w:val="0"/>
          <w:numId w:val="75"/>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Data Management:</w:t>
      </w:r>
    </w:p>
    <w:p w:rsidR="00000000" w:rsidDel="00000000" w:rsidP="00000000" w:rsidRDefault="00000000" w:rsidRPr="00000000" w14:paraId="000009AC">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access tools to manage their data, including downloading their course materials and personal information.</w:t>
      </w:r>
    </w:p>
    <w:p w:rsidR="00000000" w:rsidDel="00000000" w:rsidP="00000000" w:rsidRDefault="00000000" w:rsidRPr="00000000" w14:paraId="000009AD">
      <w:pPr>
        <w:numPr>
          <w:ilvl w:val="1"/>
          <w:numId w:val="31"/>
        </w:numPr>
        <w:spacing w:after="0" w:line="259" w:lineRule="auto"/>
        <w:ind w:left="1890" w:right="0" w:hanging="180"/>
        <w:jc w:val="left"/>
        <w:rPr>
          <w:sz w:val="22"/>
          <w:szCs w:val="22"/>
        </w:rPr>
      </w:pPr>
      <w:r w:rsidDel="00000000" w:rsidR="00000000" w:rsidRPr="00000000">
        <w:rPr>
          <w:sz w:val="22"/>
          <w:szCs w:val="22"/>
          <w:rtl w:val="0"/>
        </w:rPr>
        <w:t xml:space="preserve">Users can save their settings, and the platform will apply the changes accordingly.</w:t>
      </w:r>
    </w:p>
    <w:p w:rsidR="00000000" w:rsidDel="00000000" w:rsidP="00000000" w:rsidRDefault="00000000" w:rsidRPr="00000000" w14:paraId="000009AE">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Feedback Mechanisms</w:t>
      </w:r>
    </w:p>
    <w:p w:rsidR="00000000" w:rsidDel="00000000" w:rsidP="00000000" w:rsidRDefault="00000000" w:rsidRPr="00000000" w14:paraId="000009AF">
      <w:pPr>
        <w:numPr>
          <w:ilvl w:val="0"/>
          <w:numId w:val="3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allow learners to provide feedback on courses, content, and the platform itself through surveys, ratings, and open forums.</w:t>
      </w:r>
    </w:p>
    <w:p w:rsidR="00000000" w:rsidDel="00000000" w:rsidP="00000000" w:rsidRDefault="00000000" w:rsidRPr="00000000" w14:paraId="000009B0">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Assessment Tools/Teacher Dashboard</w:t>
      </w:r>
    </w:p>
    <w:p w:rsidR="00000000" w:rsidDel="00000000" w:rsidP="00000000" w:rsidRDefault="00000000" w:rsidRPr="00000000" w14:paraId="000009B1">
      <w:pPr>
        <w:numPr>
          <w:ilvl w:val="0"/>
          <w:numId w:val="9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offer assessment tools for instructors to design and administer quizzes, assignments, and assessments.</w:t>
      </w:r>
    </w:p>
    <w:p w:rsidR="00000000" w:rsidDel="00000000" w:rsidP="00000000" w:rsidRDefault="00000000" w:rsidRPr="00000000" w14:paraId="000009B2">
      <w:pPr>
        <w:numPr>
          <w:ilvl w:val="0"/>
          <w:numId w:val="9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provide automated grading, feedback mechanisms, course modifications, and course analytics to teachers.</w:t>
      </w:r>
    </w:p>
    <w:p w:rsidR="00000000" w:rsidDel="00000000" w:rsidP="00000000" w:rsidRDefault="00000000" w:rsidRPr="00000000" w14:paraId="000009B3">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Downloads Materials </w:t>
      </w:r>
    </w:p>
    <w:p w:rsidR="00000000" w:rsidDel="00000000" w:rsidP="00000000" w:rsidRDefault="00000000" w:rsidRPr="00000000" w14:paraId="000009B4">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logs into their account.</w:t>
      </w:r>
    </w:p>
    <w:p w:rsidR="00000000" w:rsidDel="00000000" w:rsidP="00000000" w:rsidRDefault="00000000" w:rsidRPr="00000000" w14:paraId="000009B5">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accesses the course for which they want to download materials.</w:t>
      </w:r>
    </w:p>
    <w:p w:rsidR="00000000" w:rsidDel="00000000" w:rsidP="00000000" w:rsidRDefault="00000000" w:rsidRPr="00000000" w14:paraId="000009B6">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navigates to the "Course Materials" or "Resources" section of the course.</w:t>
      </w:r>
    </w:p>
    <w:p w:rsidR="00000000" w:rsidDel="00000000" w:rsidP="00000000" w:rsidRDefault="00000000" w:rsidRPr="00000000" w14:paraId="000009B7">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locates the specific material they want to download (e.g., a document, video, presentation).</w:t>
      </w:r>
    </w:p>
    <w:p w:rsidR="00000000" w:rsidDel="00000000" w:rsidP="00000000" w:rsidRDefault="00000000" w:rsidRPr="00000000" w14:paraId="000009B8">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clicks on the material to open it.</w:t>
      </w:r>
    </w:p>
    <w:p w:rsidR="00000000" w:rsidDel="00000000" w:rsidP="00000000" w:rsidRDefault="00000000" w:rsidRPr="00000000" w14:paraId="000009B9">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Within the material view, user finds a "Download" or "Save" button/icon.</w:t>
      </w:r>
    </w:p>
    <w:p w:rsidR="00000000" w:rsidDel="00000000" w:rsidP="00000000" w:rsidRDefault="00000000" w:rsidRPr="00000000" w14:paraId="000009BA">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clicks on the "Download" button/icon.</w:t>
      </w:r>
    </w:p>
    <w:p w:rsidR="00000000" w:rsidDel="00000000" w:rsidP="00000000" w:rsidRDefault="00000000" w:rsidRPr="00000000" w14:paraId="000009BB">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generates the download file.</w:t>
      </w:r>
    </w:p>
    <w:p w:rsidR="00000000" w:rsidDel="00000000" w:rsidP="00000000" w:rsidRDefault="00000000" w:rsidRPr="00000000" w14:paraId="000009BC">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selects the download location and confirms the download.</w:t>
      </w:r>
    </w:p>
    <w:p w:rsidR="00000000" w:rsidDel="00000000" w:rsidP="00000000" w:rsidRDefault="00000000" w:rsidRPr="00000000" w14:paraId="000009BD">
      <w:pPr>
        <w:numPr>
          <w:ilvl w:val="0"/>
          <w:numId w:val="6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initiates the download process.</w:t>
      </w:r>
    </w:p>
    <w:p w:rsidR="00000000" w:rsidDel="00000000" w:rsidP="00000000" w:rsidRDefault="00000000" w:rsidRPr="00000000" w14:paraId="000009BE">
      <w:pPr>
        <w:tabs>
          <w:tab w:val="left" w:leader="none" w:pos="459"/>
        </w:tabs>
        <w:spacing w:after="0" w:line="259"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9BF">
      <w:pPr>
        <w:tabs>
          <w:tab w:val="left" w:leader="none" w:pos="459"/>
        </w:tabs>
        <w:spacing w:after="0" w:line="259"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9C0">
      <w:pPr>
        <w:tabs>
          <w:tab w:val="left" w:leader="none" w:pos="459"/>
        </w:tabs>
        <w:spacing w:after="0" w:line="259"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9C1">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User</w:t>
      </w:r>
    </w:p>
    <w:p w:rsidR="00000000" w:rsidDel="00000000" w:rsidP="00000000" w:rsidRDefault="00000000" w:rsidRPr="00000000" w14:paraId="000009C2">
      <w:pPr>
        <w:numPr>
          <w:ilvl w:val="0"/>
          <w:numId w:val="6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view a list of all users registered on the platform.</w:t>
      </w:r>
    </w:p>
    <w:p w:rsidR="00000000" w:rsidDel="00000000" w:rsidP="00000000" w:rsidRDefault="00000000" w:rsidRPr="00000000" w14:paraId="000009C3">
      <w:pPr>
        <w:numPr>
          <w:ilvl w:val="0"/>
          <w:numId w:val="6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search for specific users based on criteria such as name, email, or role (Teacher, Student, etc.).</w:t>
      </w:r>
    </w:p>
    <w:p w:rsidR="00000000" w:rsidDel="00000000" w:rsidP="00000000" w:rsidRDefault="00000000" w:rsidRPr="00000000" w14:paraId="000009C4">
      <w:pPr>
        <w:numPr>
          <w:ilvl w:val="0"/>
          <w:numId w:val="6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access individual user profiles to view and edit their information.</w:t>
      </w:r>
    </w:p>
    <w:p w:rsidR="00000000" w:rsidDel="00000000" w:rsidP="00000000" w:rsidRDefault="00000000" w:rsidRPr="00000000" w14:paraId="000009C5">
      <w:pPr>
        <w:numPr>
          <w:ilvl w:val="0"/>
          <w:numId w:val="6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reset passwords for users or force password changes.</w:t>
      </w:r>
    </w:p>
    <w:p w:rsidR="00000000" w:rsidDel="00000000" w:rsidP="00000000" w:rsidRDefault="00000000" w:rsidRPr="00000000" w14:paraId="000009C6">
      <w:pPr>
        <w:numPr>
          <w:ilvl w:val="0"/>
          <w:numId w:val="6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deactivate or suspend user accounts if necessary.</w:t>
      </w:r>
    </w:p>
    <w:p w:rsidR="00000000" w:rsidDel="00000000" w:rsidP="00000000" w:rsidRDefault="00000000" w:rsidRPr="00000000" w14:paraId="000009C7">
      <w:pPr>
        <w:numPr>
          <w:ilvl w:val="0"/>
          <w:numId w:val="6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reactivate previously suspended accounts.</w:t>
      </w:r>
    </w:p>
    <w:p w:rsidR="00000000" w:rsidDel="00000000" w:rsidP="00000000" w:rsidRDefault="00000000" w:rsidRPr="00000000" w14:paraId="000009C8">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Courses</w:t>
      </w:r>
    </w:p>
    <w:p w:rsidR="00000000" w:rsidDel="00000000" w:rsidP="00000000" w:rsidRDefault="00000000" w:rsidRPr="00000000" w14:paraId="000009C9">
      <w:pPr>
        <w:numPr>
          <w:ilvl w:val="0"/>
          <w:numId w:val="6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view a list of all courses offered on the platform.</w:t>
      </w:r>
    </w:p>
    <w:p w:rsidR="00000000" w:rsidDel="00000000" w:rsidP="00000000" w:rsidRDefault="00000000" w:rsidRPr="00000000" w14:paraId="000009CA">
      <w:pPr>
        <w:numPr>
          <w:ilvl w:val="0"/>
          <w:numId w:val="6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modify or delete courses.</w:t>
      </w:r>
    </w:p>
    <w:p w:rsidR="00000000" w:rsidDel="00000000" w:rsidP="00000000" w:rsidRDefault="00000000" w:rsidRPr="00000000" w14:paraId="000009CB">
      <w:pPr>
        <w:numPr>
          <w:ilvl w:val="0"/>
          <w:numId w:val="6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assign or change instructors for courses.</w:t>
      </w:r>
    </w:p>
    <w:p w:rsidR="00000000" w:rsidDel="00000000" w:rsidP="00000000" w:rsidRDefault="00000000" w:rsidRPr="00000000" w14:paraId="000009CC">
      <w:pPr>
        <w:numPr>
          <w:ilvl w:val="0"/>
          <w:numId w:val="6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monitor course enrollment and view enrollment statistics.</w:t>
      </w:r>
    </w:p>
    <w:p w:rsidR="00000000" w:rsidDel="00000000" w:rsidP="00000000" w:rsidRDefault="00000000" w:rsidRPr="00000000" w14:paraId="000009CD">
      <w:pPr>
        <w:numPr>
          <w:ilvl w:val="0"/>
          <w:numId w:val="6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set course enrollment limits.</w:t>
      </w:r>
    </w:p>
    <w:p w:rsidR="00000000" w:rsidDel="00000000" w:rsidP="00000000" w:rsidRDefault="00000000" w:rsidRPr="00000000" w14:paraId="000009CE">
      <w:pPr>
        <w:numPr>
          <w:ilvl w:val="0"/>
          <w:numId w:val="6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archive or temporarily hide courses.</w:t>
      </w:r>
    </w:p>
    <w:p w:rsidR="00000000" w:rsidDel="00000000" w:rsidP="00000000" w:rsidRDefault="00000000" w:rsidRPr="00000000" w14:paraId="000009CF">
      <w:pPr>
        <w:numPr>
          <w:ilvl w:val="0"/>
          <w:numId w:val="6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review and approve/disapprove course content created by teachers.</w:t>
      </w:r>
    </w:p>
    <w:p w:rsidR="00000000" w:rsidDel="00000000" w:rsidP="00000000" w:rsidRDefault="00000000" w:rsidRPr="00000000" w14:paraId="000009D0">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Platform</w:t>
      </w:r>
    </w:p>
    <w:p w:rsidR="00000000" w:rsidDel="00000000" w:rsidP="00000000" w:rsidRDefault="00000000" w:rsidRPr="00000000" w14:paraId="000009D1">
      <w:pPr>
        <w:numPr>
          <w:ilvl w:val="0"/>
          <w:numId w:val="7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access and manage the platform's content repository.</w:t>
      </w:r>
    </w:p>
    <w:p w:rsidR="00000000" w:rsidDel="00000000" w:rsidP="00000000" w:rsidRDefault="00000000" w:rsidRPr="00000000" w14:paraId="000009D2">
      <w:pPr>
        <w:numPr>
          <w:ilvl w:val="0"/>
          <w:numId w:val="7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add, edit, or delete platform level materials (e.g., templates, guidelines, policies).</w:t>
      </w:r>
    </w:p>
    <w:p w:rsidR="00000000" w:rsidDel="00000000" w:rsidP="00000000" w:rsidRDefault="00000000" w:rsidRPr="00000000" w14:paraId="000009D3">
      <w:pPr>
        <w:numPr>
          <w:ilvl w:val="0"/>
          <w:numId w:val="7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restrict access to certain content based on user roles or permissions.</w:t>
      </w:r>
    </w:p>
    <w:p w:rsidR="00000000" w:rsidDel="00000000" w:rsidP="00000000" w:rsidRDefault="00000000" w:rsidRPr="00000000" w14:paraId="000009D4">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Roles and Permissions</w:t>
      </w:r>
    </w:p>
    <w:p w:rsidR="00000000" w:rsidDel="00000000" w:rsidP="00000000" w:rsidRDefault="00000000" w:rsidRPr="00000000" w14:paraId="000009D5">
      <w:pPr>
        <w:numPr>
          <w:ilvl w:val="0"/>
          <w:numId w:val="6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define and manage user roles and permissions.</w:t>
      </w:r>
    </w:p>
    <w:p w:rsidR="00000000" w:rsidDel="00000000" w:rsidP="00000000" w:rsidRDefault="00000000" w:rsidRPr="00000000" w14:paraId="000009D6">
      <w:pPr>
        <w:numPr>
          <w:ilvl w:val="0"/>
          <w:numId w:val="6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create custom user roles with specific permissions.</w:t>
      </w:r>
    </w:p>
    <w:p w:rsidR="00000000" w:rsidDel="00000000" w:rsidP="00000000" w:rsidRDefault="00000000" w:rsidRPr="00000000" w14:paraId="000009D7">
      <w:pPr>
        <w:numPr>
          <w:ilvl w:val="0"/>
          <w:numId w:val="6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assign roles to users or groups of users.</w:t>
      </w:r>
    </w:p>
    <w:p w:rsidR="00000000" w:rsidDel="00000000" w:rsidP="00000000" w:rsidRDefault="00000000" w:rsidRPr="00000000" w14:paraId="000009D8">
      <w:pPr>
        <w:numPr>
          <w:ilvl w:val="0"/>
          <w:numId w:val="6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revoke or modify permissions for specific users or roles.</w:t>
      </w:r>
    </w:p>
    <w:p w:rsidR="00000000" w:rsidDel="00000000" w:rsidP="00000000" w:rsidRDefault="00000000" w:rsidRPr="00000000" w14:paraId="000009D9">
      <w:pPr>
        <w:numPr>
          <w:ilvl w:val="0"/>
          <w:numId w:val="6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track changes to roles and permissions.</w:t>
      </w:r>
    </w:p>
    <w:p w:rsidR="00000000" w:rsidDel="00000000" w:rsidP="00000000" w:rsidRDefault="00000000" w:rsidRPr="00000000" w14:paraId="000009DA">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Reports and Analytics</w:t>
      </w:r>
    </w:p>
    <w:p w:rsidR="00000000" w:rsidDel="00000000" w:rsidP="00000000" w:rsidRDefault="00000000" w:rsidRPr="00000000" w14:paraId="000009DB">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access comprehensive reports and analytics on user activity, course engagement, and platform usage.</w:t>
      </w:r>
    </w:p>
    <w:p w:rsidR="00000000" w:rsidDel="00000000" w:rsidP="00000000" w:rsidRDefault="00000000" w:rsidRPr="00000000" w14:paraId="000009DC">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use analytics to identify trends, areas for improvement, and potential issues.</w:t>
      </w:r>
    </w:p>
    <w:p w:rsidR="00000000" w:rsidDel="00000000" w:rsidP="00000000" w:rsidRDefault="00000000" w:rsidRPr="00000000" w14:paraId="000009DD">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DE">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DF">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E0">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System Configuration</w:t>
      </w:r>
    </w:p>
    <w:p w:rsidR="00000000" w:rsidDel="00000000" w:rsidP="00000000" w:rsidRDefault="00000000" w:rsidRPr="00000000" w14:paraId="000009E1">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configure system settings and parameters of the platform according to specific needs.</w:t>
      </w:r>
    </w:p>
    <w:p w:rsidR="00000000" w:rsidDel="00000000" w:rsidP="00000000" w:rsidRDefault="00000000" w:rsidRPr="00000000" w14:paraId="000009E2">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set default language and accessibility settings for the platform.</w:t>
      </w:r>
    </w:p>
    <w:p w:rsidR="00000000" w:rsidDel="00000000" w:rsidP="00000000" w:rsidRDefault="00000000" w:rsidRPr="00000000" w14:paraId="000009E3">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configure email templates and communication settings.</w:t>
      </w:r>
    </w:p>
    <w:p w:rsidR="00000000" w:rsidDel="00000000" w:rsidP="00000000" w:rsidRDefault="00000000" w:rsidRPr="00000000" w14:paraId="000009E4">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integrate external tools or services for enhanced functionality.</w:t>
      </w:r>
    </w:p>
    <w:p w:rsidR="00000000" w:rsidDel="00000000" w:rsidP="00000000" w:rsidRDefault="00000000" w:rsidRPr="00000000" w14:paraId="000009E5">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Supports User </w:t>
      </w:r>
    </w:p>
    <w:p w:rsidR="00000000" w:rsidDel="00000000" w:rsidP="00000000" w:rsidRDefault="00000000" w:rsidRPr="00000000" w14:paraId="000009E6">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provide support to users, including responding to inquiries and troubleshooting issues.</w:t>
      </w:r>
    </w:p>
    <w:p w:rsidR="00000000" w:rsidDel="00000000" w:rsidP="00000000" w:rsidRDefault="00000000" w:rsidRPr="00000000" w14:paraId="000009E7">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access a support ticketing system to manage and resolve user-reported problems.</w:t>
      </w:r>
    </w:p>
    <w:p w:rsidR="00000000" w:rsidDel="00000000" w:rsidP="00000000" w:rsidRDefault="00000000" w:rsidRPr="00000000" w14:paraId="000009E8">
      <w:pPr>
        <w:numPr>
          <w:ilvl w:val="0"/>
          <w:numId w:val="8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Platform Maintenance and Updates</w:t>
      </w:r>
    </w:p>
    <w:p w:rsidR="00000000" w:rsidDel="00000000" w:rsidP="00000000" w:rsidRDefault="00000000" w:rsidRPr="00000000" w14:paraId="000009E9">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schedule and perform routine maintenance tasks, including updates and backups.</w:t>
      </w:r>
    </w:p>
    <w:p w:rsidR="00000000" w:rsidDel="00000000" w:rsidP="00000000" w:rsidRDefault="00000000" w:rsidRPr="00000000" w14:paraId="000009EA">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admin can ensure the platform remains up-to-date with the latest security patches and features.</w:t>
      </w:r>
    </w:p>
    <w:p w:rsidR="00000000" w:rsidDel="00000000" w:rsidP="00000000" w:rsidRDefault="00000000" w:rsidRPr="00000000" w14:paraId="000009EB">
      <w:pPr>
        <w:ind w:hanging="360"/>
        <w:rPr>
          <w:b w:val="1"/>
        </w:rPr>
      </w:pPr>
      <w:r w:rsidDel="00000000" w:rsidR="00000000" w:rsidRPr="00000000">
        <w:rPr>
          <w:rtl w:val="0"/>
        </w:rPr>
      </w:r>
    </w:p>
    <w:sectPr>
      <w:type w:val="nextPage"/>
      <w:pgSz w:h="16838" w:w="11906"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man Mohamed Atef Helal" w:id="1" w:date="2023-10-31T19:15:00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my additions, need to sort them alphabetically.</w:t>
      </w:r>
    </w:p>
  </w:comment>
  <w:comment w:author="Iman Mohamed Atef Helal" w:id="0" w:date="2023-10-31T18:32:00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to make all normal text in similar format.</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almost all pages are out of margins, so please update.</w:t>
      </w:r>
    </w:p>
  </w:comment>
  <w:comment w:author="Iman Mohamed Atef Helal" w:id="2" w:date="2023-10-31T19:12:00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all text in appendix minimum 11pt.</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in mind to use same text format allover the document, Times New Roman.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A00" w15:done="0"/>
  <w15:commentEx w15:paraId="00000A02" w15:done="0"/>
  <w15:commentEx w15:paraId="00000A0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8">
    <w:pPr>
      <w:widowControl w:val="0"/>
      <w:spacing w:after="480" w:line="240" w:lineRule="auto"/>
      <w:ind w:hanging="360"/>
      <w:jc w:val="center"/>
      <w:rPr>
        <w:i w:val="1"/>
        <w:sz w:val="20"/>
        <w:szCs w:val="20"/>
      </w:rPr>
    </w:pPr>
    <w:r w:rsidDel="00000000" w:rsidR="00000000" w:rsidRPr="00000000">
      <w:rPr>
        <w:i w:val="1"/>
        <w:sz w:val="20"/>
        <w:szCs w:val="20"/>
        <w:rtl w:val="0"/>
      </w:rPr>
      <w:t xml:space="preserve">Fall 2024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360" w:right="3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360" w:right="3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FB">
    <w:pPr>
      <w:ind w:hanging="360"/>
      <w:jc w:val="center"/>
      <w:rPr>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967"/>
    </w:sdtPr>
    <w:sdtContent>
      <w:p w:rsidR="00000000" w:rsidDel="00000000" w:rsidP="00000000" w:rsidRDefault="00000000" w:rsidRPr="00000000" w14:paraId="000009EC">
        <w:pPr>
          <w:widowControl w:val="0"/>
          <w:spacing w:after="60" w:line="240" w:lineRule="auto"/>
          <w:ind w:left="-540" w:right="0" w:firstLine="450"/>
          <w:jc w:val="center"/>
          <w:rPr>
            <w:ins w:author="Iman Mohamed Atef Helal" w:id="489" w:date="2023-10-25T19:45:00Z"/>
            <w:b w:val="1"/>
            <w:sz w:val="28"/>
            <w:szCs w:val="28"/>
          </w:rPr>
        </w:pPr>
        <w:sdt>
          <w:sdtPr>
            <w:tag w:val="goog_rdk_1966"/>
          </w:sdtPr>
          <w:sdtContent>
            <w:ins w:author="Iman Mohamed Atef Helal" w:id="489" w:date="2023-10-25T19:45:00Z">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92529</wp:posOffset>
                    </wp:positionH>
                    <wp:positionV relativeFrom="paragraph">
                      <wp:posOffset>321129</wp:posOffset>
                    </wp:positionV>
                    <wp:extent cx="620486" cy="858759"/>
                    <wp:effectExtent b="0" l="0" r="0" t="0"/>
                    <wp:wrapNone/>
                    <wp:docPr descr="A picture containing text, clipart&#10;&#10;Description automatically generated" id="2068890035" name="image2.jpg"/>
                    <a:graphic>
                      <a:graphicData uri="http://schemas.openxmlformats.org/drawingml/2006/picture">
                        <pic:pic>
                          <pic:nvPicPr>
                            <pic:cNvPr descr="A picture containing text, clipart&#10;&#10;Description automatically generated" id="0" name="image2.jpg"/>
                            <pic:cNvPicPr preferRelativeResize="0"/>
                          </pic:nvPicPr>
                          <pic:blipFill>
                            <a:blip r:embed="rId1"/>
                            <a:srcRect b="0" l="0" r="0" t="0"/>
                            <a:stretch>
                              <a:fillRect/>
                            </a:stretch>
                          </pic:blipFill>
                          <pic:spPr>
                            <a:xfrm>
                              <a:off x="0" y="0"/>
                              <a:ext cx="620486" cy="858759"/>
                            </a:xfrm>
                            <a:prstGeom prst="rect"/>
                            <a:ln/>
                          </pic:spPr>
                        </pic:pic>
                      </a:graphicData>
                    </a:graphic>
                  </wp:anchor>
                </w:drawing>
              </w:r>
            </w:ins>
          </w:sdtContent>
        </w:sdt>
      </w:p>
    </w:sdtContent>
  </w:sdt>
  <w:sdt>
    <w:sdtPr>
      <w:tag w:val="goog_rdk_1969"/>
    </w:sdtPr>
    <w:sdtContent>
      <w:p w:rsidR="00000000" w:rsidDel="00000000" w:rsidP="00000000" w:rsidRDefault="00000000" w:rsidRPr="00000000" w14:paraId="000009ED">
        <w:pPr>
          <w:widowControl w:val="0"/>
          <w:spacing w:after="60" w:line="240" w:lineRule="auto"/>
          <w:ind w:right="0" w:hanging="360"/>
          <w:jc w:val="center"/>
          <w:rPr>
            <w:shd w:fill="auto" w:val="clear"/>
            <w:rPrChange w:author="Iman Mohamed Atef Helal" w:id="491" w:date="2023-10-25T19:45:00Z">
              <w:rPr>
                <w:b w:val="1"/>
                <w:sz w:val="28"/>
                <w:szCs w:val="28"/>
              </w:rPr>
            </w:rPrChange>
          </w:rPr>
          <w:pPrChange w:author="Iman Mohamed Atef Helal" w:id="0" w:date="2023-10-25T19:45:00Z">
            <w:pPr>
              <w:widowControl w:val="0"/>
              <w:spacing w:after="60" w:line="240" w:lineRule="auto"/>
              <w:ind w:left="-540" w:right="0" w:firstLine="450"/>
              <w:jc w:val="center"/>
            </w:pPr>
          </w:pPrChange>
        </w:pPr>
        <w:r w:rsidDel="00000000" w:rsidR="00000000" w:rsidRPr="00000000">
          <w:rPr>
            <w:b w:val="1"/>
            <w:sz w:val="28"/>
            <w:szCs w:val="28"/>
            <w:rtl w:val="0"/>
          </w:rPr>
          <w:t xml:space="preserve">Cairo University</w:t>
        </w:r>
        <w:sdt>
          <w:sdtPr>
            <w:tag w:val="goog_rdk_1968"/>
          </w:sdtPr>
          <w:sdtContent>
            <w:ins w:author="Iman Mohamed Atef Helal" w:id="490" w:date="2023-10-31T19:07:00Z">
              <w:r w:rsidDel="00000000" w:rsidR="00000000" w:rsidRPr="00000000">
                <w:drawing>
                  <wp:anchor allowOverlap="1" behindDoc="0" distB="0" distT="0" distL="0" distR="0" hidden="0" layoutInCell="1" locked="0" relativeHeight="0" simplePos="0">
                    <wp:simplePos x="0" y="0"/>
                    <wp:positionH relativeFrom="column">
                      <wp:posOffset>4397556</wp:posOffset>
                    </wp:positionH>
                    <wp:positionV relativeFrom="paragraph">
                      <wp:posOffset>40277</wp:posOffset>
                    </wp:positionV>
                    <wp:extent cx="860607" cy="848696"/>
                    <wp:effectExtent b="0" l="0" r="0" t="0"/>
                    <wp:wrapNone/>
                    <wp:docPr id="2068890030" name="image7.jpg"/>
                    <a:graphic>
                      <a:graphicData uri="http://schemas.openxmlformats.org/drawingml/2006/picture">
                        <pic:pic>
                          <pic:nvPicPr>
                            <pic:cNvPr id="0" name="image7.jpg"/>
                            <pic:cNvPicPr preferRelativeResize="0"/>
                          </pic:nvPicPr>
                          <pic:blipFill>
                            <a:blip r:embed="rId2"/>
                            <a:srcRect b="0" l="0" r="0" t="0"/>
                            <a:stretch>
                              <a:fillRect/>
                            </a:stretch>
                          </pic:blipFill>
                          <pic:spPr>
                            <a:xfrm>
                              <a:off x="0" y="0"/>
                              <a:ext cx="860607" cy="848696"/>
                            </a:xfrm>
                            <a:prstGeom prst="rect"/>
                            <a:ln/>
                          </pic:spPr>
                        </pic:pic>
                      </a:graphicData>
                    </a:graphic>
                  </wp:anchor>
                </w:drawing>
              </w:r>
            </w:ins>
          </w:sdtContent>
        </w:sdt>
      </w:p>
    </w:sdtContent>
  </w:sdt>
  <w:sdt>
    <w:sdtPr>
      <w:tag w:val="goog_rdk_1970"/>
    </w:sdtPr>
    <w:sdtContent>
      <w:p w:rsidR="00000000" w:rsidDel="00000000" w:rsidP="00000000" w:rsidRDefault="00000000" w:rsidRPr="00000000" w14:paraId="000009EE">
        <w:pPr>
          <w:widowControl w:val="0"/>
          <w:spacing w:after="60" w:line="240" w:lineRule="auto"/>
          <w:ind w:right="0" w:hanging="360"/>
          <w:jc w:val="center"/>
          <w:rPr>
            <w:shd w:fill="auto" w:val="clear"/>
            <w:rPrChange w:author="Iman Mohamed Atef Helal" w:id="492" w:date="2023-10-25T19:45:00Z">
              <w:rPr>
                <w:b w:val="1"/>
                <w:sz w:val="28"/>
                <w:szCs w:val="28"/>
              </w:rPr>
            </w:rPrChange>
          </w:rPr>
          <w:pPrChange w:author="Iman Mohamed Atef Helal" w:id="0" w:date="2023-10-25T19:45:00Z">
            <w:pPr>
              <w:widowControl w:val="0"/>
              <w:spacing w:after="60" w:line="240" w:lineRule="auto"/>
              <w:ind w:left="-540" w:right="0" w:firstLine="450"/>
              <w:jc w:val="center"/>
            </w:pPr>
          </w:pPrChange>
        </w:pPr>
        <w:r w:rsidDel="00000000" w:rsidR="00000000" w:rsidRPr="00000000">
          <w:rPr>
            <w:b w:val="1"/>
            <w:sz w:val="28"/>
            <w:szCs w:val="28"/>
            <w:rtl w:val="0"/>
          </w:rPr>
          <w:t xml:space="preserve">Faculty of Computers and Artificial Intelligence</w:t>
        </w:r>
      </w:p>
    </w:sdtContent>
  </w:sdt>
  <w:sdt>
    <w:sdtPr>
      <w:tag w:val="goog_rdk_1972"/>
    </w:sdtPr>
    <w:sdtContent>
      <w:p w:rsidR="00000000" w:rsidDel="00000000" w:rsidP="00000000" w:rsidRDefault="00000000" w:rsidRPr="00000000" w14:paraId="000009EF">
        <w:pPr>
          <w:widowControl w:val="0"/>
          <w:spacing w:after="60" w:line="240" w:lineRule="auto"/>
          <w:ind w:right="0" w:hanging="360"/>
          <w:jc w:val="center"/>
          <w:rPr>
            <w:del w:author="Iman Mohamed Atef Helal" w:id="493" w:date="2023-10-25T19:46:00Z"/>
          </w:rPr>
          <w:pPrChange w:author="Iman Mohamed Atef Helal" w:id="0" w:date="2023-10-25T19:45:00Z">
            <w:pPr>
              <w:widowControl w:val="0"/>
              <w:spacing w:after="60" w:line="240" w:lineRule="auto"/>
              <w:ind w:left="-540" w:right="0" w:firstLine="450"/>
              <w:jc w:val="center"/>
            </w:pPr>
          </w:pPrChange>
        </w:pPr>
        <w:r w:rsidDel="00000000" w:rsidR="00000000" w:rsidRPr="00000000">
          <w:rPr>
            <w:sz w:val="28"/>
            <w:szCs w:val="28"/>
            <w:rtl w:val="0"/>
          </w:rPr>
          <w:t xml:space="preserve">Information Systems Department</w:t>
        </w:r>
        <w:sdt>
          <w:sdtPr>
            <w:tag w:val="goog_rdk_1971"/>
          </w:sdtPr>
          <w:sdtContent>
            <w:del w:author="Iman Mohamed Atef Helal" w:id="493" w:date="2023-10-25T19:46:00Z">
              <w:bookmarkStart w:colFirst="0" w:colLast="0" w:name="_heading=h.2pta16n" w:id="119"/>
              <w:bookmarkEnd w:id="119"/>
              <w:r w:rsidDel="00000000" w:rsidR="00000000" w:rsidRPr="00000000">
                <w:rPr>
                  <w:rtl w:val="0"/>
                </w:rPr>
              </w:r>
            </w:del>
          </w:sdtContent>
        </w:sdt>
      </w:p>
    </w:sdtContent>
  </w:sdt>
  <w:sdt>
    <w:sdtPr>
      <w:tag w:val="goog_rdk_1973"/>
    </w:sdtPr>
    <w:sdtContent>
      <w:p w:rsidR="00000000" w:rsidDel="00000000" w:rsidP="00000000" w:rsidRDefault="00000000" w:rsidRPr="00000000" w14:paraId="000009F0">
        <w:pPr>
          <w:widowControl w:val="0"/>
          <w:spacing w:after="60" w:line="240" w:lineRule="auto"/>
          <w:ind w:right="0" w:hanging="360"/>
          <w:jc w:val="center"/>
          <w:rPr/>
          <w:pPrChange w:author="Iman Mohamed Atef Helal" w:id="0" w:date="2023-10-25T19:46:00Z">
            <w:pPr>
              <w:widowControl w:val="0"/>
              <w:spacing w:line="396" w:lineRule="auto"/>
              <w:ind w:right="5898" w:hanging="360"/>
            </w:pPr>
          </w:pPrChange>
        </w:pP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975"/>
    </w:sdtPr>
    <w:sdtContent>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Change w:author="Iman Mohamed Atef Helal" w:id="0" w:date="2023-10-25T19:46:00Z">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360" w:right="301" w:firstLine="0"/>
              <w:jc w:val="both"/>
            </w:pPr>
          </w:pPrChange>
        </w:pPr>
        <w:r w:rsidDel="00000000" w:rsidR="00000000" w:rsidRPr="00000000">
          <w:rPr>
            <w:rtl w:val="0"/>
          </w:rPr>
        </w:r>
        <w:sdt>
          <w:sdtPr>
            <w:tag w:val="goog_rdk_1974"/>
          </w:sdtPr>
          <w:sdtContent>
            <w:ins w:author="Iman Mohamed Atef Helal" w:id="496" w:date="2023-10-31T19:07:00Z">
              <w:r w:rsidDel="00000000" w:rsidR="00000000" w:rsidRPr="00000000">
                <w:drawing>
                  <wp:anchor allowOverlap="1" behindDoc="1" distB="0" distT="0" distL="0" distR="0" hidden="0" layoutInCell="1" locked="0" relativeHeight="0" simplePos="0">
                    <wp:simplePos x="0" y="0"/>
                    <wp:positionH relativeFrom="column">
                      <wp:posOffset>-252909</wp:posOffset>
                    </wp:positionH>
                    <wp:positionV relativeFrom="paragraph">
                      <wp:posOffset>-163556</wp:posOffset>
                    </wp:positionV>
                    <wp:extent cx="1184408" cy="438150"/>
                    <wp:effectExtent b="0" l="0" r="0" t="0"/>
                    <wp:wrapNone/>
                    <wp:docPr descr="A blue and orange text on a black background&#10;&#10;Description automatically generated" id="2068890038" name="image5.png"/>
                    <a:graphic>
                      <a:graphicData uri="http://schemas.openxmlformats.org/drawingml/2006/picture">
                        <pic:pic>
                          <pic:nvPicPr>
                            <pic:cNvPr descr="A blue and orange text on a black background&#10;&#10;Description automatically generated" id="0" name="image5.png"/>
                            <pic:cNvPicPr preferRelativeResize="0"/>
                          </pic:nvPicPr>
                          <pic:blipFill>
                            <a:blip r:embed="rId1"/>
                            <a:srcRect b="0" l="0" r="0" t="0"/>
                            <a:stretch>
                              <a:fillRect/>
                            </a:stretch>
                          </pic:blipFill>
                          <pic:spPr>
                            <a:xfrm>
                              <a:off x="0" y="0"/>
                              <a:ext cx="1184408" cy="438150"/>
                            </a:xfrm>
                            <a:prstGeom prst="rect"/>
                            <a:ln/>
                          </pic:spPr>
                        </pic:pic>
                      </a:graphicData>
                    </a:graphic>
                  </wp:anchor>
                </w:drawing>
              </w:r>
            </w:ins>
          </w:sdtContent>
        </w:sdt>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9">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0">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4">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5">
    <w:lvl w:ilvl="0">
      <w:start w:val="1"/>
      <w:numFmt w:val="bullet"/>
      <w:lvlText w:val="o"/>
      <w:lvlJc w:val="left"/>
      <w:pPr>
        <w:ind w:left="1440" w:hanging="360"/>
      </w:pPr>
      <w:rPr>
        <w:rFonts w:ascii="Courier New" w:cs="Courier New" w:eastAsia="Courier New" w:hAnsi="Courier New"/>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6">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120" w:before="120" w:line="276" w:lineRule="auto"/>
        <w:ind w:left="-360" w:right="3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240" w:lineRule="auto"/>
      <w:jc w:val="center"/>
    </w:pPr>
    <w:rPr>
      <w:rFonts w:ascii="Roboto" w:cs="Roboto" w:eastAsia="Roboto" w:hAnsi="Roboto"/>
      <w:b w:val="1"/>
      <w:sz w:val="32"/>
      <w:szCs w:val="32"/>
    </w:rPr>
  </w:style>
  <w:style w:type="paragraph" w:styleId="Heading2">
    <w:name w:val="heading 2"/>
    <w:basedOn w:val="Normal"/>
    <w:next w:val="Normal"/>
    <w:pPr>
      <w:keepNext w:val="1"/>
      <w:keepLines w:val="1"/>
      <w:spacing w:after="240" w:before="360" w:line="240" w:lineRule="auto"/>
    </w:pPr>
    <w:rPr>
      <w:b w:val="1"/>
      <w:sz w:val="28"/>
      <w:szCs w:val="28"/>
    </w:rPr>
  </w:style>
  <w:style w:type="paragraph" w:styleId="Heading3">
    <w:name w:val="heading 3"/>
    <w:basedOn w:val="Normal"/>
    <w:next w:val="Normal"/>
    <w:pPr>
      <w:keepNext w:val="1"/>
      <w:keepLines w:val="1"/>
      <w:spacing w:after="240" w:before="240" w:line="240" w:lineRule="auto"/>
      <w:ind w:left="90" w:hanging="270"/>
    </w:pPr>
    <w:rPr>
      <w:rFonts w:ascii="Poppins" w:cs="Poppins" w:eastAsia="Poppins" w:hAnsi="Poppins"/>
      <w:b w:val="1"/>
      <w:color w:val="434343"/>
    </w:rPr>
  </w:style>
  <w:style w:type="paragraph" w:styleId="Heading4">
    <w:name w:val="heading 4"/>
    <w:basedOn w:val="Normal"/>
    <w:next w:val="Normal"/>
    <w:pPr>
      <w:keepNext w:val="1"/>
      <w:keepLines w:val="1"/>
      <w:spacing w:after="240" w:before="240" w:lineRule="auto"/>
    </w:pPr>
    <w:rPr>
      <w:color w:val="666666"/>
    </w:rPr>
  </w:style>
  <w:style w:type="paragraph" w:styleId="Heading5">
    <w:name w:val="heading 5"/>
    <w:basedOn w:val="Normal"/>
    <w:next w:val="Normal"/>
    <w:pPr>
      <w:keepNext w:val="1"/>
      <w:keepLines w:val="1"/>
      <w:spacing w:after="24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Pr>
      <w:lang w:val="en-GB"/>
    </w:rPr>
  </w:style>
  <w:style w:type="paragraph" w:styleId="Heading1">
    <w:name w:val="heading 1"/>
    <w:basedOn w:val="Normal"/>
    <w:next w:val="Normal"/>
    <w:uiPriority w:val="9"/>
    <w:qFormat w:val="1"/>
    <w:pPr>
      <w:keepNext w:val="1"/>
      <w:keepLines w:val="1"/>
      <w:spacing w:after="200" w:before="240" w:line="240" w:lineRule="auto"/>
      <w:jc w:val="center"/>
      <w:outlineLvl w:val="0"/>
    </w:pPr>
    <w:rPr>
      <w:rFonts w:ascii="Roboto" w:cs="Roboto" w:eastAsia="Roboto" w:hAnsi="Roboto"/>
      <w:b w:val="1"/>
      <w:sz w:val="32"/>
      <w:szCs w:val="32"/>
    </w:rPr>
  </w:style>
  <w:style w:type="paragraph" w:styleId="Heading2">
    <w:name w:val="heading 2"/>
    <w:basedOn w:val="Normal"/>
    <w:next w:val="Normal"/>
    <w:uiPriority w:val="9"/>
    <w:unhideWhenUsed w:val="1"/>
    <w:qFormat w:val="1"/>
    <w:pPr>
      <w:keepNext w:val="1"/>
      <w:keepLines w:val="1"/>
      <w:spacing w:after="240" w:before="360" w:line="240" w:lineRule="auto"/>
      <w:outlineLvl w:val="1"/>
    </w:pPr>
    <w:rPr>
      <w:b w:val="1"/>
      <w:sz w:val="28"/>
      <w:szCs w:val="28"/>
    </w:rPr>
  </w:style>
  <w:style w:type="paragraph" w:styleId="Heading3">
    <w:name w:val="heading 3"/>
    <w:basedOn w:val="Normal"/>
    <w:next w:val="Normal"/>
    <w:uiPriority w:val="9"/>
    <w:unhideWhenUsed w:val="1"/>
    <w:qFormat w:val="1"/>
    <w:pPr>
      <w:keepNext w:val="1"/>
      <w:keepLines w:val="1"/>
      <w:spacing w:after="240" w:before="240" w:line="240" w:lineRule="auto"/>
      <w:ind w:left="90" w:hanging="270"/>
      <w:outlineLvl w:val="2"/>
    </w:pPr>
    <w:rPr>
      <w:rFonts w:ascii="Poppins" w:cs="Poppins" w:eastAsia="Poppins" w:hAnsi="Poppins"/>
      <w:b w:val="1"/>
      <w:color w:val="434343"/>
    </w:rPr>
  </w:style>
  <w:style w:type="paragraph" w:styleId="Heading4">
    <w:name w:val="heading 4"/>
    <w:basedOn w:val="Normal"/>
    <w:next w:val="Normal"/>
    <w:uiPriority w:val="9"/>
    <w:semiHidden w:val="1"/>
    <w:unhideWhenUsed w:val="1"/>
    <w:qFormat w:val="1"/>
    <w:pPr>
      <w:keepNext w:val="1"/>
      <w:keepLines w:val="1"/>
      <w:spacing w:after="240" w:before="24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24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line="259" w:lineRule="auto"/>
      <w:ind w:left="180" w:hanging="450"/>
    </w:pPr>
    <w:rPr>
      <w:rFonts w:ascii="Roboto" w:cs="Roboto" w:eastAsia="Roboto" w:hAnsi="Roboto"/>
      <w:b w:val="1"/>
      <w:color w:val="434343"/>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paragraph" w:styleId="TOC1">
    <w:name w:val="toc 1"/>
    <w:basedOn w:val="Normal"/>
    <w:next w:val="Normal"/>
    <w:autoRedefine w:val="1"/>
    <w:uiPriority w:val="39"/>
    <w:unhideWhenUsed w:val="1"/>
    <w:rsid w:val="00603F16"/>
    <w:pPr>
      <w:tabs>
        <w:tab w:val="right" w:leader="dot" w:pos="8296"/>
      </w:tabs>
      <w:spacing w:after="100"/>
      <w:ind w:left="0"/>
      <w:pPrChange w:author="Iman Mohamed Atef Helal" w:id="0" w:date="2023-10-25T19:51:00Z">
        <w:pPr>
          <w:spacing w:after="100" w:before="120" w:line="276" w:lineRule="auto"/>
          <w:ind w:right="301"/>
          <w:jc w:val="both"/>
        </w:pPr>
      </w:pPrChange>
    </w:pPr>
    <w:rPr>
      <w:rPrChange w:author="Iman Mohamed Atef Helal" w:id="0" w:date="2023-10-25T19:51:00Z">
        <w:rPr>
          <w:sz w:val="24"/>
          <w:szCs w:val="24"/>
          <w:lang w:bidi="ar-SA" w:eastAsia="en-US" w:val="en-GB"/>
        </w:rPr>
      </w:rPrChange>
    </w:rPr>
  </w:style>
  <w:style w:type="paragraph" w:styleId="TOC2">
    <w:name w:val="toc 2"/>
    <w:basedOn w:val="Normal"/>
    <w:next w:val="Normal"/>
    <w:autoRedefine w:val="1"/>
    <w:uiPriority w:val="39"/>
    <w:unhideWhenUsed w:val="1"/>
    <w:rsid w:val="001E3E2D"/>
    <w:pPr>
      <w:spacing w:after="100"/>
      <w:ind w:left="240"/>
    </w:pPr>
  </w:style>
  <w:style w:type="paragraph" w:styleId="TOC3">
    <w:name w:val="toc 3"/>
    <w:basedOn w:val="Normal"/>
    <w:next w:val="Normal"/>
    <w:autoRedefine w:val="1"/>
    <w:uiPriority w:val="39"/>
    <w:unhideWhenUsed w:val="1"/>
    <w:rsid w:val="001E3E2D"/>
    <w:pPr>
      <w:spacing w:after="100"/>
      <w:ind w:left="480"/>
    </w:pPr>
  </w:style>
  <w:style w:type="character" w:styleId="Hyperlink">
    <w:name w:val="Hyperlink"/>
    <w:basedOn w:val="DefaultParagraphFont"/>
    <w:uiPriority w:val="99"/>
    <w:unhideWhenUsed w:val="1"/>
    <w:rsid w:val="001E3E2D"/>
    <w:rPr>
      <w:color w:val="0000ff" w:themeColor="hyperlink"/>
      <w:u w:val="single"/>
    </w:rPr>
  </w:style>
  <w:style w:type="paragraph" w:styleId="Caption">
    <w:name w:val="caption"/>
    <w:basedOn w:val="Normal"/>
    <w:next w:val="Normal"/>
    <w:uiPriority w:val="35"/>
    <w:unhideWhenUsed w:val="1"/>
    <w:qFormat w:val="1"/>
    <w:rsid w:val="001E3E2D"/>
    <w:pPr>
      <w:spacing w:after="200" w:before="0" w:line="240" w:lineRule="auto"/>
    </w:pPr>
    <w:rPr>
      <w:i w:val="1"/>
      <w:iCs w:val="1"/>
      <w:color w:val="1f497d" w:themeColor="text2"/>
      <w:sz w:val="18"/>
      <w:szCs w:val="18"/>
    </w:rPr>
  </w:style>
  <w:style w:type="paragraph" w:styleId="ListParagraph">
    <w:name w:val="List Paragraph"/>
    <w:basedOn w:val="Normal"/>
    <w:uiPriority w:val="34"/>
    <w:qFormat w:val="1"/>
    <w:rsid w:val="009E7706"/>
    <w:pPr>
      <w:ind w:left="720"/>
      <w:contextualSpacing w:val="1"/>
    </w:pPr>
  </w:style>
  <w:style w:type="character" w:styleId="UnresolvedMention">
    <w:name w:val="Unresolved Mention"/>
    <w:basedOn w:val="DefaultParagraphFont"/>
    <w:uiPriority w:val="99"/>
    <w:semiHidden w:val="1"/>
    <w:unhideWhenUsed w:val="1"/>
    <w:rsid w:val="00A46859"/>
    <w:rPr>
      <w:color w:val="605e5c"/>
      <w:shd w:color="auto" w:fill="e1dfdd" w:val="clear"/>
    </w:rPr>
  </w:style>
  <w:style w:type="character" w:styleId="FollowedHyperlink">
    <w:name w:val="FollowedHyperlink"/>
    <w:basedOn w:val="DefaultParagraphFont"/>
    <w:uiPriority w:val="99"/>
    <w:semiHidden w:val="1"/>
    <w:unhideWhenUsed w:val="1"/>
    <w:rsid w:val="00A46859"/>
    <w:rPr>
      <w:color w:val="800080" w:themeColor="followedHyperlink"/>
      <w:u w:val="single"/>
    </w:rPr>
  </w:style>
  <w:style w:type="paragraph" w:styleId="Header">
    <w:name w:val="header"/>
    <w:basedOn w:val="Normal"/>
    <w:link w:val="HeaderChar"/>
    <w:uiPriority w:val="99"/>
    <w:unhideWhenUsed w:val="1"/>
    <w:rsid w:val="005D31CF"/>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5D31CF"/>
    <w:rPr>
      <w:lang w:val="en-GB"/>
    </w:rPr>
  </w:style>
  <w:style w:type="paragraph" w:styleId="Footer">
    <w:name w:val="footer"/>
    <w:basedOn w:val="Normal"/>
    <w:link w:val="FooterChar"/>
    <w:uiPriority w:val="99"/>
    <w:unhideWhenUsed w:val="1"/>
    <w:rsid w:val="005D31CF"/>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5D31CF"/>
    <w:rPr>
      <w:lang w:val="en-GB"/>
    </w:rPr>
  </w:style>
  <w:style w:type="paragraph" w:styleId="Revision">
    <w:name w:val="Revision"/>
    <w:hidden w:val="1"/>
    <w:uiPriority w:val="99"/>
    <w:semiHidden w:val="1"/>
    <w:rsid w:val="00026EB6"/>
    <w:pPr>
      <w:spacing w:after="0" w:before="0" w:line="240" w:lineRule="auto"/>
      <w:ind w:left="0" w:right="0"/>
      <w:jc w:val="left"/>
    </w:pPr>
    <w:rPr>
      <w:lang w:val="en-GB"/>
    </w:rPr>
  </w:style>
  <w:style w:type="paragraph" w:styleId="TOCHeading">
    <w:name w:val="TOC Heading"/>
    <w:basedOn w:val="Heading1"/>
    <w:next w:val="Normal"/>
    <w:uiPriority w:val="39"/>
    <w:unhideWhenUsed w:val="1"/>
    <w:qFormat w:val="1"/>
    <w:rsid w:val="00603F16"/>
    <w:pPr>
      <w:spacing w:after="0" w:line="259" w:lineRule="auto"/>
      <w:ind w:left="0" w:right="0"/>
      <w:jc w:val="left"/>
      <w:outlineLvl w:val="9"/>
    </w:pPr>
    <w:rPr>
      <w:rFonts w:asciiTheme="majorHAnsi" w:cstheme="majorBidi" w:eastAsiaTheme="majorEastAsia" w:hAnsiTheme="majorHAnsi"/>
      <w:b w:val="0"/>
      <w:color w:val="365f91" w:themeColor="accent1" w:themeShade="0000BF"/>
      <w:lang w:val="en-US"/>
    </w:rPr>
  </w:style>
  <w:style w:type="character" w:styleId="CommentReference">
    <w:name w:val="annotation reference"/>
    <w:basedOn w:val="DefaultParagraphFont"/>
    <w:uiPriority w:val="99"/>
    <w:semiHidden w:val="1"/>
    <w:unhideWhenUsed w:val="1"/>
    <w:rsid w:val="00304C6D"/>
    <w:rPr>
      <w:sz w:val="16"/>
      <w:szCs w:val="16"/>
    </w:rPr>
  </w:style>
  <w:style w:type="paragraph" w:styleId="CommentText">
    <w:name w:val="annotation text"/>
    <w:basedOn w:val="Normal"/>
    <w:link w:val="CommentTextChar"/>
    <w:uiPriority w:val="99"/>
    <w:unhideWhenUsed w:val="1"/>
    <w:rsid w:val="00304C6D"/>
    <w:pPr>
      <w:spacing w:line="240" w:lineRule="auto"/>
    </w:pPr>
    <w:rPr>
      <w:sz w:val="20"/>
      <w:szCs w:val="20"/>
    </w:rPr>
  </w:style>
  <w:style w:type="character" w:styleId="CommentTextChar" w:customStyle="1">
    <w:name w:val="Comment Text Char"/>
    <w:basedOn w:val="DefaultParagraphFont"/>
    <w:link w:val="CommentText"/>
    <w:uiPriority w:val="99"/>
    <w:rsid w:val="00304C6D"/>
    <w:rPr>
      <w:sz w:val="20"/>
      <w:szCs w:val="20"/>
      <w:lang w:val="en-GB"/>
    </w:rPr>
  </w:style>
  <w:style w:type="paragraph" w:styleId="CommentSubject">
    <w:name w:val="annotation subject"/>
    <w:basedOn w:val="CommentText"/>
    <w:next w:val="CommentText"/>
    <w:link w:val="CommentSubjectChar"/>
    <w:uiPriority w:val="99"/>
    <w:semiHidden w:val="1"/>
    <w:unhideWhenUsed w:val="1"/>
    <w:rsid w:val="00304C6D"/>
    <w:rPr>
      <w:b w:val="1"/>
      <w:bCs w:val="1"/>
    </w:rPr>
  </w:style>
  <w:style w:type="character" w:styleId="CommentSubjectChar" w:customStyle="1">
    <w:name w:val="Comment Subject Char"/>
    <w:basedOn w:val="CommentTextChar"/>
    <w:link w:val="CommentSubject"/>
    <w:uiPriority w:val="99"/>
    <w:semiHidden w:val="1"/>
    <w:rsid w:val="00304C6D"/>
    <w:rPr>
      <w:b w:val="1"/>
      <w:bCs w:val="1"/>
      <w:sz w:val="20"/>
      <w:szCs w:val="20"/>
      <w:lang w:val="en-GB"/>
    </w:rPr>
  </w:style>
  <w:style w:type="paragraph" w:styleId="Subtitle">
    <w:name w:val="Subtitle"/>
    <w:basedOn w:val="Normal"/>
    <w:next w:val="Normal"/>
    <w:pPr>
      <w:keepNext w:val="1"/>
      <w:keepLines w:val="1"/>
      <w:spacing w:after="320" w:line="259" w:lineRule="auto"/>
      <w:ind w:left="180" w:hanging="450"/>
    </w:pPr>
    <w:rPr>
      <w:rFonts w:ascii="Roboto" w:cs="Roboto" w:eastAsia="Roboto" w:hAnsi="Roboto"/>
      <w:b w:val="1"/>
      <w:color w:val="434343"/>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4.0" w:type="dxa"/>
        <w:left w:w="14.0" w:type="dxa"/>
        <w:bottom w:w="14.0" w:type="dxa"/>
        <w:right w:w="14.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4.0" w:type="dxa"/>
        <w:left w:w="14.0" w:type="dxa"/>
        <w:bottom w:w="14.0" w:type="dxa"/>
        <w:right w:w="14.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4.0" w:type="dxa"/>
        <w:left w:w="14.0" w:type="dxa"/>
        <w:bottom w:w="14.0" w:type="dxa"/>
        <w:right w:w="14.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4.0" w:type="dxa"/>
        <w:left w:w="14.0" w:type="dxa"/>
        <w:bottom w:w="14.0" w:type="dxa"/>
        <w:right w:w="14.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4.0" w:type="dxa"/>
        <w:left w:w="14.0" w:type="dxa"/>
        <w:bottom w:w="14.0" w:type="dxa"/>
        <w:right w:w="14.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4.0" w:type="dxa"/>
        <w:left w:w="14.0" w:type="dxa"/>
        <w:bottom w:w="14.0" w:type="dxa"/>
        <w:right w:w="14.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chart" Target="charts/chart6.xml"/><Relationship Id="rId25" Type="http://schemas.openxmlformats.org/officeDocument/2006/relationships/chart" Target="charts/chart2.xml"/><Relationship Id="rId28" Type="http://schemas.openxmlformats.org/officeDocument/2006/relationships/chart" Target="charts/chart5.xml"/><Relationship Id="rId27" Type="http://schemas.openxmlformats.org/officeDocument/2006/relationships/chart" Target="charts/chart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chart" Target="charts/chart4.xml"/><Relationship Id="rId30" Type="http://schemas.openxmlformats.org/officeDocument/2006/relationships/chart" Target="charts/chart3.xml"/><Relationship Id="rId11" Type="http://schemas.openxmlformats.org/officeDocument/2006/relationships/header" Target="header2.xml"/><Relationship Id="rId10" Type="http://schemas.openxmlformats.org/officeDocument/2006/relationships/image" Target="media/image4.jpg"/><Relationship Id="rId13" Type="http://schemas.openxmlformats.org/officeDocument/2006/relationships/footer" Target="footer2.xml"/><Relationship Id="rId12" Type="http://schemas.openxmlformats.org/officeDocument/2006/relationships/header" Target="header1.xml"/><Relationship Id="rId15" Type="http://schemas.openxmlformats.org/officeDocument/2006/relationships/image" Target="media/image14.png"/><Relationship Id="rId14"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https://studcu-my.sharepoint.com/personal/11410120200318_stud_cu_edu_eg/Documents/GP%20Survey%20Students%20Version%20%20(Responses).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https://studcu-my.sharepoint.com/personal/11410120200318_stud_cu_edu_eg/Documents/GP%20Survey%20Students%20Version%20%20(Responses).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https://studcu-my.sharepoint.com/personal/11410120200318_stud_cu_edu_eg/Documents/GP%20Survey%20Students%20Version%20%20(Responses).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https://studcu-my.sharepoint.com/personal/11410120200318_stud_cu_edu_eg/Documents/GP%20Survey%20Students%20Version%20%20(Responses).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https://studcu-my.sharepoint.com/personal/11410120200318_stud_cu_edu_eg/Documents/GP%20Survey%20Students%20Version%20%20(Responses).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https://studcu-my.sharepoint.com/personal/11410120200318_stud_cu_edu_eg/Documents/GP%20Survey%20Students%20Version%20%20(Respons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1KCGsNMEJ5ww1fZLh2mNCrYi0g==">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2023-10-25T16:50:00Z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